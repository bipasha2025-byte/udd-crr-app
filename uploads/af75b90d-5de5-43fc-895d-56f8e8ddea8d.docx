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16D1A9" w14:textId="77777777" w:rsidR="00C34420" w:rsidRPr="007E62E2" w:rsidRDefault="00C34420">
      <w:pPr>
        <w:jc w:val="left"/>
        <w:rPr>
          <w:i/>
          <w:lang w:val="en-IN"/>
        </w:rPr>
      </w:pPr>
    </w:p>
    <w:p w14:paraId="16500C1B" w14:textId="77777777" w:rsidR="00C34420" w:rsidRPr="00B02CCC" w:rsidRDefault="00C34420">
      <w:pPr>
        <w:jc w:val="left"/>
        <w:rPr>
          <w:i/>
          <w:lang w:val="en-GB"/>
        </w:rPr>
      </w:pPr>
    </w:p>
    <w:p w14:paraId="32CE6208" w14:textId="77777777" w:rsidR="00C34420" w:rsidRPr="00B02CCC" w:rsidRDefault="00C34420">
      <w:pPr>
        <w:jc w:val="left"/>
        <w:rPr>
          <w:i/>
          <w:lang w:val="en-GB"/>
        </w:rPr>
      </w:pPr>
    </w:p>
    <w:p w14:paraId="5D216165" w14:textId="77777777" w:rsidR="00C34420" w:rsidRPr="00B02CCC" w:rsidRDefault="00C34420">
      <w:pPr>
        <w:jc w:val="left"/>
        <w:rPr>
          <w:i/>
          <w:lang w:val="en-GB"/>
        </w:rPr>
      </w:pPr>
    </w:p>
    <w:p w14:paraId="491B0AB2" w14:textId="77777777" w:rsidR="00C34420" w:rsidRPr="00B02CCC" w:rsidRDefault="00C34420">
      <w:pPr>
        <w:jc w:val="left"/>
        <w:rPr>
          <w:i/>
          <w:lang w:val="en-GB"/>
        </w:rPr>
      </w:pPr>
    </w:p>
    <w:p w14:paraId="0E64A4FD" w14:textId="77777777" w:rsidR="00C34420" w:rsidRPr="00B02CCC" w:rsidRDefault="00C34420">
      <w:pPr>
        <w:jc w:val="left"/>
        <w:rPr>
          <w:i/>
          <w:color w:val="0000FF"/>
          <w:lang w:val="en-GB"/>
        </w:rPr>
      </w:pPr>
    </w:p>
    <w:p w14:paraId="63D07ADB" w14:textId="4E149EAF" w:rsidR="00C34420" w:rsidRPr="00B02CCC" w:rsidRDefault="00C34420">
      <w:pPr>
        <w:jc w:val="left"/>
        <w:rPr>
          <w:i/>
          <w:lang w:val="en-GB"/>
        </w:rPr>
      </w:pPr>
    </w:p>
    <w:p w14:paraId="4A5C32C5" w14:textId="77777777" w:rsidR="00C34420" w:rsidRPr="00B02CCC" w:rsidRDefault="00C34420">
      <w:pPr>
        <w:jc w:val="left"/>
        <w:rPr>
          <w:i/>
          <w:lang w:val="en-GB"/>
        </w:rPr>
      </w:pPr>
    </w:p>
    <w:p w14:paraId="1DD04167" w14:textId="77777777" w:rsidR="00C34420" w:rsidRPr="00B02CCC" w:rsidRDefault="00C34420">
      <w:pPr>
        <w:jc w:val="left"/>
        <w:rPr>
          <w:i/>
          <w:lang w:val="en-GB"/>
        </w:rPr>
      </w:pPr>
    </w:p>
    <w:p w14:paraId="650A0379" w14:textId="77777777" w:rsidR="00C34420" w:rsidRPr="00B02CCC" w:rsidRDefault="00C34420">
      <w:pPr>
        <w:jc w:val="left"/>
        <w:rPr>
          <w:i/>
          <w:lang w:val="en-GB"/>
        </w:rPr>
      </w:pPr>
    </w:p>
    <w:p w14:paraId="6D11BBBC" w14:textId="77777777" w:rsidR="00C34420" w:rsidRPr="00B02CCC" w:rsidRDefault="00C34420">
      <w:pPr>
        <w:jc w:val="left"/>
        <w:rPr>
          <w:i/>
          <w:lang w:val="en-GB"/>
        </w:rPr>
      </w:pPr>
    </w:p>
    <w:p w14:paraId="2D1A8701" w14:textId="77777777" w:rsidR="00C34420" w:rsidRPr="00B02CCC" w:rsidRDefault="00C34420" w:rsidP="00C34420">
      <w:pPr>
        <w:pStyle w:val="DocTitle"/>
        <w:pBdr>
          <w:bottom w:val="single" w:sz="4" w:space="0" w:color="auto"/>
        </w:pBdr>
        <w:rPr>
          <w:lang w:val="en-GB"/>
        </w:rPr>
      </w:pPr>
    </w:p>
    <w:p w14:paraId="6DB9ED4E" w14:textId="77777777" w:rsidR="00C34420" w:rsidRPr="00B02CCC" w:rsidRDefault="00C34420" w:rsidP="00C34420">
      <w:pPr>
        <w:pStyle w:val="DocTitle"/>
        <w:pBdr>
          <w:bottom w:val="single" w:sz="4" w:space="0" w:color="auto"/>
        </w:pBdr>
        <w:rPr>
          <w:lang w:val="en-GB"/>
        </w:rPr>
      </w:pPr>
      <w:r w:rsidRPr="00B02CCC">
        <w:rPr>
          <w:lang w:val="en-GB"/>
        </w:rPr>
        <w:t>unit detailed design</w:t>
      </w:r>
    </w:p>
    <w:p w14:paraId="1368B950" w14:textId="5F8B66C6" w:rsidR="003C0E5C" w:rsidRPr="00B02CCC" w:rsidRDefault="001647E2" w:rsidP="7BB7247A">
      <w:pPr>
        <w:pStyle w:val="DocTitle"/>
        <w:pBdr>
          <w:bottom w:val="single" w:sz="4" w:space="0" w:color="auto"/>
        </w:pBdr>
        <w:rPr>
          <w:lang w:val="en-GB"/>
        </w:rPr>
      </w:pPr>
      <w:r w:rsidRPr="00B02CCC">
        <w:rPr>
          <w:lang w:val="en-GB"/>
        </w:rPr>
        <w:t>SAP ECC / ECC 6.18</w:t>
      </w:r>
    </w:p>
    <w:p w14:paraId="51983298" w14:textId="03511B5D" w:rsidR="00993C85" w:rsidRPr="00B02CCC" w:rsidRDefault="0086730D" w:rsidP="00B73BD0">
      <w:pPr>
        <w:pStyle w:val="DocTitle"/>
        <w:pBdr>
          <w:bottom w:val="single" w:sz="4" w:space="0" w:color="auto"/>
        </w:pBdr>
        <w:rPr>
          <w:rFonts w:cs="Arial"/>
          <w:lang w:val="en-GB"/>
        </w:rPr>
      </w:pPr>
      <w:r w:rsidRPr="00B02CCC">
        <w:rPr>
          <w:rFonts w:cs="Arial"/>
          <w:lang w:val="en-GB"/>
        </w:rPr>
        <w:t>e-payment request backend</w:t>
      </w:r>
    </w:p>
    <w:p w14:paraId="599378DA" w14:textId="77777777" w:rsidR="0086730D" w:rsidRPr="00B02CCC" w:rsidRDefault="0086730D" w:rsidP="00B73BD0">
      <w:pPr>
        <w:pStyle w:val="DocTitle"/>
        <w:pBdr>
          <w:bottom w:val="single" w:sz="4" w:space="0" w:color="auto"/>
        </w:pBdr>
        <w:rPr>
          <w:lang w:val="en-GB"/>
        </w:rPr>
      </w:pPr>
    </w:p>
    <w:p w14:paraId="10148CAE" w14:textId="77777777" w:rsidR="00C34420" w:rsidRPr="00B02CCC" w:rsidRDefault="00C34420" w:rsidP="00C34420">
      <w:pPr>
        <w:jc w:val="left"/>
        <w:rPr>
          <w:i/>
          <w:color w:val="0000FF"/>
          <w:lang w:val="en-GB"/>
        </w:rPr>
      </w:pPr>
    </w:p>
    <w:p w14:paraId="7F65BA10" w14:textId="77777777" w:rsidR="00C34420" w:rsidRPr="00B02CCC" w:rsidRDefault="00C34420" w:rsidP="00C34420">
      <w:pPr>
        <w:jc w:val="left"/>
        <w:rPr>
          <w:i/>
          <w:lang w:val="en-GB"/>
        </w:rPr>
      </w:pPr>
    </w:p>
    <w:p w14:paraId="7C9FE342" w14:textId="77777777" w:rsidR="00C34420" w:rsidRPr="00B02CCC" w:rsidRDefault="00C34420" w:rsidP="00C34420">
      <w:pPr>
        <w:jc w:val="left"/>
        <w:rPr>
          <w:i/>
          <w:lang w:val="en-GB"/>
        </w:rPr>
      </w:pPr>
    </w:p>
    <w:p w14:paraId="48A74630" w14:textId="77777777" w:rsidR="00C34420" w:rsidRPr="00B02CCC" w:rsidRDefault="00C34420">
      <w:pPr>
        <w:jc w:val="left"/>
        <w:rPr>
          <w:i/>
          <w:lang w:val="en-GB"/>
        </w:rPr>
      </w:pPr>
    </w:p>
    <w:p w14:paraId="0B45151B" w14:textId="2C053699" w:rsidR="00503CEB" w:rsidRPr="00B02CCC" w:rsidRDefault="00503CEB">
      <w:pPr>
        <w:jc w:val="left"/>
        <w:rPr>
          <w:lang w:val="en-GB"/>
        </w:rPr>
      </w:pPr>
    </w:p>
    <w:p w14:paraId="68221D53" w14:textId="77777777" w:rsidR="00503CEB" w:rsidRPr="00B02CCC" w:rsidRDefault="00503CEB" w:rsidP="00407BEE">
      <w:pPr>
        <w:pStyle w:val="TOCTitle"/>
        <w:pageBreakBefore/>
        <w:rPr>
          <w:lang w:val="en-GB"/>
        </w:rPr>
      </w:pPr>
      <w:r w:rsidRPr="00B02CCC">
        <w:rPr>
          <w:lang w:val="en-GB"/>
        </w:rPr>
        <w:lastRenderedPageBreak/>
        <w:t>Table of contents</w:t>
      </w:r>
    </w:p>
    <w:p w14:paraId="68221D54" w14:textId="77777777" w:rsidR="00503CEB" w:rsidRPr="00B02CCC" w:rsidRDefault="00503CEB">
      <w:pPr>
        <w:rPr>
          <w:lang w:val="en-GB"/>
        </w:rPr>
      </w:pPr>
    </w:p>
    <w:p w14:paraId="04AD7A7F" w14:textId="0168E16D" w:rsidR="00E74D34" w:rsidRPr="00E74D34" w:rsidRDefault="00FA33F3" w:rsidP="00130C16">
      <w:pPr>
        <w:pStyle w:val="TOC1"/>
        <w:rPr>
          <w:rFonts w:asciiTheme="minorHAnsi" w:eastAsiaTheme="minorEastAsia" w:hAnsiTheme="minorHAnsi" w:cstheme="minorBidi"/>
          <w:sz w:val="22"/>
          <w:szCs w:val="22"/>
          <w:lang w:eastAsia="fr-BE"/>
        </w:rPr>
      </w:pPr>
      <w:r w:rsidRPr="00B02CCC">
        <w:rPr>
          <w:lang w:val="en-GB"/>
        </w:rPr>
        <w:fldChar w:fldCharType="begin"/>
      </w:r>
      <w:r w:rsidRPr="00B02CCC">
        <w:rPr>
          <w:lang w:val="en-GB"/>
        </w:rPr>
        <w:instrText xml:space="preserve"> TOC \o "1-4" </w:instrText>
      </w:r>
      <w:r w:rsidRPr="00B02CCC">
        <w:rPr>
          <w:lang w:val="en-GB"/>
        </w:rPr>
        <w:fldChar w:fldCharType="separate"/>
      </w:r>
      <w:r w:rsidR="00E74D34" w:rsidRPr="006430F2">
        <w:rPr>
          <w:lang w:val="en-GB"/>
        </w:rPr>
        <w:t>1.</w:t>
      </w:r>
      <w:r w:rsidR="00E74D34" w:rsidRPr="00E74D34">
        <w:rPr>
          <w:rFonts w:asciiTheme="minorHAnsi" w:eastAsiaTheme="minorEastAsia" w:hAnsiTheme="minorHAnsi" w:cstheme="minorBidi"/>
          <w:sz w:val="22"/>
          <w:szCs w:val="22"/>
          <w:lang w:eastAsia="fr-BE"/>
        </w:rPr>
        <w:tab/>
      </w:r>
      <w:r w:rsidR="00E74D34" w:rsidRPr="006430F2">
        <w:rPr>
          <w:lang w:val="en-GB"/>
        </w:rPr>
        <w:t>FORMAL DETAILS</w:t>
      </w:r>
      <w:r w:rsidR="00E74D34">
        <w:tab/>
      </w:r>
      <w:r w:rsidR="00E74D34">
        <w:fldChar w:fldCharType="begin"/>
      </w:r>
      <w:r w:rsidR="00E74D34">
        <w:instrText xml:space="preserve"> PAGEREF _Toc89072658 \h </w:instrText>
      </w:r>
      <w:r w:rsidR="00E74D34">
        <w:fldChar w:fldCharType="separate"/>
      </w:r>
      <w:r w:rsidR="00E74D34">
        <w:t>4</w:t>
      </w:r>
      <w:r w:rsidR="00E74D34">
        <w:fldChar w:fldCharType="end"/>
      </w:r>
    </w:p>
    <w:p w14:paraId="0E40FF61" w14:textId="4AC73942"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1.1.</w:t>
      </w:r>
      <w:r w:rsidRPr="00E74D34">
        <w:rPr>
          <w:rFonts w:asciiTheme="minorHAnsi" w:eastAsiaTheme="minorEastAsia" w:hAnsiTheme="minorHAnsi" w:cstheme="minorBidi"/>
          <w:sz w:val="22"/>
          <w:szCs w:val="22"/>
          <w:lang w:eastAsia="fr-BE"/>
        </w:rPr>
        <w:tab/>
      </w:r>
      <w:r w:rsidRPr="006430F2">
        <w:rPr>
          <w:lang w:val="en-GB"/>
        </w:rPr>
        <w:t>Development / Document details</w:t>
      </w:r>
      <w:r>
        <w:tab/>
      </w:r>
      <w:r>
        <w:fldChar w:fldCharType="begin"/>
      </w:r>
      <w:r>
        <w:instrText xml:space="preserve"> PAGEREF _Toc89072659 \h </w:instrText>
      </w:r>
      <w:r>
        <w:fldChar w:fldCharType="separate"/>
      </w:r>
      <w:r>
        <w:t>4</w:t>
      </w:r>
      <w:r>
        <w:fldChar w:fldCharType="end"/>
      </w:r>
    </w:p>
    <w:p w14:paraId="6E91EA47" w14:textId="105E8175"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1.2.</w:t>
      </w:r>
      <w:r w:rsidRPr="00E74D34">
        <w:rPr>
          <w:rFonts w:asciiTheme="minorHAnsi" w:eastAsiaTheme="minorEastAsia" w:hAnsiTheme="minorHAnsi" w:cstheme="minorBidi"/>
          <w:sz w:val="22"/>
          <w:szCs w:val="22"/>
          <w:lang w:eastAsia="fr-BE"/>
        </w:rPr>
        <w:tab/>
      </w:r>
      <w:r w:rsidRPr="006430F2">
        <w:rPr>
          <w:lang w:val="en-GB"/>
        </w:rPr>
        <w:t>Roles and responsibilities</w:t>
      </w:r>
      <w:r>
        <w:tab/>
      </w:r>
      <w:r>
        <w:fldChar w:fldCharType="begin"/>
      </w:r>
      <w:r>
        <w:instrText xml:space="preserve"> PAGEREF _Toc89072660 \h </w:instrText>
      </w:r>
      <w:r>
        <w:fldChar w:fldCharType="separate"/>
      </w:r>
      <w:r>
        <w:t>5</w:t>
      </w:r>
      <w:r>
        <w:fldChar w:fldCharType="end"/>
      </w:r>
    </w:p>
    <w:p w14:paraId="6ED58EEA" w14:textId="4C3D8EFA" w:rsidR="00E74D34" w:rsidRPr="00E74D34" w:rsidRDefault="00E74D34">
      <w:pPr>
        <w:pStyle w:val="TOC3"/>
        <w:rPr>
          <w:rFonts w:asciiTheme="minorHAnsi" w:eastAsiaTheme="minorEastAsia" w:hAnsiTheme="minorHAnsi" w:cstheme="minorBidi"/>
          <w:sz w:val="22"/>
          <w:szCs w:val="22"/>
          <w:lang w:eastAsia="fr-BE"/>
        </w:rPr>
      </w:pPr>
      <w:r>
        <w:t>1.2.1.</w:t>
      </w:r>
      <w:r w:rsidRPr="00E74D34">
        <w:rPr>
          <w:rFonts w:asciiTheme="minorHAnsi" w:eastAsiaTheme="minorEastAsia" w:hAnsiTheme="minorHAnsi" w:cstheme="minorBidi"/>
          <w:sz w:val="22"/>
          <w:szCs w:val="22"/>
          <w:lang w:eastAsia="fr-BE"/>
        </w:rPr>
        <w:tab/>
      </w:r>
      <w:r>
        <w:t>UDD</w:t>
      </w:r>
      <w:r>
        <w:tab/>
      </w:r>
      <w:r>
        <w:fldChar w:fldCharType="begin"/>
      </w:r>
      <w:r>
        <w:instrText xml:space="preserve"> PAGEREF _Toc89072661 \h </w:instrText>
      </w:r>
      <w:r>
        <w:fldChar w:fldCharType="separate"/>
      </w:r>
      <w:r>
        <w:t>5</w:t>
      </w:r>
      <w:r>
        <w:fldChar w:fldCharType="end"/>
      </w:r>
    </w:p>
    <w:p w14:paraId="11D8A138" w14:textId="1E766599" w:rsidR="00E74D34" w:rsidRPr="00E74D34" w:rsidRDefault="00E74D34">
      <w:pPr>
        <w:pStyle w:val="TOC3"/>
        <w:rPr>
          <w:rFonts w:asciiTheme="minorHAnsi" w:eastAsiaTheme="minorEastAsia" w:hAnsiTheme="minorHAnsi" w:cstheme="minorBidi"/>
          <w:sz w:val="22"/>
          <w:szCs w:val="22"/>
          <w:lang w:eastAsia="fr-BE"/>
        </w:rPr>
      </w:pPr>
      <w:r>
        <w:t>1.2.2.</w:t>
      </w:r>
      <w:r w:rsidRPr="00E74D34">
        <w:rPr>
          <w:rFonts w:asciiTheme="minorHAnsi" w:eastAsiaTheme="minorEastAsia" w:hAnsiTheme="minorHAnsi" w:cstheme="minorBidi"/>
          <w:sz w:val="22"/>
          <w:szCs w:val="22"/>
          <w:lang w:eastAsia="fr-BE"/>
        </w:rPr>
        <w:tab/>
      </w:r>
      <w:r>
        <w:t>CRR</w:t>
      </w:r>
      <w:r>
        <w:tab/>
      </w:r>
      <w:r>
        <w:fldChar w:fldCharType="begin"/>
      </w:r>
      <w:r>
        <w:instrText xml:space="preserve"> PAGEREF _Toc89072662 \h </w:instrText>
      </w:r>
      <w:r>
        <w:fldChar w:fldCharType="separate"/>
      </w:r>
      <w:r>
        <w:t>5</w:t>
      </w:r>
      <w:r>
        <w:fldChar w:fldCharType="end"/>
      </w:r>
    </w:p>
    <w:p w14:paraId="3EAD9EB6" w14:textId="730D95C3" w:rsidR="00E74D34" w:rsidRPr="00E74D34" w:rsidRDefault="00E74D34" w:rsidP="00130C16">
      <w:pPr>
        <w:pStyle w:val="TOC1"/>
        <w:rPr>
          <w:rFonts w:asciiTheme="minorHAnsi" w:eastAsiaTheme="minorEastAsia" w:hAnsiTheme="minorHAnsi" w:cstheme="minorBidi"/>
          <w:sz w:val="22"/>
          <w:szCs w:val="22"/>
          <w:lang w:eastAsia="fr-BE"/>
        </w:rPr>
      </w:pPr>
      <w:r w:rsidRPr="006430F2">
        <w:rPr>
          <w:lang w:val="en-GB"/>
        </w:rPr>
        <w:t>2.</w:t>
      </w:r>
      <w:r w:rsidRPr="00E74D34">
        <w:rPr>
          <w:rFonts w:asciiTheme="minorHAnsi" w:eastAsiaTheme="minorEastAsia" w:hAnsiTheme="minorHAnsi" w:cstheme="minorBidi"/>
          <w:sz w:val="22"/>
          <w:szCs w:val="22"/>
          <w:lang w:eastAsia="fr-BE"/>
        </w:rPr>
        <w:tab/>
      </w:r>
      <w:r w:rsidRPr="006430F2">
        <w:rPr>
          <w:lang w:val="en-GB"/>
        </w:rPr>
        <w:t>Functional Description</w:t>
      </w:r>
      <w:r>
        <w:tab/>
      </w:r>
      <w:r>
        <w:fldChar w:fldCharType="begin"/>
      </w:r>
      <w:r>
        <w:instrText xml:space="preserve"> PAGEREF _Toc89072663 \h </w:instrText>
      </w:r>
      <w:r>
        <w:fldChar w:fldCharType="separate"/>
      </w:r>
      <w:r>
        <w:t>6</w:t>
      </w:r>
      <w:r>
        <w:fldChar w:fldCharType="end"/>
      </w:r>
    </w:p>
    <w:p w14:paraId="25AE7CE4" w14:textId="7E2F01F4"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2.1.</w:t>
      </w:r>
      <w:r w:rsidRPr="00E74D34">
        <w:rPr>
          <w:rFonts w:asciiTheme="minorHAnsi" w:eastAsiaTheme="minorEastAsia" w:hAnsiTheme="minorHAnsi" w:cstheme="minorBidi"/>
          <w:sz w:val="22"/>
          <w:szCs w:val="22"/>
          <w:lang w:eastAsia="fr-BE"/>
        </w:rPr>
        <w:tab/>
      </w:r>
      <w:r w:rsidRPr="006430F2">
        <w:rPr>
          <w:lang w:val="en-GB"/>
        </w:rPr>
        <w:t>Overview about main and sub functions</w:t>
      </w:r>
      <w:r>
        <w:tab/>
      </w:r>
      <w:r>
        <w:fldChar w:fldCharType="begin"/>
      </w:r>
      <w:r>
        <w:instrText xml:space="preserve"> PAGEREF _Toc89072664 \h </w:instrText>
      </w:r>
      <w:r>
        <w:fldChar w:fldCharType="separate"/>
      </w:r>
      <w:r>
        <w:t>6</w:t>
      </w:r>
      <w:r>
        <w:fldChar w:fldCharType="end"/>
      </w:r>
    </w:p>
    <w:p w14:paraId="31FA0953" w14:textId="415EEF92"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2.1.1.</w:t>
      </w:r>
      <w:r w:rsidRPr="00747344">
        <w:rPr>
          <w:rFonts w:asciiTheme="minorHAnsi" w:eastAsiaTheme="minorEastAsia" w:hAnsiTheme="minorHAnsi" w:cstheme="minorBidi"/>
          <w:sz w:val="22"/>
          <w:szCs w:val="22"/>
          <w:lang w:val="en-GB" w:eastAsia="fr-BE"/>
        </w:rPr>
        <w:tab/>
      </w:r>
      <w:r w:rsidRPr="006430F2">
        <w:rPr>
          <w:rFonts w:cs="Arial"/>
          <w:lang w:val="en-GB"/>
        </w:rPr>
        <w:t>Creation</w:t>
      </w:r>
      <w:r>
        <w:tab/>
      </w:r>
      <w:r>
        <w:fldChar w:fldCharType="begin"/>
      </w:r>
      <w:r>
        <w:instrText xml:space="preserve"> PAGEREF _Toc89072665 \h </w:instrText>
      </w:r>
      <w:r>
        <w:fldChar w:fldCharType="separate"/>
      </w:r>
      <w:r>
        <w:t>6</w:t>
      </w:r>
      <w:r>
        <w:fldChar w:fldCharType="end"/>
      </w:r>
    </w:p>
    <w:p w14:paraId="60448E77" w14:textId="7DBC5FE7"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2.1.2.</w:t>
      </w:r>
      <w:r w:rsidRPr="00747344">
        <w:rPr>
          <w:rFonts w:asciiTheme="minorHAnsi" w:eastAsiaTheme="minorEastAsia" w:hAnsiTheme="minorHAnsi" w:cstheme="minorBidi"/>
          <w:sz w:val="22"/>
          <w:szCs w:val="22"/>
          <w:lang w:val="en-GB" w:eastAsia="fr-BE"/>
        </w:rPr>
        <w:tab/>
      </w:r>
      <w:r w:rsidRPr="006430F2">
        <w:rPr>
          <w:rFonts w:cs="Arial"/>
          <w:lang w:val="en-GB"/>
        </w:rPr>
        <w:t>Approval</w:t>
      </w:r>
      <w:r>
        <w:tab/>
      </w:r>
      <w:r>
        <w:fldChar w:fldCharType="begin"/>
      </w:r>
      <w:r>
        <w:instrText xml:space="preserve"> PAGEREF _Toc89072666 \h </w:instrText>
      </w:r>
      <w:r>
        <w:fldChar w:fldCharType="separate"/>
      </w:r>
      <w:r>
        <w:t>7</w:t>
      </w:r>
      <w:r>
        <w:fldChar w:fldCharType="end"/>
      </w:r>
    </w:p>
    <w:p w14:paraId="411A58DA" w14:textId="660C5D79"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2.1.3.</w:t>
      </w:r>
      <w:r w:rsidRPr="00747344">
        <w:rPr>
          <w:rFonts w:asciiTheme="minorHAnsi" w:eastAsiaTheme="minorEastAsia" w:hAnsiTheme="minorHAnsi" w:cstheme="minorBidi"/>
          <w:sz w:val="22"/>
          <w:szCs w:val="22"/>
          <w:lang w:val="en-GB" w:eastAsia="fr-BE"/>
        </w:rPr>
        <w:tab/>
      </w:r>
      <w:r w:rsidRPr="006430F2">
        <w:rPr>
          <w:rFonts w:cs="Arial"/>
          <w:lang w:val="en-GB"/>
        </w:rPr>
        <w:t>Follow-on document</w:t>
      </w:r>
      <w:r>
        <w:tab/>
      </w:r>
      <w:r>
        <w:fldChar w:fldCharType="begin"/>
      </w:r>
      <w:r>
        <w:instrText xml:space="preserve"> PAGEREF _Toc89072667 \h </w:instrText>
      </w:r>
      <w:r>
        <w:fldChar w:fldCharType="separate"/>
      </w:r>
      <w:r>
        <w:t>8</w:t>
      </w:r>
      <w:r>
        <w:fldChar w:fldCharType="end"/>
      </w:r>
    </w:p>
    <w:p w14:paraId="2ACF7312" w14:textId="4D81BD54"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rFonts w:cs="Arial"/>
          <w:lang w:val="en-GB"/>
        </w:rPr>
        <w:t>2.2.</w:t>
      </w:r>
      <w:r w:rsidRPr="00747344">
        <w:rPr>
          <w:rFonts w:asciiTheme="minorHAnsi" w:eastAsiaTheme="minorEastAsia" w:hAnsiTheme="minorHAnsi" w:cstheme="minorBidi"/>
          <w:sz w:val="22"/>
          <w:szCs w:val="22"/>
          <w:lang w:val="en-GB" w:eastAsia="fr-BE"/>
        </w:rPr>
        <w:tab/>
      </w:r>
      <w:r w:rsidRPr="006430F2">
        <w:rPr>
          <w:rFonts w:cs="Arial"/>
          <w:lang w:val="en-GB"/>
        </w:rPr>
        <w:t>Detailed description</w:t>
      </w:r>
      <w:r>
        <w:tab/>
      </w:r>
      <w:r>
        <w:fldChar w:fldCharType="begin"/>
      </w:r>
      <w:r>
        <w:instrText xml:space="preserve"> PAGEREF _Toc89072668 \h </w:instrText>
      </w:r>
      <w:r>
        <w:fldChar w:fldCharType="separate"/>
      </w:r>
      <w:r>
        <w:t>9</w:t>
      </w:r>
      <w:r>
        <w:fldChar w:fldCharType="end"/>
      </w:r>
    </w:p>
    <w:p w14:paraId="737E4524" w14:textId="1BF6D8AF" w:rsidR="00E74D34" w:rsidRPr="00747344" w:rsidRDefault="00E74D34">
      <w:pPr>
        <w:pStyle w:val="TOC3"/>
        <w:rPr>
          <w:rFonts w:asciiTheme="minorHAnsi" w:eastAsiaTheme="minorEastAsia" w:hAnsiTheme="minorHAnsi" w:cstheme="minorBidi"/>
          <w:sz w:val="22"/>
          <w:szCs w:val="22"/>
          <w:lang w:val="en-GB" w:eastAsia="fr-BE"/>
        </w:rPr>
      </w:pPr>
      <w:r w:rsidRPr="006430F2">
        <w:rPr>
          <w:lang w:val="en-GB"/>
        </w:rPr>
        <w:t>2.2.1.</w:t>
      </w:r>
      <w:r w:rsidRPr="00747344">
        <w:rPr>
          <w:rFonts w:asciiTheme="minorHAnsi" w:eastAsiaTheme="minorEastAsia" w:hAnsiTheme="minorHAnsi" w:cstheme="minorBidi"/>
          <w:sz w:val="22"/>
          <w:szCs w:val="22"/>
          <w:lang w:val="en-GB" w:eastAsia="fr-BE"/>
        </w:rPr>
        <w:tab/>
      </w:r>
      <w:r w:rsidRPr="006430F2">
        <w:rPr>
          <w:lang w:val="en-GB"/>
        </w:rPr>
        <w:t>EPayment Request tables</w:t>
      </w:r>
      <w:r>
        <w:tab/>
      </w:r>
      <w:r>
        <w:fldChar w:fldCharType="begin"/>
      </w:r>
      <w:r>
        <w:instrText xml:space="preserve"> PAGEREF _Toc89072669 \h </w:instrText>
      </w:r>
      <w:r>
        <w:fldChar w:fldCharType="separate"/>
      </w:r>
      <w:r>
        <w:t>9</w:t>
      </w:r>
      <w:r>
        <w:fldChar w:fldCharType="end"/>
      </w:r>
    </w:p>
    <w:p w14:paraId="4E2F5A7B" w14:textId="057F2DDA"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2.2.2.</w:t>
      </w:r>
      <w:r w:rsidRPr="00747344">
        <w:rPr>
          <w:rFonts w:asciiTheme="minorHAnsi" w:eastAsiaTheme="minorEastAsia" w:hAnsiTheme="minorHAnsi" w:cstheme="minorBidi"/>
          <w:sz w:val="22"/>
          <w:szCs w:val="22"/>
          <w:lang w:val="en-GB" w:eastAsia="fr-BE"/>
        </w:rPr>
        <w:tab/>
      </w:r>
      <w:r w:rsidRPr="006430F2">
        <w:rPr>
          <w:rFonts w:cs="Arial"/>
          <w:lang w:val="en-GB"/>
        </w:rPr>
        <w:t>Payment Request checks</w:t>
      </w:r>
      <w:r>
        <w:tab/>
      </w:r>
      <w:r>
        <w:fldChar w:fldCharType="begin"/>
      </w:r>
      <w:r>
        <w:instrText xml:space="preserve"> PAGEREF _Toc89072670 \h </w:instrText>
      </w:r>
      <w:r>
        <w:fldChar w:fldCharType="separate"/>
      </w:r>
      <w:r>
        <w:t>9</w:t>
      </w:r>
      <w:r>
        <w:fldChar w:fldCharType="end"/>
      </w:r>
    </w:p>
    <w:p w14:paraId="09AF09D0" w14:textId="317CF5B3"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2.2.2.1.</w:t>
      </w:r>
      <w:r w:rsidRPr="00747344">
        <w:rPr>
          <w:rFonts w:asciiTheme="minorHAnsi" w:eastAsiaTheme="minorEastAsia" w:hAnsiTheme="minorHAnsi" w:cstheme="minorBidi"/>
          <w:sz w:val="22"/>
          <w:szCs w:val="22"/>
          <w:lang w:val="en-GB" w:eastAsia="fr-BE"/>
        </w:rPr>
        <w:tab/>
      </w:r>
      <w:r w:rsidRPr="006430F2">
        <w:rPr>
          <w:lang w:val="en-GB"/>
        </w:rPr>
        <w:t>Down payment on PO amount check</w:t>
      </w:r>
      <w:r>
        <w:tab/>
      </w:r>
      <w:r>
        <w:fldChar w:fldCharType="begin"/>
      </w:r>
      <w:r>
        <w:instrText xml:space="preserve"> PAGEREF _Toc89072671 \h </w:instrText>
      </w:r>
      <w:r>
        <w:fldChar w:fldCharType="separate"/>
      </w:r>
      <w:r>
        <w:t>9</w:t>
      </w:r>
      <w:r>
        <w:fldChar w:fldCharType="end"/>
      </w:r>
    </w:p>
    <w:p w14:paraId="1B181DF9" w14:textId="642BCC5B"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2.2.2.2.</w:t>
      </w:r>
      <w:r w:rsidRPr="00747344">
        <w:rPr>
          <w:rFonts w:asciiTheme="minorHAnsi" w:eastAsiaTheme="minorEastAsia" w:hAnsiTheme="minorHAnsi" w:cstheme="minorBidi"/>
          <w:sz w:val="22"/>
          <w:szCs w:val="22"/>
          <w:lang w:val="en-GB" w:eastAsia="fr-BE"/>
        </w:rPr>
        <w:tab/>
      </w:r>
      <w:r w:rsidRPr="006430F2">
        <w:rPr>
          <w:lang w:val="en-GB"/>
        </w:rPr>
        <w:t>Check for Duplicate E-Payment request.</w:t>
      </w:r>
      <w:r>
        <w:tab/>
      </w:r>
      <w:r>
        <w:fldChar w:fldCharType="begin"/>
      </w:r>
      <w:r>
        <w:instrText xml:space="preserve"> PAGEREF _Toc89072672 \h </w:instrText>
      </w:r>
      <w:r>
        <w:fldChar w:fldCharType="separate"/>
      </w:r>
      <w:r>
        <w:t>9</w:t>
      </w:r>
      <w:r>
        <w:fldChar w:fldCharType="end"/>
      </w:r>
    </w:p>
    <w:p w14:paraId="07428FC9" w14:textId="17F1D16E"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rFonts w:cs="Arial"/>
          <w:lang w:val="en-GB"/>
        </w:rPr>
        <w:t>2.2.2.3.</w:t>
      </w:r>
      <w:r w:rsidRPr="00747344">
        <w:rPr>
          <w:rFonts w:asciiTheme="minorHAnsi" w:eastAsiaTheme="minorEastAsia" w:hAnsiTheme="minorHAnsi" w:cstheme="minorBidi"/>
          <w:sz w:val="22"/>
          <w:szCs w:val="22"/>
          <w:lang w:val="en-GB" w:eastAsia="fr-BE"/>
        </w:rPr>
        <w:tab/>
      </w:r>
      <w:r w:rsidRPr="006430F2">
        <w:rPr>
          <w:rFonts w:cs="Arial"/>
          <w:lang w:val="en-GB"/>
        </w:rPr>
        <w:t>Other checks</w:t>
      </w:r>
      <w:r>
        <w:tab/>
      </w:r>
      <w:r>
        <w:fldChar w:fldCharType="begin"/>
      </w:r>
      <w:r>
        <w:instrText xml:space="preserve"> PAGEREF _Toc89072673 \h </w:instrText>
      </w:r>
      <w:r>
        <w:fldChar w:fldCharType="separate"/>
      </w:r>
      <w:r>
        <w:t>9</w:t>
      </w:r>
      <w:r>
        <w:fldChar w:fldCharType="end"/>
      </w:r>
    </w:p>
    <w:p w14:paraId="1F92B995" w14:textId="58A7FD0B"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2.2.3.</w:t>
      </w:r>
      <w:r w:rsidRPr="00747344">
        <w:rPr>
          <w:rFonts w:asciiTheme="minorHAnsi" w:eastAsiaTheme="minorEastAsia" w:hAnsiTheme="minorHAnsi" w:cstheme="minorBidi"/>
          <w:sz w:val="22"/>
          <w:szCs w:val="22"/>
          <w:lang w:val="en-GB" w:eastAsia="fr-BE"/>
        </w:rPr>
        <w:tab/>
      </w:r>
      <w:r w:rsidRPr="006430F2">
        <w:rPr>
          <w:rFonts w:cs="Arial"/>
          <w:lang w:val="en-GB"/>
        </w:rPr>
        <w:t>Payment Request posting</w:t>
      </w:r>
      <w:r>
        <w:tab/>
      </w:r>
      <w:r>
        <w:fldChar w:fldCharType="begin"/>
      </w:r>
      <w:r>
        <w:instrText xml:space="preserve"> PAGEREF _Toc89072674 \h </w:instrText>
      </w:r>
      <w:r>
        <w:fldChar w:fldCharType="separate"/>
      </w:r>
      <w:r>
        <w:t>10</w:t>
      </w:r>
      <w:r>
        <w:fldChar w:fldCharType="end"/>
      </w:r>
    </w:p>
    <w:p w14:paraId="5AE65F5F" w14:textId="5AFFA306"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2.2.3.1.</w:t>
      </w:r>
      <w:r w:rsidRPr="00747344">
        <w:rPr>
          <w:rFonts w:asciiTheme="minorHAnsi" w:eastAsiaTheme="minorEastAsia" w:hAnsiTheme="minorHAnsi" w:cstheme="minorBidi"/>
          <w:sz w:val="22"/>
          <w:szCs w:val="22"/>
          <w:lang w:val="en-GB" w:eastAsia="fr-BE"/>
        </w:rPr>
        <w:tab/>
      </w:r>
      <w:r w:rsidRPr="006430F2">
        <w:rPr>
          <w:lang w:val="en-GB"/>
        </w:rPr>
        <w:t>Epayment request nr</w:t>
      </w:r>
      <w:r>
        <w:tab/>
      </w:r>
      <w:r>
        <w:fldChar w:fldCharType="begin"/>
      </w:r>
      <w:r>
        <w:instrText xml:space="preserve"> PAGEREF _Toc89072675 \h </w:instrText>
      </w:r>
      <w:r>
        <w:fldChar w:fldCharType="separate"/>
      </w:r>
      <w:r>
        <w:t>10</w:t>
      </w:r>
      <w:r>
        <w:fldChar w:fldCharType="end"/>
      </w:r>
    </w:p>
    <w:p w14:paraId="52E59BF9" w14:textId="2B1E6647"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2.2.3.2.</w:t>
      </w:r>
      <w:r w:rsidRPr="00747344">
        <w:rPr>
          <w:rFonts w:asciiTheme="minorHAnsi" w:eastAsiaTheme="minorEastAsia" w:hAnsiTheme="minorHAnsi" w:cstheme="minorBidi"/>
          <w:sz w:val="22"/>
          <w:szCs w:val="22"/>
          <w:lang w:val="en-GB" w:eastAsia="fr-BE"/>
        </w:rPr>
        <w:tab/>
      </w:r>
      <w:r w:rsidRPr="006430F2">
        <w:rPr>
          <w:lang w:val="en-GB"/>
        </w:rPr>
        <w:t>FI Document Number</w:t>
      </w:r>
      <w:r>
        <w:tab/>
      </w:r>
      <w:r>
        <w:fldChar w:fldCharType="begin"/>
      </w:r>
      <w:r>
        <w:instrText xml:space="preserve"> PAGEREF _Toc89072676 \h </w:instrText>
      </w:r>
      <w:r>
        <w:fldChar w:fldCharType="separate"/>
      </w:r>
      <w:r>
        <w:t>11</w:t>
      </w:r>
      <w:r>
        <w:fldChar w:fldCharType="end"/>
      </w:r>
    </w:p>
    <w:p w14:paraId="4D9D7ED7" w14:textId="5331275C"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2.2.3.3.</w:t>
      </w:r>
      <w:r w:rsidRPr="00747344">
        <w:rPr>
          <w:rFonts w:asciiTheme="minorHAnsi" w:eastAsiaTheme="minorEastAsia" w:hAnsiTheme="minorHAnsi" w:cstheme="minorBidi"/>
          <w:sz w:val="22"/>
          <w:szCs w:val="22"/>
          <w:lang w:val="en-GB" w:eastAsia="fr-BE"/>
        </w:rPr>
        <w:tab/>
      </w:r>
      <w:r w:rsidRPr="006430F2">
        <w:rPr>
          <w:lang w:val="en-GB"/>
        </w:rPr>
        <w:t>Tax</w:t>
      </w:r>
      <w:r>
        <w:tab/>
      </w:r>
      <w:r>
        <w:fldChar w:fldCharType="begin"/>
      </w:r>
      <w:r>
        <w:instrText xml:space="preserve"> PAGEREF _Toc89072677 \h </w:instrText>
      </w:r>
      <w:r>
        <w:fldChar w:fldCharType="separate"/>
      </w:r>
      <w:r>
        <w:t>11</w:t>
      </w:r>
      <w:r>
        <w:fldChar w:fldCharType="end"/>
      </w:r>
    </w:p>
    <w:p w14:paraId="2E17E0B6" w14:textId="7BCD40EB"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lastRenderedPageBreak/>
        <w:t>2.2.3.4.</w:t>
      </w:r>
      <w:r w:rsidRPr="00747344">
        <w:rPr>
          <w:rFonts w:asciiTheme="minorHAnsi" w:eastAsiaTheme="minorEastAsia" w:hAnsiTheme="minorHAnsi" w:cstheme="minorBidi"/>
          <w:sz w:val="22"/>
          <w:szCs w:val="22"/>
          <w:lang w:val="en-GB" w:eastAsia="fr-BE"/>
        </w:rPr>
        <w:tab/>
      </w:r>
      <w:r w:rsidRPr="006430F2">
        <w:rPr>
          <w:lang w:val="en-GB"/>
        </w:rPr>
        <w:t>Payment reference</w:t>
      </w:r>
      <w:r>
        <w:tab/>
      </w:r>
      <w:r>
        <w:fldChar w:fldCharType="begin"/>
      </w:r>
      <w:r>
        <w:instrText xml:space="preserve"> PAGEREF _Toc89072678 \h </w:instrText>
      </w:r>
      <w:r>
        <w:fldChar w:fldCharType="separate"/>
      </w:r>
      <w:r>
        <w:t>12</w:t>
      </w:r>
      <w:r>
        <w:fldChar w:fldCharType="end"/>
      </w:r>
    </w:p>
    <w:p w14:paraId="65148174" w14:textId="6379856E"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2.2.3.5.</w:t>
      </w:r>
      <w:r w:rsidRPr="00747344">
        <w:rPr>
          <w:rFonts w:asciiTheme="minorHAnsi" w:eastAsiaTheme="minorEastAsia" w:hAnsiTheme="minorHAnsi" w:cstheme="minorBidi"/>
          <w:sz w:val="22"/>
          <w:szCs w:val="22"/>
          <w:lang w:val="en-GB" w:eastAsia="fr-BE"/>
        </w:rPr>
        <w:tab/>
      </w:r>
      <w:r w:rsidRPr="006430F2">
        <w:rPr>
          <w:lang w:val="en-GB"/>
        </w:rPr>
        <w:t>Bank account</w:t>
      </w:r>
      <w:r>
        <w:tab/>
      </w:r>
      <w:r>
        <w:fldChar w:fldCharType="begin"/>
      </w:r>
      <w:r>
        <w:instrText xml:space="preserve"> PAGEREF _Toc89072679 \h </w:instrText>
      </w:r>
      <w:r>
        <w:fldChar w:fldCharType="separate"/>
      </w:r>
      <w:r>
        <w:t>12</w:t>
      </w:r>
      <w:r>
        <w:fldChar w:fldCharType="end"/>
      </w:r>
    </w:p>
    <w:p w14:paraId="5EB72916" w14:textId="5AFE537E"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2.2.3.6.</w:t>
      </w:r>
      <w:r w:rsidRPr="00747344">
        <w:rPr>
          <w:rFonts w:asciiTheme="minorHAnsi" w:eastAsiaTheme="minorEastAsia" w:hAnsiTheme="minorHAnsi" w:cstheme="minorBidi"/>
          <w:sz w:val="22"/>
          <w:szCs w:val="22"/>
          <w:lang w:val="en-GB" w:eastAsia="fr-BE"/>
        </w:rPr>
        <w:tab/>
      </w:r>
      <w:r w:rsidRPr="006430F2">
        <w:rPr>
          <w:lang w:val="en-GB"/>
        </w:rPr>
        <w:t>Partner Function</w:t>
      </w:r>
      <w:r>
        <w:tab/>
      </w:r>
      <w:r>
        <w:fldChar w:fldCharType="begin"/>
      </w:r>
      <w:r>
        <w:instrText xml:space="preserve"> PAGEREF _Toc89072680 \h </w:instrText>
      </w:r>
      <w:r>
        <w:fldChar w:fldCharType="separate"/>
      </w:r>
      <w:r>
        <w:t>12</w:t>
      </w:r>
      <w:r>
        <w:fldChar w:fldCharType="end"/>
      </w:r>
    </w:p>
    <w:p w14:paraId="33B02B0D" w14:textId="6D86CF60"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2.2.3.7.</w:t>
      </w:r>
      <w:r w:rsidRPr="00747344">
        <w:rPr>
          <w:rFonts w:asciiTheme="minorHAnsi" w:eastAsiaTheme="minorEastAsia" w:hAnsiTheme="minorHAnsi" w:cstheme="minorBidi"/>
          <w:sz w:val="22"/>
          <w:szCs w:val="22"/>
          <w:lang w:val="en-GB" w:eastAsia="fr-BE"/>
        </w:rPr>
        <w:tab/>
      </w:r>
      <w:r w:rsidRPr="006430F2">
        <w:rPr>
          <w:lang w:val="en-GB"/>
        </w:rPr>
        <w:t>Withholding Tax:</w:t>
      </w:r>
      <w:r>
        <w:tab/>
      </w:r>
      <w:r>
        <w:fldChar w:fldCharType="begin"/>
      </w:r>
      <w:r>
        <w:instrText xml:space="preserve"> PAGEREF _Toc89072681 \h </w:instrText>
      </w:r>
      <w:r>
        <w:fldChar w:fldCharType="separate"/>
      </w:r>
      <w:r>
        <w:t>12</w:t>
      </w:r>
      <w:r>
        <w:fldChar w:fldCharType="end"/>
      </w:r>
    </w:p>
    <w:p w14:paraId="08706772" w14:textId="2FBE068F"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2.2.3.8.</w:t>
      </w:r>
      <w:r w:rsidRPr="00747344">
        <w:rPr>
          <w:rFonts w:asciiTheme="minorHAnsi" w:eastAsiaTheme="minorEastAsia" w:hAnsiTheme="minorHAnsi" w:cstheme="minorBidi"/>
          <w:sz w:val="22"/>
          <w:szCs w:val="22"/>
          <w:lang w:val="en-GB" w:eastAsia="fr-BE"/>
        </w:rPr>
        <w:tab/>
      </w:r>
      <w:r w:rsidRPr="006430F2">
        <w:rPr>
          <w:lang w:val="en-GB"/>
        </w:rPr>
        <w:t>Document type</w:t>
      </w:r>
      <w:r>
        <w:tab/>
      </w:r>
      <w:r>
        <w:fldChar w:fldCharType="begin"/>
      </w:r>
      <w:r>
        <w:instrText xml:space="preserve"> PAGEREF _Toc89072682 \h </w:instrText>
      </w:r>
      <w:r>
        <w:fldChar w:fldCharType="separate"/>
      </w:r>
      <w:r>
        <w:t>13</w:t>
      </w:r>
      <w:r>
        <w:fldChar w:fldCharType="end"/>
      </w:r>
    </w:p>
    <w:p w14:paraId="5B3D2C19" w14:textId="36D641D6"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rFonts w:cs="Arial"/>
          <w:lang w:val="en-GB"/>
        </w:rPr>
        <w:t>2.2.3.9.</w:t>
      </w:r>
      <w:r w:rsidRPr="00747344">
        <w:rPr>
          <w:rFonts w:asciiTheme="minorHAnsi" w:eastAsiaTheme="minorEastAsia" w:hAnsiTheme="minorHAnsi" w:cstheme="minorBidi"/>
          <w:sz w:val="22"/>
          <w:szCs w:val="22"/>
          <w:lang w:val="en-GB" w:eastAsia="fr-BE"/>
        </w:rPr>
        <w:tab/>
      </w:r>
      <w:r w:rsidRPr="006430F2">
        <w:rPr>
          <w:rFonts w:cs="Arial"/>
          <w:lang w:val="en-GB"/>
        </w:rPr>
        <w:t>Down payment for Brazil</w:t>
      </w:r>
      <w:r>
        <w:tab/>
      </w:r>
      <w:r>
        <w:fldChar w:fldCharType="begin"/>
      </w:r>
      <w:r>
        <w:instrText xml:space="preserve"> PAGEREF _Toc89072683 \h </w:instrText>
      </w:r>
      <w:r>
        <w:fldChar w:fldCharType="separate"/>
      </w:r>
      <w:r>
        <w:t>14</w:t>
      </w:r>
      <w:r>
        <w:fldChar w:fldCharType="end"/>
      </w:r>
    </w:p>
    <w:p w14:paraId="54D190F3" w14:textId="1ABD42B2"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i/>
          <w:iCs/>
          <w:lang w:val="en-GB"/>
        </w:rPr>
        <w:t>2.2.3.10.</w:t>
      </w:r>
      <w:r w:rsidRPr="00747344">
        <w:rPr>
          <w:rFonts w:asciiTheme="minorHAnsi" w:eastAsiaTheme="minorEastAsia" w:hAnsiTheme="minorHAnsi" w:cstheme="minorBidi"/>
          <w:sz w:val="22"/>
          <w:szCs w:val="22"/>
          <w:lang w:val="en-GB" w:eastAsia="fr-BE"/>
        </w:rPr>
        <w:tab/>
      </w:r>
      <w:r w:rsidRPr="006430F2">
        <w:rPr>
          <w:lang w:val="en-GB"/>
        </w:rPr>
        <w:t>ePayment Request for One-time Vendors</w:t>
      </w:r>
      <w:r>
        <w:tab/>
      </w:r>
      <w:r>
        <w:fldChar w:fldCharType="begin"/>
      </w:r>
      <w:r>
        <w:instrText xml:space="preserve"> PAGEREF _Toc89072684 \h </w:instrText>
      </w:r>
      <w:r>
        <w:fldChar w:fldCharType="separate"/>
      </w:r>
      <w:r>
        <w:t>14</w:t>
      </w:r>
      <w:r>
        <w:fldChar w:fldCharType="end"/>
      </w:r>
    </w:p>
    <w:p w14:paraId="06B29A44" w14:textId="791C213E"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2.2.3.11.</w:t>
      </w:r>
      <w:r w:rsidRPr="00747344">
        <w:rPr>
          <w:rFonts w:asciiTheme="minorHAnsi" w:eastAsiaTheme="minorEastAsia" w:hAnsiTheme="minorHAnsi" w:cstheme="minorBidi"/>
          <w:sz w:val="22"/>
          <w:szCs w:val="22"/>
          <w:lang w:val="en-GB" w:eastAsia="fr-BE"/>
        </w:rPr>
        <w:tab/>
      </w:r>
      <w:r w:rsidRPr="006430F2">
        <w:rPr>
          <w:lang w:val="en-GB"/>
        </w:rPr>
        <w:t>Posting Date Determination</w:t>
      </w:r>
      <w:r>
        <w:tab/>
      </w:r>
      <w:r>
        <w:fldChar w:fldCharType="begin"/>
      </w:r>
      <w:r>
        <w:instrText xml:space="preserve"> PAGEREF _Toc89072685 \h </w:instrText>
      </w:r>
      <w:r>
        <w:fldChar w:fldCharType="separate"/>
      </w:r>
      <w:r>
        <w:t>14</w:t>
      </w:r>
      <w:r>
        <w:fldChar w:fldCharType="end"/>
      </w:r>
    </w:p>
    <w:p w14:paraId="0CD4C9F8" w14:textId="3FD89D12"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2.2.4.</w:t>
      </w:r>
      <w:r w:rsidRPr="00747344">
        <w:rPr>
          <w:rFonts w:asciiTheme="minorHAnsi" w:eastAsiaTheme="minorEastAsia" w:hAnsiTheme="minorHAnsi" w:cstheme="minorBidi"/>
          <w:sz w:val="22"/>
          <w:szCs w:val="22"/>
          <w:lang w:val="en-GB" w:eastAsia="fr-BE"/>
        </w:rPr>
        <w:tab/>
      </w:r>
      <w:r w:rsidRPr="006430F2">
        <w:rPr>
          <w:rFonts w:cs="Arial"/>
          <w:lang w:val="en-GB"/>
        </w:rPr>
        <w:t>ePayment Request Blocking concept</w:t>
      </w:r>
      <w:r>
        <w:tab/>
      </w:r>
      <w:r>
        <w:fldChar w:fldCharType="begin"/>
      </w:r>
      <w:r>
        <w:instrText xml:space="preserve"> PAGEREF _Toc89072686 \h </w:instrText>
      </w:r>
      <w:r>
        <w:fldChar w:fldCharType="separate"/>
      </w:r>
      <w:r>
        <w:t>14</w:t>
      </w:r>
      <w:r>
        <w:fldChar w:fldCharType="end"/>
      </w:r>
    </w:p>
    <w:p w14:paraId="5A54E976" w14:textId="54C9C921" w:rsidR="00E74D34" w:rsidRPr="00747344" w:rsidRDefault="00E74D34">
      <w:pPr>
        <w:pStyle w:val="TOC3"/>
        <w:rPr>
          <w:rFonts w:asciiTheme="minorHAnsi" w:eastAsiaTheme="minorEastAsia" w:hAnsiTheme="minorHAnsi" w:cstheme="minorBidi"/>
          <w:sz w:val="22"/>
          <w:szCs w:val="22"/>
          <w:lang w:val="en-GB" w:eastAsia="fr-BE"/>
        </w:rPr>
      </w:pPr>
      <w:r w:rsidRPr="006430F2">
        <w:rPr>
          <w:rFonts w:cs="Arial"/>
          <w:lang w:val="en-GB"/>
        </w:rPr>
        <w:t>2.2.5.</w:t>
      </w:r>
      <w:r w:rsidRPr="00747344">
        <w:rPr>
          <w:rFonts w:asciiTheme="minorHAnsi" w:eastAsiaTheme="minorEastAsia" w:hAnsiTheme="minorHAnsi" w:cstheme="minorBidi"/>
          <w:sz w:val="22"/>
          <w:szCs w:val="22"/>
          <w:lang w:val="en-GB" w:eastAsia="fr-BE"/>
        </w:rPr>
        <w:tab/>
      </w:r>
      <w:r w:rsidRPr="006430F2">
        <w:rPr>
          <w:rFonts w:cs="Arial"/>
          <w:lang w:val="en-GB"/>
        </w:rPr>
        <w:t>ePayment request for PO and Non PO.</w:t>
      </w:r>
      <w:r>
        <w:tab/>
      </w:r>
      <w:r>
        <w:fldChar w:fldCharType="begin"/>
      </w:r>
      <w:r>
        <w:instrText xml:space="preserve"> PAGEREF _Toc89072687 \h </w:instrText>
      </w:r>
      <w:r>
        <w:fldChar w:fldCharType="separate"/>
      </w:r>
      <w:r>
        <w:t>15</w:t>
      </w:r>
      <w:r>
        <w:fldChar w:fldCharType="end"/>
      </w:r>
    </w:p>
    <w:p w14:paraId="068D40D1" w14:textId="615602A4"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rFonts w:cs="Arial"/>
          <w:lang w:val="en-GB"/>
        </w:rPr>
        <w:t>2.3.</w:t>
      </w:r>
      <w:r w:rsidRPr="00747344">
        <w:rPr>
          <w:rFonts w:asciiTheme="minorHAnsi" w:eastAsiaTheme="minorEastAsia" w:hAnsiTheme="minorHAnsi" w:cstheme="minorBidi"/>
          <w:sz w:val="22"/>
          <w:szCs w:val="22"/>
          <w:lang w:val="en-GB" w:eastAsia="fr-BE"/>
        </w:rPr>
        <w:tab/>
      </w:r>
      <w:r w:rsidRPr="006430F2">
        <w:rPr>
          <w:rFonts w:cs="Arial"/>
          <w:lang w:val="en-GB"/>
        </w:rPr>
        <w:t>Translation</w:t>
      </w:r>
      <w:r>
        <w:tab/>
      </w:r>
      <w:r>
        <w:fldChar w:fldCharType="begin"/>
      </w:r>
      <w:r>
        <w:instrText xml:space="preserve"> PAGEREF _Toc89072688 \h </w:instrText>
      </w:r>
      <w:r>
        <w:fldChar w:fldCharType="separate"/>
      </w:r>
      <w:r>
        <w:t>15</w:t>
      </w:r>
      <w:r>
        <w:fldChar w:fldCharType="end"/>
      </w:r>
    </w:p>
    <w:p w14:paraId="73FC4972" w14:textId="52F84A6B"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rFonts w:cs="Arial"/>
          <w:lang w:val="en-GB"/>
        </w:rPr>
        <w:t>2.4.</w:t>
      </w:r>
      <w:r w:rsidRPr="00747344">
        <w:rPr>
          <w:rFonts w:asciiTheme="minorHAnsi" w:eastAsiaTheme="minorEastAsia" w:hAnsiTheme="minorHAnsi" w:cstheme="minorBidi"/>
          <w:sz w:val="22"/>
          <w:szCs w:val="22"/>
          <w:lang w:val="en-GB" w:eastAsia="fr-BE"/>
        </w:rPr>
        <w:tab/>
      </w:r>
      <w:r w:rsidRPr="006430F2">
        <w:rPr>
          <w:rFonts w:cs="Arial"/>
          <w:lang w:val="en-GB"/>
        </w:rPr>
        <w:t>High level test scenario</w:t>
      </w:r>
      <w:r>
        <w:tab/>
      </w:r>
      <w:r>
        <w:fldChar w:fldCharType="begin"/>
      </w:r>
      <w:r>
        <w:instrText xml:space="preserve"> PAGEREF _Toc89072689 \h </w:instrText>
      </w:r>
      <w:r>
        <w:fldChar w:fldCharType="separate"/>
      </w:r>
      <w:r>
        <w:t>15</w:t>
      </w:r>
      <w:r>
        <w:fldChar w:fldCharType="end"/>
      </w:r>
    </w:p>
    <w:p w14:paraId="309A8B1C" w14:textId="006EEE16"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lang w:val="en-GB"/>
        </w:rPr>
        <w:t>2.5.</w:t>
      </w:r>
      <w:r w:rsidRPr="00747344">
        <w:rPr>
          <w:rFonts w:asciiTheme="minorHAnsi" w:eastAsiaTheme="minorEastAsia" w:hAnsiTheme="minorHAnsi" w:cstheme="minorBidi"/>
          <w:sz w:val="22"/>
          <w:szCs w:val="22"/>
          <w:lang w:val="en-GB" w:eastAsia="fr-BE"/>
        </w:rPr>
        <w:tab/>
      </w:r>
      <w:r w:rsidRPr="006430F2">
        <w:rPr>
          <w:lang w:val="en-GB"/>
        </w:rPr>
        <w:t>Volume and Frequency</w:t>
      </w:r>
      <w:r>
        <w:tab/>
      </w:r>
      <w:r>
        <w:fldChar w:fldCharType="begin"/>
      </w:r>
      <w:r>
        <w:instrText xml:space="preserve"> PAGEREF _Toc89072690 \h </w:instrText>
      </w:r>
      <w:r>
        <w:fldChar w:fldCharType="separate"/>
      </w:r>
      <w:r>
        <w:t>15</w:t>
      </w:r>
      <w:r>
        <w:fldChar w:fldCharType="end"/>
      </w:r>
    </w:p>
    <w:p w14:paraId="33D76BD8" w14:textId="454EE812" w:rsidR="00E74D34" w:rsidRPr="00747344" w:rsidRDefault="00E74D34" w:rsidP="00130C16">
      <w:pPr>
        <w:pStyle w:val="TOC1"/>
        <w:rPr>
          <w:rFonts w:asciiTheme="minorHAnsi" w:eastAsiaTheme="minorEastAsia" w:hAnsiTheme="minorHAnsi" w:cstheme="minorBidi"/>
          <w:sz w:val="22"/>
          <w:szCs w:val="22"/>
          <w:lang w:val="en-GB" w:eastAsia="fr-BE"/>
        </w:rPr>
      </w:pPr>
      <w:r w:rsidRPr="006430F2">
        <w:rPr>
          <w:lang w:val="en-GB"/>
        </w:rPr>
        <w:t>3.</w:t>
      </w:r>
      <w:r w:rsidRPr="00747344">
        <w:rPr>
          <w:rFonts w:asciiTheme="minorHAnsi" w:eastAsiaTheme="minorEastAsia" w:hAnsiTheme="minorHAnsi" w:cstheme="minorBidi"/>
          <w:sz w:val="22"/>
          <w:szCs w:val="22"/>
          <w:lang w:val="en-GB" w:eastAsia="fr-BE"/>
        </w:rPr>
        <w:tab/>
      </w:r>
      <w:r w:rsidRPr="006430F2">
        <w:rPr>
          <w:lang w:val="en-GB"/>
        </w:rPr>
        <w:t>Unit INPUT / OUTPUT &amp; Settings</w:t>
      </w:r>
      <w:r>
        <w:tab/>
      </w:r>
      <w:r>
        <w:fldChar w:fldCharType="begin"/>
      </w:r>
      <w:r>
        <w:instrText xml:space="preserve"> PAGEREF _Toc89072691 \h </w:instrText>
      </w:r>
      <w:r>
        <w:fldChar w:fldCharType="separate"/>
      </w:r>
      <w:r>
        <w:t>15</w:t>
      </w:r>
      <w:r>
        <w:fldChar w:fldCharType="end"/>
      </w:r>
    </w:p>
    <w:p w14:paraId="6A50F98F" w14:textId="0FF8C15A" w:rsidR="00E74D34" w:rsidRPr="00747344" w:rsidRDefault="00E74D34" w:rsidP="00130C16">
      <w:pPr>
        <w:pStyle w:val="TOC1"/>
        <w:rPr>
          <w:rFonts w:asciiTheme="minorHAnsi" w:eastAsiaTheme="minorEastAsia" w:hAnsiTheme="minorHAnsi" w:cstheme="minorBidi"/>
          <w:sz w:val="22"/>
          <w:szCs w:val="22"/>
          <w:lang w:val="en-GB" w:eastAsia="fr-BE"/>
        </w:rPr>
      </w:pPr>
      <w:r w:rsidRPr="006430F2">
        <w:rPr>
          <w:lang w:val="en-GB"/>
        </w:rPr>
        <w:t>4.</w:t>
      </w:r>
      <w:r w:rsidRPr="00747344">
        <w:rPr>
          <w:rFonts w:asciiTheme="minorHAnsi" w:eastAsiaTheme="minorEastAsia" w:hAnsiTheme="minorHAnsi" w:cstheme="minorBidi"/>
          <w:sz w:val="22"/>
          <w:szCs w:val="22"/>
          <w:lang w:val="en-GB" w:eastAsia="fr-BE"/>
        </w:rPr>
        <w:tab/>
      </w:r>
      <w:r w:rsidRPr="006430F2">
        <w:rPr>
          <w:lang w:val="en-GB"/>
        </w:rPr>
        <w:t>StANDARDS</w:t>
      </w:r>
      <w:r>
        <w:tab/>
      </w:r>
      <w:r>
        <w:fldChar w:fldCharType="begin"/>
      </w:r>
      <w:r>
        <w:instrText xml:space="preserve"> PAGEREF _Toc89072692 \h </w:instrText>
      </w:r>
      <w:r>
        <w:fldChar w:fldCharType="separate"/>
      </w:r>
      <w:r>
        <w:t>16</w:t>
      </w:r>
      <w:r>
        <w:fldChar w:fldCharType="end"/>
      </w:r>
    </w:p>
    <w:p w14:paraId="3F82D6B7" w14:textId="7B346760"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lang w:val="en-GB"/>
        </w:rPr>
        <w:t>4.1.</w:t>
      </w:r>
      <w:r w:rsidRPr="00747344">
        <w:rPr>
          <w:rFonts w:asciiTheme="minorHAnsi" w:eastAsiaTheme="minorEastAsia" w:hAnsiTheme="minorHAnsi" w:cstheme="minorBidi"/>
          <w:sz w:val="22"/>
          <w:szCs w:val="22"/>
          <w:lang w:val="en-GB" w:eastAsia="fr-BE"/>
        </w:rPr>
        <w:tab/>
      </w:r>
      <w:r w:rsidRPr="006430F2">
        <w:rPr>
          <w:lang w:val="en-GB"/>
        </w:rPr>
        <w:t>Usage of ZFI_DEVELOPMENTS TABLE</w:t>
      </w:r>
      <w:r>
        <w:tab/>
      </w:r>
      <w:r>
        <w:fldChar w:fldCharType="begin"/>
      </w:r>
      <w:r>
        <w:instrText xml:space="preserve"> PAGEREF _Toc89072693 \h </w:instrText>
      </w:r>
      <w:r>
        <w:fldChar w:fldCharType="separate"/>
      </w:r>
      <w:r>
        <w:t>17</w:t>
      </w:r>
      <w:r>
        <w:fldChar w:fldCharType="end"/>
      </w:r>
    </w:p>
    <w:p w14:paraId="1973F650" w14:textId="1B58FC2A" w:rsidR="00E74D34" w:rsidRPr="00747344" w:rsidRDefault="00E74D34">
      <w:pPr>
        <w:pStyle w:val="TOC3"/>
        <w:rPr>
          <w:rFonts w:asciiTheme="minorHAnsi" w:eastAsiaTheme="minorEastAsia" w:hAnsiTheme="minorHAnsi" w:cstheme="minorBidi"/>
          <w:sz w:val="22"/>
          <w:szCs w:val="22"/>
          <w:lang w:val="en-GB" w:eastAsia="fr-BE"/>
        </w:rPr>
      </w:pPr>
      <w:r w:rsidRPr="006430F2">
        <w:rPr>
          <w:lang w:val="en-GB"/>
        </w:rPr>
        <w:t>4.1.1.</w:t>
      </w:r>
      <w:r w:rsidRPr="00747344">
        <w:rPr>
          <w:rFonts w:asciiTheme="minorHAnsi" w:eastAsiaTheme="minorEastAsia" w:hAnsiTheme="minorHAnsi" w:cstheme="minorBidi"/>
          <w:sz w:val="22"/>
          <w:szCs w:val="22"/>
          <w:lang w:val="en-GB" w:eastAsia="fr-BE"/>
        </w:rPr>
        <w:tab/>
      </w:r>
      <w:r w:rsidRPr="006430F2">
        <w:rPr>
          <w:lang w:val="en-GB"/>
        </w:rPr>
        <w:t>ePayment Request Blocking concept</w:t>
      </w:r>
      <w:r>
        <w:tab/>
      </w:r>
      <w:r>
        <w:fldChar w:fldCharType="begin"/>
      </w:r>
      <w:r>
        <w:instrText xml:space="preserve"> PAGEREF _Toc89072694 \h </w:instrText>
      </w:r>
      <w:r>
        <w:fldChar w:fldCharType="separate"/>
      </w:r>
      <w:r>
        <w:t>17</w:t>
      </w:r>
      <w:r>
        <w:fldChar w:fldCharType="end"/>
      </w:r>
    </w:p>
    <w:p w14:paraId="10BD07A6" w14:textId="52C9EE0C"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4.1.1.1.</w:t>
      </w:r>
      <w:r w:rsidRPr="00747344">
        <w:rPr>
          <w:rFonts w:asciiTheme="minorHAnsi" w:eastAsiaTheme="minorEastAsia" w:hAnsiTheme="minorHAnsi" w:cstheme="minorBidi"/>
          <w:sz w:val="22"/>
          <w:szCs w:val="22"/>
          <w:lang w:val="en-GB" w:eastAsia="fr-BE"/>
        </w:rPr>
        <w:tab/>
      </w:r>
      <w:r w:rsidRPr="006430F2">
        <w:rPr>
          <w:lang w:val="en-GB"/>
        </w:rPr>
        <w:t>Payment Block by Company</w:t>
      </w:r>
      <w:r>
        <w:tab/>
      </w:r>
      <w:r>
        <w:fldChar w:fldCharType="begin"/>
      </w:r>
      <w:r>
        <w:instrText xml:space="preserve"> PAGEREF _Toc89072695 \h </w:instrText>
      </w:r>
      <w:r>
        <w:fldChar w:fldCharType="separate"/>
      </w:r>
      <w:r>
        <w:t>17</w:t>
      </w:r>
      <w:r>
        <w:fldChar w:fldCharType="end"/>
      </w:r>
    </w:p>
    <w:p w14:paraId="3EDB21B4" w14:textId="351BEA92"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4.1.1.2.</w:t>
      </w:r>
      <w:r w:rsidRPr="00747344">
        <w:rPr>
          <w:rFonts w:asciiTheme="minorHAnsi" w:eastAsiaTheme="minorEastAsia" w:hAnsiTheme="minorHAnsi" w:cstheme="minorBidi"/>
          <w:sz w:val="22"/>
          <w:szCs w:val="22"/>
          <w:lang w:val="en-GB" w:eastAsia="fr-BE"/>
        </w:rPr>
        <w:tab/>
      </w:r>
      <w:r w:rsidRPr="006430F2">
        <w:rPr>
          <w:lang w:val="en-GB"/>
        </w:rPr>
        <w:t>Post Posting Function Modules to call</w:t>
      </w:r>
      <w:r>
        <w:tab/>
      </w:r>
      <w:r>
        <w:fldChar w:fldCharType="begin"/>
      </w:r>
      <w:r>
        <w:instrText xml:space="preserve"> PAGEREF _Toc89072696 \h </w:instrText>
      </w:r>
      <w:r>
        <w:fldChar w:fldCharType="separate"/>
      </w:r>
      <w:r>
        <w:t>17</w:t>
      </w:r>
      <w:r>
        <w:fldChar w:fldCharType="end"/>
      </w:r>
    </w:p>
    <w:p w14:paraId="77A8CB48" w14:textId="7D347EC1"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4.1.1.3.</w:t>
      </w:r>
      <w:r w:rsidRPr="00747344">
        <w:rPr>
          <w:rFonts w:asciiTheme="minorHAnsi" w:eastAsiaTheme="minorEastAsia" w:hAnsiTheme="minorHAnsi" w:cstheme="minorBidi"/>
          <w:sz w:val="22"/>
          <w:szCs w:val="22"/>
          <w:lang w:val="en-GB" w:eastAsia="fr-BE"/>
        </w:rPr>
        <w:tab/>
      </w:r>
      <w:r w:rsidRPr="006430F2">
        <w:rPr>
          <w:lang w:val="en-GB"/>
        </w:rPr>
        <w:t>Notifications (Synchronous &amp; Reminder)</w:t>
      </w:r>
      <w:r>
        <w:tab/>
      </w:r>
      <w:r>
        <w:fldChar w:fldCharType="begin"/>
      </w:r>
      <w:r>
        <w:instrText xml:space="preserve"> PAGEREF _Toc89072697 \h </w:instrText>
      </w:r>
      <w:r>
        <w:fldChar w:fldCharType="separate"/>
      </w:r>
      <w:r>
        <w:t>18</w:t>
      </w:r>
      <w:r>
        <w:fldChar w:fldCharType="end"/>
      </w:r>
    </w:p>
    <w:p w14:paraId="218B81A5" w14:textId="0E831F77" w:rsidR="00E74D34" w:rsidRPr="00747344" w:rsidRDefault="00E74D34" w:rsidP="00130C16">
      <w:pPr>
        <w:pStyle w:val="TOC1"/>
        <w:rPr>
          <w:rFonts w:asciiTheme="minorHAnsi" w:eastAsiaTheme="minorEastAsia" w:hAnsiTheme="minorHAnsi" w:cstheme="minorBidi"/>
          <w:sz w:val="22"/>
          <w:szCs w:val="22"/>
          <w:lang w:val="en-GB" w:eastAsia="fr-BE"/>
        </w:rPr>
      </w:pPr>
      <w:r w:rsidRPr="006430F2">
        <w:rPr>
          <w:color w:val="000000" w:themeColor="text1"/>
          <w:lang w:val="en-GB"/>
        </w:rPr>
        <w:t>5.</w:t>
      </w:r>
      <w:r w:rsidRPr="00747344">
        <w:rPr>
          <w:rFonts w:asciiTheme="minorHAnsi" w:eastAsiaTheme="minorEastAsia" w:hAnsiTheme="minorHAnsi" w:cstheme="minorBidi"/>
          <w:sz w:val="22"/>
          <w:szCs w:val="22"/>
          <w:lang w:val="en-GB" w:eastAsia="fr-BE"/>
        </w:rPr>
        <w:tab/>
      </w:r>
      <w:r w:rsidRPr="006430F2">
        <w:rPr>
          <w:lang w:val="en-GB"/>
        </w:rPr>
        <w:t>Security and access</w:t>
      </w:r>
      <w:r>
        <w:tab/>
      </w:r>
      <w:r>
        <w:fldChar w:fldCharType="begin"/>
      </w:r>
      <w:r>
        <w:instrText xml:space="preserve"> PAGEREF _Toc89072698 \h </w:instrText>
      </w:r>
      <w:r>
        <w:fldChar w:fldCharType="separate"/>
      </w:r>
      <w:r>
        <w:t>18</w:t>
      </w:r>
      <w:r>
        <w:fldChar w:fldCharType="end"/>
      </w:r>
    </w:p>
    <w:p w14:paraId="7FF94D69" w14:textId="50664693" w:rsidR="00E74D34" w:rsidRPr="00747344" w:rsidRDefault="00E74D34" w:rsidP="00130C16">
      <w:pPr>
        <w:pStyle w:val="TOC1"/>
        <w:rPr>
          <w:rFonts w:asciiTheme="minorHAnsi" w:eastAsiaTheme="minorEastAsia" w:hAnsiTheme="minorHAnsi" w:cstheme="minorBidi"/>
          <w:sz w:val="22"/>
          <w:szCs w:val="22"/>
          <w:lang w:val="en-GB" w:eastAsia="fr-BE"/>
        </w:rPr>
      </w:pPr>
      <w:r w:rsidRPr="006430F2">
        <w:rPr>
          <w:color w:val="000000" w:themeColor="text1"/>
          <w:lang w:val="en-GB"/>
        </w:rPr>
        <w:t>6.</w:t>
      </w:r>
      <w:r w:rsidRPr="00747344">
        <w:rPr>
          <w:rFonts w:asciiTheme="minorHAnsi" w:eastAsiaTheme="minorEastAsia" w:hAnsiTheme="minorHAnsi" w:cstheme="minorBidi"/>
          <w:sz w:val="22"/>
          <w:szCs w:val="22"/>
          <w:lang w:val="en-GB" w:eastAsia="fr-BE"/>
        </w:rPr>
        <w:tab/>
      </w:r>
      <w:r w:rsidRPr="006430F2">
        <w:rPr>
          <w:lang w:val="en-GB"/>
        </w:rPr>
        <w:t>RelatIonships with other uDD</w:t>
      </w:r>
      <w:r>
        <w:tab/>
      </w:r>
      <w:r>
        <w:fldChar w:fldCharType="begin"/>
      </w:r>
      <w:r>
        <w:instrText xml:space="preserve"> PAGEREF _Toc89072699 \h </w:instrText>
      </w:r>
      <w:r>
        <w:fldChar w:fldCharType="separate"/>
      </w:r>
      <w:r>
        <w:t>19</w:t>
      </w:r>
      <w:r>
        <w:fldChar w:fldCharType="end"/>
      </w:r>
    </w:p>
    <w:p w14:paraId="1A1BB75F" w14:textId="59B1C390" w:rsidR="00E74D34" w:rsidRPr="00747344" w:rsidRDefault="00E74D34" w:rsidP="00130C16">
      <w:pPr>
        <w:pStyle w:val="TOC1"/>
        <w:rPr>
          <w:rFonts w:asciiTheme="minorHAnsi" w:eastAsiaTheme="minorEastAsia" w:hAnsiTheme="minorHAnsi" w:cstheme="minorBidi"/>
          <w:sz w:val="22"/>
          <w:szCs w:val="22"/>
          <w:lang w:val="en-GB" w:eastAsia="fr-BE"/>
        </w:rPr>
      </w:pPr>
      <w:r w:rsidRPr="006430F2">
        <w:rPr>
          <w:color w:val="000000" w:themeColor="text1"/>
          <w:lang w:val="en-GB"/>
        </w:rPr>
        <w:t>7.</w:t>
      </w:r>
      <w:r w:rsidRPr="00747344">
        <w:rPr>
          <w:rFonts w:asciiTheme="minorHAnsi" w:eastAsiaTheme="minorEastAsia" w:hAnsiTheme="minorHAnsi" w:cstheme="minorBidi"/>
          <w:sz w:val="22"/>
          <w:szCs w:val="22"/>
          <w:lang w:val="en-GB" w:eastAsia="fr-BE"/>
        </w:rPr>
        <w:tab/>
      </w:r>
      <w:r w:rsidRPr="006430F2">
        <w:rPr>
          <w:lang w:val="en-GB"/>
        </w:rPr>
        <w:t>Implementation and development specifications</w:t>
      </w:r>
      <w:r>
        <w:tab/>
      </w:r>
      <w:r>
        <w:fldChar w:fldCharType="begin"/>
      </w:r>
      <w:r>
        <w:instrText xml:space="preserve"> PAGEREF _Toc89072700 \h </w:instrText>
      </w:r>
      <w:r>
        <w:fldChar w:fldCharType="separate"/>
      </w:r>
      <w:r>
        <w:t>19</w:t>
      </w:r>
      <w:r>
        <w:fldChar w:fldCharType="end"/>
      </w:r>
    </w:p>
    <w:p w14:paraId="345685AA" w14:textId="23C7C2E4"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color w:val="000000" w:themeColor="text1"/>
          <w:lang w:val="en-GB"/>
        </w:rPr>
        <w:lastRenderedPageBreak/>
        <w:t>7.1.</w:t>
      </w:r>
      <w:r w:rsidRPr="00747344">
        <w:rPr>
          <w:rFonts w:asciiTheme="minorHAnsi" w:eastAsiaTheme="minorEastAsia" w:hAnsiTheme="minorHAnsi" w:cstheme="minorBidi"/>
          <w:sz w:val="22"/>
          <w:szCs w:val="22"/>
          <w:lang w:val="en-GB" w:eastAsia="fr-BE"/>
        </w:rPr>
        <w:tab/>
      </w:r>
      <w:r w:rsidRPr="006430F2">
        <w:rPr>
          <w:lang w:val="en-GB"/>
        </w:rPr>
        <w:t>Summary</w:t>
      </w:r>
      <w:r>
        <w:tab/>
      </w:r>
      <w:r>
        <w:fldChar w:fldCharType="begin"/>
      </w:r>
      <w:r>
        <w:instrText xml:space="preserve"> PAGEREF _Toc89072701 \h </w:instrText>
      </w:r>
      <w:r>
        <w:fldChar w:fldCharType="separate"/>
      </w:r>
      <w:r>
        <w:t>19</w:t>
      </w:r>
      <w:r>
        <w:fldChar w:fldCharType="end"/>
      </w:r>
    </w:p>
    <w:p w14:paraId="76528F8A" w14:textId="792DF808"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color w:val="000000" w:themeColor="text1"/>
          <w:lang w:val="en-GB"/>
        </w:rPr>
        <w:t>7.2.</w:t>
      </w:r>
      <w:r w:rsidRPr="00747344">
        <w:rPr>
          <w:rFonts w:asciiTheme="minorHAnsi" w:eastAsiaTheme="minorEastAsia" w:hAnsiTheme="minorHAnsi" w:cstheme="minorBidi"/>
          <w:sz w:val="22"/>
          <w:szCs w:val="22"/>
          <w:lang w:val="en-GB" w:eastAsia="fr-BE"/>
        </w:rPr>
        <w:tab/>
      </w:r>
      <w:r w:rsidRPr="006430F2">
        <w:rPr>
          <w:lang w:val="en-GB"/>
        </w:rPr>
        <w:t>System Components</w:t>
      </w:r>
      <w:r>
        <w:tab/>
      </w:r>
      <w:r>
        <w:fldChar w:fldCharType="begin"/>
      </w:r>
      <w:r>
        <w:instrText xml:space="preserve"> PAGEREF _Toc89072702 \h </w:instrText>
      </w:r>
      <w:r>
        <w:fldChar w:fldCharType="separate"/>
      </w:r>
      <w:r>
        <w:t>19</w:t>
      </w:r>
      <w:r>
        <w:fldChar w:fldCharType="end"/>
      </w:r>
    </w:p>
    <w:p w14:paraId="58599798" w14:textId="43FEFC28"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lang w:val="en-GB"/>
        </w:rPr>
        <w:t>7.3.</w:t>
      </w:r>
      <w:r w:rsidRPr="00747344">
        <w:rPr>
          <w:rFonts w:asciiTheme="minorHAnsi" w:eastAsiaTheme="minorEastAsia" w:hAnsiTheme="minorHAnsi" w:cstheme="minorBidi"/>
          <w:sz w:val="22"/>
          <w:szCs w:val="22"/>
          <w:lang w:val="en-GB" w:eastAsia="fr-BE"/>
        </w:rPr>
        <w:tab/>
      </w:r>
      <w:r w:rsidRPr="006430F2">
        <w:rPr>
          <w:lang w:val="en-GB"/>
        </w:rPr>
        <w:t>Data Description</w:t>
      </w:r>
      <w:r>
        <w:tab/>
      </w:r>
      <w:r>
        <w:fldChar w:fldCharType="begin"/>
      </w:r>
      <w:r>
        <w:instrText xml:space="preserve"> PAGEREF _Toc89072703 \h </w:instrText>
      </w:r>
      <w:r>
        <w:fldChar w:fldCharType="separate"/>
      </w:r>
      <w:r>
        <w:t>23</w:t>
      </w:r>
      <w:r>
        <w:fldChar w:fldCharType="end"/>
      </w:r>
    </w:p>
    <w:p w14:paraId="001982CE" w14:textId="2F3C55B4" w:rsidR="00E74D34" w:rsidRPr="00747344" w:rsidRDefault="00E74D34">
      <w:pPr>
        <w:pStyle w:val="TOC3"/>
        <w:rPr>
          <w:rFonts w:asciiTheme="minorHAnsi" w:eastAsiaTheme="minorEastAsia" w:hAnsiTheme="minorHAnsi" w:cstheme="minorBidi"/>
          <w:sz w:val="22"/>
          <w:szCs w:val="22"/>
          <w:lang w:val="en-GB" w:eastAsia="fr-BE"/>
        </w:rPr>
      </w:pPr>
      <w:r w:rsidRPr="006430F2">
        <w:rPr>
          <w:color w:val="000000" w:themeColor="text1"/>
          <w:lang w:val="en-GB"/>
        </w:rPr>
        <w:t>7.3.1.</w:t>
      </w:r>
      <w:r w:rsidRPr="00747344">
        <w:rPr>
          <w:rFonts w:asciiTheme="minorHAnsi" w:eastAsiaTheme="minorEastAsia" w:hAnsiTheme="minorHAnsi" w:cstheme="minorBidi"/>
          <w:sz w:val="22"/>
          <w:szCs w:val="22"/>
          <w:lang w:val="en-GB" w:eastAsia="fr-BE"/>
        </w:rPr>
        <w:tab/>
      </w:r>
      <w:r w:rsidRPr="006430F2">
        <w:rPr>
          <w:lang w:val="en-GB"/>
        </w:rPr>
        <w:t>Input</w:t>
      </w:r>
      <w:r>
        <w:tab/>
      </w:r>
      <w:r>
        <w:fldChar w:fldCharType="begin"/>
      </w:r>
      <w:r>
        <w:instrText xml:space="preserve"> PAGEREF _Toc89072704 \h </w:instrText>
      </w:r>
      <w:r>
        <w:fldChar w:fldCharType="separate"/>
      </w:r>
      <w:r>
        <w:t>23</w:t>
      </w:r>
      <w:r>
        <w:fldChar w:fldCharType="end"/>
      </w:r>
    </w:p>
    <w:p w14:paraId="6DBBD17B" w14:textId="5ED9ED52" w:rsidR="00E74D34" w:rsidRPr="00747344" w:rsidRDefault="00E74D34">
      <w:pPr>
        <w:pStyle w:val="TOC3"/>
        <w:rPr>
          <w:rFonts w:asciiTheme="minorHAnsi" w:eastAsiaTheme="minorEastAsia" w:hAnsiTheme="minorHAnsi" w:cstheme="minorBidi"/>
          <w:sz w:val="22"/>
          <w:szCs w:val="22"/>
          <w:lang w:val="en-GB" w:eastAsia="fr-BE"/>
        </w:rPr>
      </w:pPr>
      <w:r w:rsidRPr="006430F2">
        <w:rPr>
          <w:color w:val="000000" w:themeColor="text1"/>
          <w:lang w:val="en-GB"/>
        </w:rPr>
        <w:t>7.3.2.</w:t>
      </w:r>
      <w:r w:rsidRPr="00747344">
        <w:rPr>
          <w:rFonts w:asciiTheme="minorHAnsi" w:eastAsiaTheme="minorEastAsia" w:hAnsiTheme="minorHAnsi" w:cstheme="minorBidi"/>
          <w:sz w:val="22"/>
          <w:szCs w:val="22"/>
          <w:lang w:val="en-GB" w:eastAsia="fr-BE"/>
        </w:rPr>
        <w:tab/>
      </w:r>
      <w:r w:rsidRPr="006430F2">
        <w:rPr>
          <w:lang w:val="en-GB"/>
        </w:rPr>
        <w:t>Selection Parameters</w:t>
      </w:r>
      <w:r>
        <w:tab/>
      </w:r>
      <w:r>
        <w:fldChar w:fldCharType="begin"/>
      </w:r>
      <w:r>
        <w:instrText xml:space="preserve"> PAGEREF _Toc89072705 \h </w:instrText>
      </w:r>
      <w:r>
        <w:fldChar w:fldCharType="separate"/>
      </w:r>
      <w:r>
        <w:t>23</w:t>
      </w:r>
      <w:r>
        <w:fldChar w:fldCharType="end"/>
      </w:r>
    </w:p>
    <w:p w14:paraId="596041D0" w14:textId="49E0A4C5"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7.3.2.1.</w:t>
      </w:r>
      <w:r w:rsidRPr="00747344">
        <w:rPr>
          <w:rFonts w:asciiTheme="minorHAnsi" w:eastAsiaTheme="minorEastAsia" w:hAnsiTheme="minorHAnsi" w:cstheme="minorBidi"/>
          <w:sz w:val="22"/>
          <w:szCs w:val="22"/>
          <w:lang w:val="en-GB" w:eastAsia="fr-BE"/>
        </w:rPr>
        <w:tab/>
      </w:r>
      <w:r w:rsidRPr="006430F2">
        <w:rPr>
          <w:lang w:val="en-GB"/>
        </w:rPr>
        <w:t>Program ZFI_EPAY_BLOCK_REMINDER</w:t>
      </w:r>
      <w:r>
        <w:tab/>
      </w:r>
      <w:r>
        <w:fldChar w:fldCharType="begin"/>
      </w:r>
      <w:r>
        <w:instrText xml:space="preserve"> PAGEREF _Toc89072706 \h </w:instrText>
      </w:r>
      <w:r>
        <w:fldChar w:fldCharType="separate"/>
      </w:r>
      <w:r>
        <w:t>23</w:t>
      </w:r>
      <w:r>
        <w:fldChar w:fldCharType="end"/>
      </w:r>
    </w:p>
    <w:p w14:paraId="5CC99FDA" w14:textId="060E56D3"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7.3.2.2.</w:t>
      </w:r>
      <w:r w:rsidRPr="00747344">
        <w:rPr>
          <w:rFonts w:asciiTheme="minorHAnsi" w:eastAsiaTheme="minorEastAsia" w:hAnsiTheme="minorHAnsi" w:cstheme="minorBidi"/>
          <w:sz w:val="22"/>
          <w:szCs w:val="22"/>
          <w:lang w:val="en-GB" w:eastAsia="fr-BE"/>
        </w:rPr>
        <w:tab/>
      </w:r>
      <w:r w:rsidRPr="006430F2">
        <w:rPr>
          <w:lang w:val="en-GB"/>
        </w:rPr>
        <w:t>Program ZFI_EPAY_BLOCK_COCKPIT</w:t>
      </w:r>
      <w:r>
        <w:tab/>
      </w:r>
      <w:r>
        <w:fldChar w:fldCharType="begin"/>
      </w:r>
      <w:r>
        <w:instrText xml:space="preserve"> PAGEREF _Toc89072707 \h </w:instrText>
      </w:r>
      <w:r>
        <w:fldChar w:fldCharType="separate"/>
      </w:r>
      <w:r>
        <w:t>23</w:t>
      </w:r>
      <w:r>
        <w:fldChar w:fldCharType="end"/>
      </w:r>
    </w:p>
    <w:p w14:paraId="3E065F7D" w14:textId="1571015E" w:rsidR="00E74D34" w:rsidRPr="00747344" w:rsidRDefault="00E74D34">
      <w:pPr>
        <w:pStyle w:val="TOC3"/>
        <w:rPr>
          <w:rFonts w:asciiTheme="minorHAnsi" w:eastAsiaTheme="minorEastAsia" w:hAnsiTheme="minorHAnsi" w:cstheme="minorBidi"/>
          <w:sz w:val="22"/>
          <w:szCs w:val="22"/>
          <w:lang w:val="en-GB" w:eastAsia="fr-BE"/>
        </w:rPr>
      </w:pPr>
      <w:r w:rsidRPr="006430F2">
        <w:rPr>
          <w:lang w:val="en-GB"/>
        </w:rPr>
        <w:t>7.3.3.</w:t>
      </w:r>
      <w:r w:rsidRPr="00747344">
        <w:rPr>
          <w:rFonts w:asciiTheme="minorHAnsi" w:eastAsiaTheme="minorEastAsia" w:hAnsiTheme="minorHAnsi" w:cstheme="minorBidi"/>
          <w:sz w:val="22"/>
          <w:szCs w:val="22"/>
          <w:lang w:val="en-GB" w:eastAsia="fr-BE"/>
        </w:rPr>
        <w:tab/>
      </w:r>
      <w:r w:rsidRPr="006430F2">
        <w:rPr>
          <w:lang w:val="en-GB"/>
        </w:rPr>
        <w:t>Data Source</w:t>
      </w:r>
      <w:r>
        <w:tab/>
      </w:r>
      <w:r>
        <w:fldChar w:fldCharType="begin"/>
      </w:r>
      <w:r>
        <w:instrText xml:space="preserve"> PAGEREF _Toc89072708 \h </w:instrText>
      </w:r>
      <w:r>
        <w:fldChar w:fldCharType="separate"/>
      </w:r>
      <w:r>
        <w:t>24</w:t>
      </w:r>
      <w:r>
        <w:fldChar w:fldCharType="end"/>
      </w:r>
    </w:p>
    <w:p w14:paraId="158A0A77" w14:textId="48B6064C" w:rsidR="00E74D34" w:rsidRPr="00747344" w:rsidRDefault="00E74D34">
      <w:pPr>
        <w:pStyle w:val="TOC3"/>
        <w:rPr>
          <w:rFonts w:asciiTheme="minorHAnsi" w:eastAsiaTheme="minorEastAsia" w:hAnsiTheme="minorHAnsi" w:cstheme="minorBidi"/>
          <w:sz w:val="22"/>
          <w:szCs w:val="22"/>
          <w:lang w:val="en-GB" w:eastAsia="fr-BE"/>
        </w:rPr>
      </w:pPr>
      <w:r w:rsidRPr="006430F2">
        <w:rPr>
          <w:color w:val="000000" w:themeColor="text1"/>
          <w:lang w:val="en-GB"/>
        </w:rPr>
        <w:t>7.3.4.</w:t>
      </w:r>
      <w:r w:rsidRPr="00747344">
        <w:rPr>
          <w:rFonts w:asciiTheme="minorHAnsi" w:eastAsiaTheme="minorEastAsia" w:hAnsiTheme="minorHAnsi" w:cstheme="minorBidi"/>
          <w:sz w:val="22"/>
          <w:szCs w:val="22"/>
          <w:lang w:val="en-GB" w:eastAsia="fr-BE"/>
        </w:rPr>
        <w:tab/>
      </w:r>
      <w:r w:rsidRPr="006430F2">
        <w:rPr>
          <w:lang w:val="en-GB"/>
        </w:rPr>
        <w:t>Data Selection Criteria</w:t>
      </w:r>
      <w:r>
        <w:tab/>
      </w:r>
      <w:r>
        <w:fldChar w:fldCharType="begin"/>
      </w:r>
      <w:r>
        <w:instrText xml:space="preserve"> PAGEREF _Toc89072709 \h </w:instrText>
      </w:r>
      <w:r>
        <w:fldChar w:fldCharType="separate"/>
      </w:r>
      <w:r>
        <w:t>24</w:t>
      </w:r>
      <w:r>
        <w:fldChar w:fldCharType="end"/>
      </w:r>
    </w:p>
    <w:p w14:paraId="6BC038B7" w14:textId="6FC8D11C" w:rsidR="00E74D34" w:rsidRPr="00747344" w:rsidRDefault="00E74D34">
      <w:pPr>
        <w:pStyle w:val="TOC3"/>
        <w:rPr>
          <w:rFonts w:asciiTheme="minorHAnsi" w:eastAsiaTheme="minorEastAsia" w:hAnsiTheme="minorHAnsi" w:cstheme="minorBidi"/>
          <w:sz w:val="22"/>
          <w:szCs w:val="22"/>
          <w:lang w:val="en-GB" w:eastAsia="fr-BE"/>
        </w:rPr>
      </w:pPr>
      <w:r w:rsidRPr="006430F2">
        <w:rPr>
          <w:color w:val="000000" w:themeColor="text1"/>
          <w:lang w:val="en-GB"/>
        </w:rPr>
        <w:t>7.3.5.</w:t>
      </w:r>
      <w:r w:rsidRPr="00747344">
        <w:rPr>
          <w:rFonts w:asciiTheme="minorHAnsi" w:eastAsiaTheme="minorEastAsia" w:hAnsiTheme="minorHAnsi" w:cstheme="minorBidi"/>
          <w:sz w:val="22"/>
          <w:szCs w:val="22"/>
          <w:lang w:val="en-GB" w:eastAsia="fr-BE"/>
        </w:rPr>
        <w:tab/>
      </w:r>
      <w:r w:rsidRPr="006430F2">
        <w:rPr>
          <w:lang w:val="en-GB"/>
        </w:rPr>
        <w:t>Interfaces</w:t>
      </w:r>
      <w:r>
        <w:tab/>
      </w:r>
      <w:r>
        <w:fldChar w:fldCharType="begin"/>
      </w:r>
      <w:r>
        <w:instrText xml:space="preserve"> PAGEREF _Toc89072710 \h </w:instrText>
      </w:r>
      <w:r>
        <w:fldChar w:fldCharType="separate"/>
      </w:r>
      <w:r>
        <w:t>24</w:t>
      </w:r>
      <w:r>
        <w:fldChar w:fldCharType="end"/>
      </w:r>
    </w:p>
    <w:p w14:paraId="484CBB3E" w14:textId="0F14BA0F"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7.3.5.1.</w:t>
      </w:r>
      <w:r w:rsidRPr="00747344">
        <w:rPr>
          <w:rFonts w:asciiTheme="minorHAnsi" w:eastAsiaTheme="minorEastAsia" w:hAnsiTheme="minorHAnsi" w:cstheme="minorBidi"/>
          <w:sz w:val="22"/>
          <w:szCs w:val="22"/>
          <w:lang w:val="en-GB" w:eastAsia="fr-BE"/>
        </w:rPr>
        <w:tab/>
      </w:r>
      <w:r w:rsidRPr="006430F2">
        <w:rPr>
          <w:lang w:val="en-GB"/>
        </w:rPr>
        <w:t>Function Group ZFI_EPAY_POST</w:t>
      </w:r>
      <w:r>
        <w:tab/>
      </w:r>
      <w:r>
        <w:fldChar w:fldCharType="begin"/>
      </w:r>
      <w:r>
        <w:instrText xml:space="preserve"> PAGEREF _Toc89072711 \h </w:instrText>
      </w:r>
      <w:r>
        <w:fldChar w:fldCharType="separate"/>
      </w:r>
      <w:r>
        <w:t>24</w:t>
      </w:r>
      <w:r>
        <w:fldChar w:fldCharType="end"/>
      </w:r>
    </w:p>
    <w:p w14:paraId="42B80F9E" w14:textId="5273CCB4"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7.3.5.2.</w:t>
      </w:r>
      <w:r w:rsidRPr="00747344">
        <w:rPr>
          <w:rFonts w:asciiTheme="minorHAnsi" w:eastAsiaTheme="minorEastAsia" w:hAnsiTheme="minorHAnsi" w:cstheme="minorBidi"/>
          <w:sz w:val="22"/>
          <w:szCs w:val="22"/>
          <w:lang w:val="en-GB" w:eastAsia="fr-BE"/>
        </w:rPr>
        <w:tab/>
      </w:r>
      <w:r w:rsidRPr="006430F2">
        <w:rPr>
          <w:lang w:val="en-GB"/>
        </w:rPr>
        <w:t>Class ZCL_FI_EPAY_BLOCK_HELPER</w:t>
      </w:r>
      <w:r>
        <w:tab/>
      </w:r>
      <w:r>
        <w:fldChar w:fldCharType="begin"/>
      </w:r>
      <w:r>
        <w:instrText xml:space="preserve"> PAGEREF _Toc89072712 \h </w:instrText>
      </w:r>
      <w:r>
        <w:fldChar w:fldCharType="separate"/>
      </w:r>
      <w:r>
        <w:t>24</w:t>
      </w:r>
      <w:r>
        <w:fldChar w:fldCharType="end"/>
      </w:r>
    </w:p>
    <w:p w14:paraId="2A3BEEED" w14:textId="00E027E7"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7.3.5.3.</w:t>
      </w:r>
      <w:r w:rsidRPr="00747344">
        <w:rPr>
          <w:rFonts w:asciiTheme="minorHAnsi" w:eastAsiaTheme="minorEastAsia" w:hAnsiTheme="minorHAnsi" w:cstheme="minorBidi"/>
          <w:sz w:val="22"/>
          <w:szCs w:val="22"/>
          <w:lang w:val="en-GB" w:eastAsia="fr-BE"/>
        </w:rPr>
        <w:tab/>
      </w:r>
      <w:r w:rsidRPr="006430F2">
        <w:rPr>
          <w:lang w:val="en-GB"/>
        </w:rPr>
        <w:t>Class ZCL_FI_EPAY_NOTIFICATION</w:t>
      </w:r>
      <w:r>
        <w:tab/>
      </w:r>
      <w:r>
        <w:fldChar w:fldCharType="begin"/>
      </w:r>
      <w:r>
        <w:instrText xml:space="preserve"> PAGEREF _Toc89072713 \h </w:instrText>
      </w:r>
      <w:r>
        <w:fldChar w:fldCharType="separate"/>
      </w:r>
      <w:r>
        <w:t>25</w:t>
      </w:r>
      <w:r>
        <w:fldChar w:fldCharType="end"/>
      </w:r>
    </w:p>
    <w:p w14:paraId="5849BB5C" w14:textId="43559127"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color w:val="000000" w:themeColor="text1"/>
          <w:lang w:val="en-GB"/>
        </w:rPr>
        <w:t>7.3.5.4.</w:t>
      </w:r>
      <w:r w:rsidRPr="00747344">
        <w:rPr>
          <w:rFonts w:asciiTheme="minorHAnsi" w:eastAsiaTheme="minorEastAsia" w:hAnsiTheme="minorHAnsi" w:cstheme="minorBidi"/>
          <w:sz w:val="22"/>
          <w:szCs w:val="22"/>
          <w:lang w:val="en-GB" w:eastAsia="fr-BE"/>
        </w:rPr>
        <w:tab/>
      </w:r>
      <w:r w:rsidRPr="006430F2">
        <w:rPr>
          <w:lang w:val="en-GB"/>
        </w:rPr>
        <w:t>Function Group ZMM_SRM_PAYREQ</w:t>
      </w:r>
      <w:r>
        <w:tab/>
      </w:r>
      <w:r>
        <w:fldChar w:fldCharType="begin"/>
      </w:r>
      <w:r>
        <w:instrText xml:space="preserve"> PAGEREF _Toc89072714 \h </w:instrText>
      </w:r>
      <w:r>
        <w:fldChar w:fldCharType="separate"/>
      </w:r>
      <w:r>
        <w:t>25</w:t>
      </w:r>
      <w:r>
        <w:fldChar w:fldCharType="end"/>
      </w:r>
    </w:p>
    <w:p w14:paraId="1FA59A48" w14:textId="5248B34B" w:rsidR="00E74D34" w:rsidRPr="00747344" w:rsidRDefault="00E74D34" w:rsidP="00F30228">
      <w:pPr>
        <w:pStyle w:val="TOC2"/>
        <w:rPr>
          <w:rFonts w:asciiTheme="minorHAnsi" w:eastAsiaTheme="minorEastAsia" w:hAnsiTheme="minorHAnsi" w:cstheme="minorBidi"/>
          <w:sz w:val="22"/>
          <w:szCs w:val="22"/>
          <w:lang w:val="en-GB" w:eastAsia="fr-BE"/>
        </w:rPr>
      </w:pPr>
      <w:r w:rsidRPr="006430F2">
        <w:rPr>
          <w:lang w:val="en-GB"/>
        </w:rPr>
        <w:t>7.4.</w:t>
      </w:r>
      <w:r w:rsidRPr="00747344">
        <w:rPr>
          <w:rFonts w:asciiTheme="minorHAnsi" w:eastAsiaTheme="minorEastAsia" w:hAnsiTheme="minorHAnsi" w:cstheme="minorBidi"/>
          <w:sz w:val="22"/>
          <w:szCs w:val="22"/>
          <w:lang w:val="en-GB" w:eastAsia="fr-BE"/>
        </w:rPr>
        <w:tab/>
      </w:r>
      <w:r w:rsidRPr="006430F2">
        <w:rPr>
          <w:lang w:val="en-GB"/>
        </w:rPr>
        <w:t>Processing and Algorithm</w:t>
      </w:r>
      <w:r>
        <w:tab/>
      </w:r>
      <w:r>
        <w:fldChar w:fldCharType="begin"/>
      </w:r>
      <w:r>
        <w:instrText xml:space="preserve"> PAGEREF _Toc89072715 \h </w:instrText>
      </w:r>
      <w:r>
        <w:fldChar w:fldCharType="separate"/>
      </w:r>
      <w:r>
        <w:t>26</w:t>
      </w:r>
      <w:r>
        <w:fldChar w:fldCharType="end"/>
      </w:r>
    </w:p>
    <w:p w14:paraId="2F1C782D" w14:textId="60DE0865" w:rsidR="00E74D34" w:rsidRPr="00747344" w:rsidRDefault="00E74D34">
      <w:pPr>
        <w:pStyle w:val="TOC3"/>
        <w:rPr>
          <w:rFonts w:asciiTheme="minorHAnsi" w:eastAsiaTheme="minorEastAsia" w:hAnsiTheme="minorHAnsi" w:cstheme="minorBidi"/>
          <w:sz w:val="22"/>
          <w:szCs w:val="22"/>
          <w:lang w:val="en-GB" w:eastAsia="fr-BE"/>
        </w:rPr>
      </w:pPr>
      <w:r w:rsidRPr="006430F2">
        <w:rPr>
          <w:lang w:val="en-GB"/>
        </w:rPr>
        <w:t>7.4.1.</w:t>
      </w:r>
      <w:r w:rsidRPr="00747344">
        <w:rPr>
          <w:rFonts w:asciiTheme="minorHAnsi" w:eastAsiaTheme="minorEastAsia" w:hAnsiTheme="minorHAnsi" w:cstheme="minorBidi"/>
          <w:sz w:val="22"/>
          <w:szCs w:val="22"/>
          <w:lang w:val="en-GB" w:eastAsia="fr-BE"/>
        </w:rPr>
        <w:tab/>
      </w:r>
      <w:r w:rsidRPr="006430F2">
        <w:rPr>
          <w:lang w:val="en-GB"/>
        </w:rPr>
        <w:t>Process Map</w:t>
      </w:r>
      <w:r>
        <w:tab/>
      </w:r>
      <w:r>
        <w:fldChar w:fldCharType="begin"/>
      </w:r>
      <w:r>
        <w:instrText xml:space="preserve"> PAGEREF _Toc89072716 \h </w:instrText>
      </w:r>
      <w:r>
        <w:fldChar w:fldCharType="separate"/>
      </w:r>
      <w:r>
        <w:t>26</w:t>
      </w:r>
      <w:r>
        <w:fldChar w:fldCharType="end"/>
      </w:r>
    </w:p>
    <w:p w14:paraId="723B1CC7" w14:textId="0A7F25E1"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7.4.1.1.</w:t>
      </w:r>
      <w:r w:rsidRPr="00747344">
        <w:rPr>
          <w:rFonts w:asciiTheme="minorHAnsi" w:eastAsiaTheme="minorEastAsia" w:hAnsiTheme="minorHAnsi" w:cstheme="minorBidi"/>
          <w:sz w:val="22"/>
          <w:szCs w:val="22"/>
          <w:lang w:val="en-GB" w:eastAsia="fr-BE"/>
        </w:rPr>
        <w:tab/>
      </w:r>
      <w:r w:rsidRPr="006430F2">
        <w:rPr>
          <w:lang w:val="en-GB"/>
        </w:rPr>
        <w:t>ePayment Request Blocking Concept</w:t>
      </w:r>
      <w:r>
        <w:tab/>
      </w:r>
      <w:r>
        <w:fldChar w:fldCharType="begin"/>
      </w:r>
      <w:r>
        <w:instrText xml:space="preserve"> PAGEREF _Toc89072717 \h </w:instrText>
      </w:r>
      <w:r>
        <w:fldChar w:fldCharType="separate"/>
      </w:r>
      <w:r>
        <w:t>26</w:t>
      </w:r>
      <w:r>
        <w:fldChar w:fldCharType="end"/>
      </w:r>
    </w:p>
    <w:p w14:paraId="60CBF49A" w14:textId="4AE79D06" w:rsidR="00E74D34" w:rsidRPr="00747344" w:rsidRDefault="00E74D34">
      <w:pPr>
        <w:pStyle w:val="TOC3"/>
        <w:rPr>
          <w:rFonts w:asciiTheme="minorHAnsi" w:eastAsiaTheme="minorEastAsia" w:hAnsiTheme="minorHAnsi" w:cstheme="minorBidi"/>
          <w:sz w:val="22"/>
          <w:szCs w:val="22"/>
          <w:lang w:val="en-GB" w:eastAsia="fr-BE"/>
        </w:rPr>
      </w:pPr>
      <w:r w:rsidRPr="006430F2">
        <w:rPr>
          <w:lang w:val="en-GB"/>
        </w:rPr>
        <w:t>7.4.2.</w:t>
      </w:r>
      <w:r w:rsidRPr="00747344">
        <w:rPr>
          <w:rFonts w:asciiTheme="minorHAnsi" w:eastAsiaTheme="minorEastAsia" w:hAnsiTheme="minorHAnsi" w:cstheme="minorBidi"/>
          <w:sz w:val="22"/>
          <w:szCs w:val="22"/>
          <w:lang w:val="en-GB" w:eastAsia="fr-BE"/>
        </w:rPr>
        <w:tab/>
      </w:r>
      <w:r w:rsidRPr="006430F2">
        <w:rPr>
          <w:lang w:val="en-GB"/>
        </w:rPr>
        <w:t>Processing logic</w:t>
      </w:r>
      <w:r>
        <w:tab/>
      </w:r>
      <w:r>
        <w:fldChar w:fldCharType="begin"/>
      </w:r>
      <w:r>
        <w:instrText xml:space="preserve"> PAGEREF _Toc89072718 \h </w:instrText>
      </w:r>
      <w:r>
        <w:fldChar w:fldCharType="separate"/>
      </w:r>
      <w:r>
        <w:t>26</w:t>
      </w:r>
      <w:r>
        <w:fldChar w:fldCharType="end"/>
      </w:r>
    </w:p>
    <w:p w14:paraId="0B73B0F5" w14:textId="6ABD839B"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w:t>
      </w:r>
      <w:r w:rsidRPr="00747344">
        <w:rPr>
          <w:rFonts w:asciiTheme="minorHAnsi" w:eastAsiaTheme="minorEastAsia" w:hAnsiTheme="minorHAnsi" w:cstheme="minorBidi"/>
          <w:sz w:val="22"/>
          <w:szCs w:val="22"/>
          <w:lang w:val="en-GB" w:eastAsia="fr-BE"/>
        </w:rPr>
        <w:tab/>
      </w:r>
      <w:r w:rsidRPr="006430F2">
        <w:rPr>
          <w:lang w:val="en-GB"/>
        </w:rPr>
        <w:t>Function Group - ZFI_1372_PAYMENT</w:t>
      </w:r>
      <w:r>
        <w:tab/>
      </w:r>
      <w:r>
        <w:fldChar w:fldCharType="begin"/>
      </w:r>
      <w:r>
        <w:instrText xml:space="preserve"> PAGEREF _Toc89072719 \h </w:instrText>
      </w:r>
      <w:r>
        <w:fldChar w:fldCharType="separate"/>
      </w:r>
      <w:r>
        <w:t>26</w:t>
      </w:r>
      <w:r>
        <w:fldChar w:fldCharType="end"/>
      </w:r>
    </w:p>
    <w:p w14:paraId="705867E4" w14:textId="5E5682A7"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7.4.2.2.</w:t>
      </w:r>
      <w:r w:rsidRPr="00747344">
        <w:rPr>
          <w:rFonts w:asciiTheme="minorHAnsi" w:eastAsiaTheme="minorEastAsia" w:hAnsiTheme="minorHAnsi" w:cstheme="minorBidi"/>
          <w:sz w:val="22"/>
          <w:szCs w:val="22"/>
          <w:lang w:val="en-GB" w:eastAsia="fr-BE"/>
        </w:rPr>
        <w:tab/>
      </w:r>
      <w:r w:rsidRPr="006430F2">
        <w:rPr>
          <w:lang w:val="en-GB"/>
        </w:rPr>
        <w:t>Function Group - ZMM_SRM_PAYREQ</w:t>
      </w:r>
      <w:r>
        <w:tab/>
      </w:r>
      <w:r>
        <w:fldChar w:fldCharType="begin"/>
      </w:r>
      <w:r>
        <w:instrText xml:space="preserve"> PAGEREF _Toc89072720 \h </w:instrText>
      </w:r>
      <w:r>
        <w:fldChar w:fldCharType="separate"/>
      </w:r>
      <w:r>
        <w:t>27</w:t>
      </w:r>
      <w:r>
        <w:fldChar w:fldCharType="end"/>
      </w:r>
    </w:p>
    <w:p w14:paraId="0A967B36" w14:textId="68A51496"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7.4.2.3.</w:t>
      </w:r>
      <w:r w:rsidRPr="00747344">
        <w:rPr>
          <w:rFonts w:asciiTheme="minorHAnsi" w:eastAsiaTheme="minorEastAsia" w:hAnsiTheme="minorHAnsi" w:cstheme="minorBidi"/>
          <w:sz w:val="22"/>
          <w:szCs w:val="22"/>
          <w:lang w:val="en-GB" w:eastAsia="fr-BE"/>
        </w:rPr>
        <w:tab/>
      </w:r>
      <w:r w:rsidRPr="006430F2">
        <w:rPr>
          <w:lang w:val="en-GB"/>
        </w:rPr>
        <w:t>Function Group ZFI_EPAY_POST</w:t>
      </w:r>
      <w:r>
        <w:tab/>
      </w:r>
      <w:r>
        <w:fldChar w:fldCharType="begin"/>
      </w:r>
      <w:r>
        <w:instrText xml:space="preserve"> PAGEREF _Toc89072721 \h </w:instrText>
      </w:r>
      <w:r>
        <w:fldChar w:fldCharType="separate"/>
      </w:r>
      <w:r>
        <w:t>30</w:t>
      </w:r>
      <w:r>
        <w:fldChar w:fldCharType="end"/>
      </w:r>
    </w:p>
    <w:p w14:paraId="4A0170F4" w14:textId="69DE7FC8"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7.4.2.4.</w:t>
      </w:r>
      <w:r w:rsidRPr="00747344">
        <w:rPr>
          <w:rFonts w:asciiTheme="minorHAnsi" w:eastAsiaTheme="minorEastAsia" w:hAnsiTheme="minorHAnsi" w:cstheme="minorBidi"/>
          <w:sz w:val="22"/>
          <w:szCs w:val="22"/>
          <w:lang w:val="en-GB" w:eastAsia="fr-BE"/>
        </w:rPr>
        <w:tab/>
      </w:r>
      <w:r w:rsidRPr="006430F2">
        <w:rPr>
          <w:lang w:val="en-GB"/>
        </w:rPr>
        <w:t>Class ZCL_FI_EPAY_BLOCK_HELPER</w:t>
      </w:r>
      <w:r>
        <w:tab/>
      </w:r>
      <w:r>
        <w:fldChar w:fldCharType="begin"/>
      </w:r>
      <w:r>
        <w:instrText xml:space="preserve"> PAGEREF _Toc89072722 \h </w:instrText>
      </w:r>
      <w:r>
        <w:fldChar w:fldCharType="separate"/>
      </w:r>
      <w:r>
        <w:t>31</w:t>
      </w:r>
      <w:r>
        <w:fldChar w:fldCharType="end"/>
      </w:r>
    </w:p>
    <w:p w14:paraId="34570C2B" w14:textId="05EB8F57"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lastRenderedPageBreak/>
        <w:t>7.4.2.5.</w:t>
      </w:r>
      <w:r w:rsidRPr="00747344">
        <w:rPr>
          <w:rFonts w:asciiTheme="minorHAnsi" w:eastAsiaTheme="minorEastAsia" w:hAnsiTheme="minorHAnsi" w:cstheme="minorBidi"/>
          <w:sz w:val="22"/>
          <w:szCs w:val="22"/>
          <w:lang w:val="en-GB" w:eastAsia="fr-BE"/>
        </w:rPr>
        <w:tab/>
      </w:r>
      <w:r w:rsidRPr="006430F2">
        <w:rPr>
          <w:lang w:val="en-GB"/>
        </w:rPr>
        <w:t>Class ZCL_FI_EPAY_NOTIFICATION</w:t>
      </w:r>
      <w:r>
        <w:tab/>
      </w:r>
      <w:r>
        <w:fldChar w:fldCharType="begin"/>
      </w:r>
      <w:r>
        <w:instrText xml:space="preserve"> PAGEREF _Toc89072723 \h </w:instrText>
      </w:r>
      <w:r>
        <w:fldChar w:fldCharType="separate"/>
      </w:r>
      <w:r>
        <w:t>32</w:t>
      </w:r>
      <w:r>
        <w:fldChar w:fldCharType="end"/>
      </w:r>
    </w:p>
    <w:p w14:paraId="0A7AAB0F" w14:textId="683A52FD"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7.4.2.6.</w:t>
      </w:r>
      <w:r w:rsidRPr="00747344">
        <w:rPr>
          <w:rFonts w:asciiTheme="minorHAnsi" w:eastAsiaTheme="minorEastAsia" w:hAnsiTheme="minorHAnsi" w:cstheme="minorBidi"/>
          <w:sz w:val="22"/>
          <w:szCs w:val="22"/>
          <w:lang w:val="en-GB" w:eastAsia="fr-BE"/>
        </w:rPr>
        <w:tab/>
      </w:r>
      <w:r w:rsidRPr="006430F2">
        <w:rPr>
          <w:lang w:val="en-GB"/>
        </w:rPr>
        <w:t>Program ZFI_EPAY_BLOCK_COCKPIT</w:t>
      </w:r>
      <w:r>
        <w:tab/>
      </w:r>
      <w:r>
        <w:fldChar w:fldCharType="begin"/>
      </w:r>
      <w:r>
        <w:instrText xml:space="preserve"> PAGEREF _Toc89072724 \h </w:instrText>
      </w:r>
      <w:r>
        <w:fldChar w:fldCharType="separate"/>
      </w:r>
      <w:r>
        <w:t>32</w:t>
      </w:r>
      <w:r>
        <w:fldChar w:fldCharType="end"/>
      </w:r>
    </w:p>
    <w:p w14:paraId="1F012555" w14:textId="610D92B7"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7.4.2.7.</w:t>
      </w:r>
      <w:r w:rsidRPr="00747344">
        <w:rPr>
          <w:rFonts w:asciiTheme="minorHAnsi" w:eastAsiaTheme="minorEastAsia" w:hAnsiTheme="minorHAnsi" w:cstheme="minorBidi"/>
          <w:sz w:val="22"/>
          <w:szCs w:val="22"/>
          <w:lang w:val="en-GB" w:eastAsia="fr-BE"/>
        </w:rPr>
        <w:tab/>
      </w:r>
      <w:r w:rsidRPr="006430F2">
        <w:rPr>
          <w:lang w:val="en-GB"/>
        </w:rPr>
        <w:t>Program ZFI_EPAY_BLOCK_REMINDER</w:t>
      </w:r>
      <w:r>
        <w:tab/>
      </w:r>
      <w:r>
        <w:fldChar w:fldCharType="begin"/>
      </w:r>
      <w:r>
        <w:instrText xml:space="preserve"> PAGEREF _Toc89072725 \h </w:instrText>
      </w:r>
      <w:r>
        <w:fldChar w:fldCharType="separate"/>
      </w:r>
      <w:r>
        <w:t>33</w:t>
      </w:r>
      <w:r>
        <w:fldChar w:fldCharType="end"/>
      </w:r>
    </w:p>
    <w:p w14:paraId="0A020147" w14:textId="03BB949C"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7.4.2.8.</w:t>
      </w:r>
      <w:r w:rsidRPr="00747344">
        <w:rPr>
          <w:rFonts w:asciiTheme="minorHAnsi" w:eastAsiaTheme="minorEastAsia" w:hAnsiTheme="minorHAnsi" w:cstheme="minorBidi"/>
          <w:sz w:val="22"/>
          <w:szCs w:val="22"/>
          <w:lang w:val="en-GB" w:eastAsia="fr-BE"/>
        </w:rPr>
        <w:tab/>
      </w:r>
      <w:r w:rsidRPr="006430F2">
        <w:rPr>
          <w:lang w:val="en-GB"/>
        </w:rPr>
        <w:t>Class ZCL_FI_EPAYMENT_REQUEST</w:t>
      </w:r>
      <w:r>
        <w:tab/>
      </w:r>
      <w:r>
        <w:fldChar w:fldCharType="begin"/>
      </w:r>
      <w:r>
        <w:instrText xml:space="preserve"> PAGEREF _Toc89072726 \h </w:instrText>
      </w:r>
      <w:r>
        <w:fldChar w:fldCharType="separate"/>
      </w:r>
      <w:r>
        <w:t>34</w:t>
      </w:r>
      <w:r>
        <w:fldChar w:fldCharType="end"/>
      </w:r>
    </w:p>
    <w:p w14:paraId="09F7BAA4" w14:textId="737F8E61"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7.4.2.9.</w:t>
      </w:r>
      <w:r w:rsidRPr="00747344">
        <w:rPr>
          <w:rFonts w:asciiTheme="minorHAnsi" w:eastAsiaTheme="minorEastAsia" w:hAnsiTheme="minorHAnsi" w:cstheme="minorBidi"/>
          <w:sz w:val="22"/>
          <w:szCs w:val="22"/>
          <w:lang w:val="en-GB" w:eastAsia="fr-BE"/>
        </w:rPr>
        <w:tab/>
      </w:r>
      <w:r w:rsidRPr="006430F2">
        <w:rPr>
          <w:lang w:val="en-GB"/>
        </w:rPr>
        <w:t>Class ZCL_FI_EPAY_ATTACHMENT_HELPER</w:t>
      </w:r>
      <w:r>
        <w:tab/>
      </w:r>
      <w:r>
        <w:fldChar w:fldCharType="begin"/>
      </w:r>
      <w:r>
        <w:instrText xml:space="preserve"> PAGEREF _Toc89072727 \h </w:instrText>
      </w:r>
      <w:r>
        <w:fldChar w:fldCharType="separate"/>
      </w:r>
      <w:r>
        <w:t>40</w:t>
      </w:r>
      <w:r>
        <w:fldChar w:fldCharType="end"/>
      </w:r>
    </w:p>
    <w:p w14:paraId="7FBFE1BE" w14:textId="5729A0D9"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7.4.2.10.</w:t>
      </w:r>
      <w:r w:rsidRPr="00747344">
        <w:rPr>
          <w:rFonts w:asciiTheme="minorHAnsi" w:eastAsiaTheme="minorEastAsia" w:hAnsiTheme="minorHAnsi" w:cstheme="minorBidi"/>
          <w:sz w:val="22"/>
          <w:szCs w:val="22"/>
          <w:lang w:val="en-GB" w:eastAsia="fr-BE"/>
        </w:rPr>
        <w:tab/>
      </w:r>
      <w:r w:rsidRPr="006430F2">
        <w:rPr>
          <w:lang w:val="en-GB"/>
        </w:rPr>
        <w:t>Class ZCL_FI_EPAY_MD_HELPER</w:t>
      </w:r>
      <w:r>
        <w:tab/>
      </w:r>
      <w:r>
        <w:fldChar w:fldCharType="begin"/>
      </w:r>
      <w:r>
        <w:instrText xml:space="preserve"> PAGEREF _Toc89072728 \h </w:instrText>
      </w:r>
      <w:r>
        <w:fldChar w:fldCharType="separate"/>
      </w:r>
      <w:r>
        <w:t>40</w:t>
      </w:r>
      <w:r>
        <w:fldChar w:fldCharType="end"/>
      </w:r>
    </w:p>
    <w:p w14:paraId="7F4430C1" w14:textId="6D6C9D5C"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7.4.2.11.</w:t>
      </w:r>
      <w:r w:rsidRPr="00747344">
        <w:rPr>
          <w:rFonts w:asciiTheme="minorHAnsi" w:eastAsiaTheme="minorEastAsia" w:hAnsiTheme="minorHAnsi" w:cstheme="minorBidi"/>
          <w:sz w:val="22"/>
          <w:szCs w:val="22"/>
          <w:lang w:val="en-GB" w:eastAsia="fr-BE"/>
        </w:rPr>
        <w:tab/>
      </w:r>
      <w:r w:rsidRPr="006430F2">
        <w:rPr>
          <w:lang w:val="en-GB"/>
        </w:rPr>
        <w:t>Class ZCL_FI_EPAY_WF_NOTIFICATION</w:t>
      </w:r>
      <w:r>
        <w:tab/>
      </w:r>
      <w:r>
        <w:fldChar w:fldCharType="begin"/>
      </w:r>
      <w:r>
        <w:instrText xml:space="preserve"> PAGEREF _Toc89072729 \h </w:instrText>
      </w:r>
      <w:r>
        <w:fldChar w:fldCharType="separate"/>
      </w:r>
      <w:r>
        <w:t>41</w:t>
      </w:r>
      <w:r>
        <w:fldChar w:fldCharType="end"/>
      </w:r>
    </w:p>
    <w:p w14:paraId="760F4A54" w14:textId="5FD7F426"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7.4.2.12.</w:t>
      </w:r>
      <w:r w:rsidRPr="00747344">
        <w:rPr>
          <w:rFonts w:asciiTheme="minorHAnsi" w:eastAsiaTheme="minorEastAsia" w:hAnsiTheme="minorHAnsi" w:cstheme="minorBidi"/>
          <w:sz w:val="22"/>
          <w:szCs w:val="22"/>
          <w:lang w:val="en-GB" w:eastAsia="fr-BE"/>
        </w:rPr>
        <w:tab/>
      </w:r>
      <w:r w:rsidRPr="006430F2">
        <w:rPr>
          <w:lang w:val="en-GB"/>
        </w:rPr>
        <w:t>Class ZCL_FI_EPAY_WF_PROCESS_SBWF</w:t>
      </w:r>
      <w:r>
        <w:tab/>
      </w:r>
      <w:r>
        <w:fldChar w:fldCharType="begin"/>
      </w:r>
      <w:r>
        <w:instrText xml:space="preserve"> PAGEREF _Toc89072730 \h </w:instrText>
      </w:r>
      <w:r>
        <w:fldChar w:fldCharType="separate"/>
      </w:r>
      <w:r>
        <w:t>42</w:t>
      </w:r>
      <w:r>
        <w:fldChar w:fldCharType="end"/>
      </w:r>
    </w:p>
    <w:p w14:paraId="43A38036" w14:textId="63126F2D"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7.4.2.13.</w:t>
      </w:r>
      <w:r w:rsidRPr="00747344">
        <w:rPr>
          <w:rFonts w:asciiTheme="minorHAnsi" w:eastAsiaTheme="minorEastAsia" w:hAnsiTheme="minorHAnsi" w:cstheme="minorBidi"/>
          <w:sz w:val="22"/>
          <w:szCs w:val="22"/>
          <w:lang w:val="en-GB" w:eastAsia="fr-BE"/>
        </w:rPr>
        <w:tab/>
      </w:r>
      <w:r w:rsidRPr="006430F2">
        <w:rPr>
          <w:lang w:val="en-GB"/>
        </w:rPr>
        <w:t>Class ZCL_FI_EPAY_WORKFLOW_HELPER</w:t>
      </w:r>
      <w:r>
        <w:tab/>
      </w:r>
      <w:r>
        <w:fldChar w:fldCharType="begin"/>
      </w:r>
      <w:r>
        <w:instrText xml:space="preserve"> PAGEREF _Toc89072731 \h </w:instrText>
      </w:r>
      <w:r>
        <w:fldChar w:fldCharType="separate"/>
      </w:r>
      <w:r>
        <w:t>43</w:t>
      </w:r>
      <w:r>
        <w:fldChar w:fldCharType="end"/>
      </w:r>
    </w:p>
    <w:p w14:paraId="727A6FA8" w14:textId="0908ED9D"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7.4.2.14.</w:t>
      </w:r>
      <w:r w:rsidRPr="00747344">
        <w:rPr>
          <w:rFonts w:asciiTheme="minorHAnsi" w:eastAsiaTheme="minorEastAsia" w:hAnsiTheme="minorHAnsi" w:cstheme="minorBidi"/>
          <w:sz w:val="22"/>
          <w:szCs w:val="22"/>
          <w:lang w:val="en-GB" w:eastAsia="fr-BE"/>
        </w:rPr>
        <w:tab/>
      </w:r>
      <w:r w:rsidRPr="006430F2">
        <w:rPr>
          <w:lang w:val="en-GB"/>
        </w:rPr>
        <w:t>Class ZCL_ZFI_EPAYMENT_REQUE_DPC_EXT</w:t>
      </w:r>
      <w:r>
        <w:tab/>
      </w:r>
      <w:r>
        <w:fldChar w:fldCharType="begin"/>
      </w:r>
      <w:r>
        <w:instrText xml:space="preserve"> PAGEREF _Toc89072732 \h </w:instrText>
      </w:r>
      <w:r>
        <w:fldChar w:fldCharType="separate"/>
      </w:r>
      <w:r>
        <w:t>44</w:t>
      </w:r>
      <w:r>
        <w:fldChar w:fldCharType="end"/>
      </w:r>
    </w:p>
    <w:p w14:paraId="5E1A6A47" w14:textId="757500D4" w:rsidR="00E74D34" w:rsidRPr="00747344" w:rsidRDefault="00E74D34" w:rsidP="00F30228">
      <w:pPr>
        <w:pStyle w:val="TOC4"/>
        <w:rPr>
          <w:rFonts w:asciiTheme="minorHAnsi" w:eastAsiaTheme="minorEastAsia" w:hAnsiTheme="minorHAnsi" w:cstheme="minorBidi"/>
          <w:sz w:val="22"/>
          <w:szCs w:val="22"/>
          <w:lang w:val="en-GB" w:eastAsia="fr-BE"/>
        </w:rPr>
      </w:pPr>
      <w:r w:rsidRPr="006430F2">
        <w:rPr>
          <w:lang w:val="en-GB"/>
        </w:rPr>
        <w:t>7.4.2.15.</w:t>
      </w:r>
      <w:r w:rsidRPr="00747344">
        <w:rPr>
          <w:rFonts w:asciiTheme="minorHAnsi" w:eastAsiaTheme="minorEastAsia" w:hAnsiTheme="minorHAnsi" w:cstheme="minorBidi"/>
          <w:sz w:val="22"/>
          <w:szCs w:val="22"/>
          <w:lang w:val="en-GB" w:eastAsia="fr-BE"/>
        </w:rPr>
        <w:tab/>
      </w:r>
      <w:r w:rsidRPr="006430F2">
        <w:rPr>
          <w:lang w:val="en-GB"/>
        </w:rPr>
        <w:t>Class ZCL_ZFI_EPAYMENT_REQUE_MPC_EXT</w:t>
      </w:r>
      <w:r>
        <w:tab/>
      </w:r>
      <w:r>
        <w:fldChar w:fldCharType="begin"/>
      </w:r>
      <w:r>
        <w:instrText xml:space="preserve"> PAGEREF _Toc89072733 \h </w:instrText>
      </w:r>
      <w:r>
        <w:fldChar w:fldCharType="separate"/>
      </w:r>
      <w:r>
        <w:t>47</w:t>
      </w:r>
      <w:r>
        <w:fldChar w:fldCharType="end"/>
      </w:r>
    </w:p>
    <w:p w14:paraId="366C1583" w14:textId="4F41E835" w:rsidR="00E74D34" w:rsidRPr="00E74D34" w:rsidRDefault="00E74D34">
      <w:pPr>
        <w:pStyle w:val="TOC3"/>
        <w:rPr>
          <w:rFonts w:asciiTheme="minorHAnsi" w:eastAsiaTheme="minorEastAsia" w:hAnsiTheme="minorHAnsi" w:cstheme="minorBidi"/>
          <w:sz w:val="22"/>
          <w:szCs w:val="22"/>
          <w:lang w:eastAsia="fr-BE"/>
        </w:rPr>
      </w:pPr>
      <w:r w:rsidRPr="006430F2">
        <w:rPr>
          <w:lang w:val="en-GB"/>
        </w:rPr>
        <w:t>7.4.3.</w:t>
      </w:r>
      <w:r w:rsidRPr="00E74D34">
        <w:rPr>
          <w:rFonts w:asciiTheme="minorHAnsi" w:eastAsiaTheme="minorEastAsia" w:hAnsiTheme="minorHAnsi" w:cstheme="minorBidi"/>
          <w:sz w:val="22"/>
          <w:szCs w:val="22"/>
          <w:lang w:eastAsia="fr-BE"/>
        </w:rPr>
        <w:tab/>
      </w:r>
      <w:r w:rsidRPr="006430F2">
        <w:rPr>
          <w:lang w:val="en-GB"/>
        </w:rPr>
        <w:t>Unit or Sub-Routine Triggering</w:t>
      </w:r>
      <w:r>
        <w:tab/>
      </w:r>
      <w:r>
        <w:fldChar w:fldCharType="begin"/>
      </w:r>
      <w:r>
        <w:instrText xml:space="preserve"> PAGEREF _Toc89072734 \h </w:instrText>
      </w:r>
      <w:r>
        <w:fldChar w:fldCharType="separate"/>
      </w:r>
      <w:r>
        <w:t>47</w:t>
      </w:r>
      <w:r>
        <w:fldChar w:fldCharType="end"/>
      </w:r>
    </w:p>
    <w:p w14:paraId="6B8215C2" w14:textId="13686A34" w:rsidR="00E74D34" w:rsidRPr="00747344" w:rsidRDefault="00E74D34">
      <w:pPr>
        <w:pStyle w:val="TOC3"/>
        <w:rPr>
          <w:rFonts w:asciiTheme="minorHAnsi" w:eastAsiaTheme="minorEastAsia" w:hAnsiTheme="minorHAnsi" w:cstheme="minorBidi"/>
          <w:sz w:val="22"/>
          <w:szCs w:val="22"/>
          <w:lang w:val="en-GB" w:eastAsia="fr-BE"/>
        </w:rPr>
      </w:pPr>
      <w:r w:rsidRPr="006430F2">
        <w:rPr>
          <w:lang w:val="en-GB"/>
        </w:rPr>
        <w:t>7.4.4.</w:t>
      </w:r>
      <w:r w:rsidRPr="00747344">
        <w:rPr>
          <w:rFonts w:asciiTheme="minorHAnsi" w:eastAsiaTheme="minorEastAsia" w:hAnsiTheme="minorHAnsi" w:cstheme="minorBidi"/>
          <w:sz w:val="22"/>
          <w:szCs w:val="22"/>
          <w:lang w:val="en-GB" w:eastAsia="fr-BE"/>
        </w:rPr>
        <w:tab/>
      </w:r>
      <w:r w:rsidRPr="006430F2">
        <w:rPr>
          <w:lang w:val="en-GB"/>
        </w:rPr>
        <w:t>Output</w:t>
      </w:r>
      <w:r>
        <w:tab/>
      </w:r>
      <w:r>
        <w:fldChar w:fldCharType="begin"/>
      </w:r>
      <w:r>
        <w:instrText xml:space="preserve"> PAGEREF _Toc89072735 \h </w:instrText>
      </w:r>
      <w:r>
        <w:fldChar w:fldCharType="separate"/>
      </w:r>
      <w:r>
        <w:t>47</w:t>
      </w:r>
      <w:r>
        <w:fldChar w:fldCharType="end"/>
      </w:r>
    </w:p>
    <w:p w14:paraId="7889A524" w14:textId="1E6C8CFA" w:rsidR="00E74D34" w:rsidRPr="00E74D34" w:rsidRDefault="00E74D34" w:rsidP="00F30228">
      <w:pPr>
        <w:pStyle w:val="TOC4"/>
        <w:rPr>
          <w:rFonts w:asciiTheme="minorHAnsi" w:eastAsiaTheme="minorEastAsia" w:hAnsiTheme="minorHAnsi" w:cstheme="minorBidi"/>
          <w:sz w:val="22"/>
          <w:szCs w:val="22"/>
          <w:lang w:eastAsia="fr-BE"/>
        </w:rPr>
      </w:pPr>
      <w:r w:rsidRPr="006430F2">
        <w:rPr>
          <w:lang w:val="en-GB"/>
        </w:rPr>
        <w:t>7.4.4.1.</w:t>
      </w:r>
      <w:r w:rsidRPr="00E74D34">
        <w:rPr>
          <w:rFonts w:asciiTheme="minorHAnsi" w:eastAsiaTheme="minorEastAsia" w:hAnsiTheme="minorHAnsi" w:cstheme="minorBidi"/>
          <w:sz w:val="22"/>
          <w:szCs w:val="22"/>
          <w:lang w:eastAsia="fr-BE"/>
        </w:rPr>
        <w:tab/>
      </w:r>
      <w:r w:rsidRPr="006430F2">
        <w:rPr>
          <w:lang w:val="en-GB"/>
        </w:rPr>
        <w:t>Program ZFI_EPAY_BLOCK_COCKPIT</w:t>
      </w:r>
      <w:r>
        <w:tab/>
      </w:r>
      <w:r>
        <w:fldChar w:fldCharType="begin"/>
      </w:r>
      <w:r>
        <w:instrText xml:space="preserve"> PAGEREF _Toc89072736 \h </w:instrText>
      </w:r>
      <w:r>
        <w:fldChar w:fldCharType="separate"/>
      </w:r>
      <w:r>
        <w:t>47</w:t>
      </w:r>
      <w:r>
        <w:fldChar w:fldCharType="end"/>
      </w:r>
    </w:p>
    <w:p w14:paraId="5391450C" w14:textId="1AF4D6FF"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7.5.</w:t>
      </w:r>
      <w:r w:rsidRPr="00E74D34">
        <w:rPr>
          <w:rFonts w:asciiTheme="minorHAnsi" w:eastAsiaTheme="minorEastAsia" w:hAnsiTheme="minorHAnsi" w:cstheme="minorBidi"/>
          <w:sz w:val="22"/>
          <w:szCs w:val="22"/>
          <w:lang w:eastAsia="fr-BE"/>
        </w:rPr>
        <w:tab/>
      </w:r>
      <w:r w:rsidRPr="006430F2">
        <w:rPr>
          <w:lang w:val="en-GB"/>
        </w:rPr>
        <w:t>Error handling</w:t>
      </w:r>
      <w:r>
        <w:tab/>
      </w:r>
      <w:r>
        <w:fldChar w:fldCharType="begin"/>
      </w:r>
      <w:r>
        <w:instrText xml:space="preserve"> PAGEREF _Toc89072737 \h </w:instrText>
      </w:r>
      <w:r>
        <w:fldChar w:fldCharType="separate"/>
      </w:r>
      <w:r>
        <w:t>48</w:t>
      </w:r>
      <w:r>
        <w:fldChar w:fldCharType="end"/>
      </w:r>
    </w:p>
    <w:p w14:paraId="0712B7A7" w14:textId="06CEDFAE"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7.6.</w:t>
      </w:r>
      <w:r w:rsidRPr="00E74D34">
        <w:rPr>
          <w:rFonts w:asciiTheme="minorHAnsi" w:eastAsiaTheme="minorEastAsia" w:hAnsiTheme="minorHAnsi" w:cstheme="minorBidi"/>
          <w:sz w:val="22"/>
          <w:szCs w:val="22"/>
          <w:lang w:eastAsia="fr-BE"/>
        </w:rPr>
        <w:tab/>
      </w:r>
      <w:r w:rsidRPr="006430F2">
        <w:rPr>
          <w:lang w:val="en-GB"/>
        </w:rPr>
        <w:t>Technical Constraints</w:t>
      </w:r>
      <w:r>
        <w:tab/>
      </w:r>
      <w:r>
        <w:fldChar w:fldCharType="begin"/>
      </w:r>
      <w:r>
        <w:instrText xml:space="preserve"> PAGEREF _Toc89072738 \h </w:instrText>
      </w:r>
      <w:r>
        <w:fldChar w:fldCharType="separate"/>
      </w:r>
      <w:r>
        <w:t>48</w:t>
      </w:r>
      <w:r>
        <w:fldChar w:fldCharType="end"/>
      </w:r>
    </w:p>
    <w:p w14:paraId="741C306C" w14:textId="5AAC522E"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7.7.</w:t>
      </w:r>
      <w:r w:rsidRPr="00E74D34">
        <w:rPr>
          <w:rFonts w:asciiTheme="minorHAnsi" w:eastAsiaTheme="minorEastAsia" w:hAnsiTheme="minorHAnsi" w:cstheme="minorBidi"/>
          <w:sz w:val="22"/>
          <w:szCs w:val="22"/>
          <w:lang w:eastAsia="fr-BE"/>
        </w:rPr>
        <w:tab/>
      </w:r>
      <w:r w:rsidRPr="006430F2">
        <w:rPr>
          <w:lang w:val="en-GB"/>
        </w:rPr>
        <w:t>Performance, Volume and Frequency</w:t>
      </w:r>
      <w:r>
        <w:tab/>
      </w:r>
      <w:r>
        <w:fldChar w:fldCharType="begin"/>
      </w:r>
      <w:r>
        <w:instrText xml:space="preserve"> PAGEREF _Toc89072739 \h </w:instrText>
      </w:r>
      <w:r>
        <w:fldChar w:fldCharType="separate"/>
      </w:r>
      <w:r>
        <w:t>49</w:t>
      </w:r>
      <w:r>
        <w:fldChar w:fldCharType="end"/>
      </w:r>
    </w:p>
    <w:p w14:paraId="787A8642" w14:textId="6E0B9215"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7.8.</w:t>
      </w:r>
      <w:r w:rsidRPr="00E74D34">
        <w:rPr>
          <w:rFonts w:asciiTheme="minorHAnsi" w:eastAsiaTheme="minorEastAsia" w:hAnsiTheme="minorHAnsi" w:cstheme="minorBidi"/>
          <w:sz w:val="22"/>
          <w:szCs w:val="22"/>
          <w:lang w:eastAsia="fr-BE"/>
        </w:rPr>
        <w:tab/>
      </w:r>
      <w:r w:rsidRPr="006430F2">
        <w:rPr>
          <w:lang w:val="en-GB"/>
        </w:rPr>
        <w:t>Authorization Considerations</w:t>
      </w:r>
      <w:r>
        <w:tab/>
      </w:r>
      <w:r>
        <w:fldChar w:fldCharType="begin"/>
      </w:r>
      <w:r>
        <w:instrText xml:space="preserve"> PAGEREF _Toc89072740 \h </w:instrText>
      </w:r>
      <w:r>
        <w:fldChar w:fldCharType="separate"/>
      </w:r>
      <w:r>
        <w:t>49</w:t>
      </w:r>
      <w:r>
        <w:fldChar w:fldCharType="end"/>
      </w:r>
    </w:p>
    <w:p w14:paraId="0F7D88E4" w14:textId="4B7F4C52"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GB"/>
        </w:rPr>
        <w:t>7.9.</w:t>
      </w:r>
      <w:r w:rsidRPr="00E74D34">
        <w:rPr>
          <w:rFonts w:asciiTheme="minorHAnsi" w:eastAsiaTheme="minorEastAsia" w:hAnsiTheme="minorHAnsi" w:cstheme="minorBidi"/>
          <w:sz w:val="22"/>
          <w:szCs w:val="22"/>
          <w:lang w:eastAsia="fr-BE"/>
        </w:rPr>
        <w:tab/>
      </w:r>
      <w:r w:rsidRPr="006430F2">
        <w:rPr>
          <w:lang w:val="en-GB"/>
        </w:rPr>
        <w:t>Help Functionality</w:t>
      </w:r>
      <w:r>
        <w:tab/>
      </w:r>
      <w:r>
        <w:fldChar w:fldCharType="begin"/>
      </w:r>
      <w:r>
        <w:instrText xml:space="preserve"> PAGEREF _Toc89072741 \h </w:instrText>
      </w:r>
      <w:r>
        <w:fldChar w:fldCharType="separate"/>
      </w:r>
      <w:r>
        <w:t>49</w:t>
      </w:r>
      <w:r>
        <w:fldChar w:fldCharType="end"/>
      </w:r>
    </w:p>
    <w:p w14:paraId="5DF9507E" w14:textId="7EF2E41D" w:rsidR="00E74D34" w:rsidRPr="00E74D34" w:rsidRDefault="00E74D34" w:rsidP="00F30228">
      <w:pPr>
        <w:pStyle w:val="TOC2"/>
        <w:rPr>
          <w:rFonts w:asciiTheme="minorHAnsi" w:eastAsiaTheme="minorEastAsia" w:hAnsiTheme="minorHAnsi" w:cstheme="minorBidi"/>
          <w:sz w:val="22"/>
          <w:szCs w:val="22"/>
          <w:lang w:eastAsia="fr-BE"/>
        </w:rPr>
      </w:pPr>
      <w:r w:rsidRPr="006430F2">
        <w:rPr>
          <w:lang w:val="en-AU"/>
        </w:rPr>
        <w:t>7.10.</w:t>
      </w:r>
      <w:r w:rsidRPr="00E74D34">
        <w:rPr>
          <w:rFonts w:asciiTheme="minorHAnsi" w:eastAsiaTheme="minorEastAsia" w:hAnsiTheme="minorHAnsi" w:cstheme="minorBidi"/>
          <w:sz w:val="22"/>
          <w:szCs w:val="22"/>
          <w:lang w:eastAsia="fr-BE"/>
        </w:rPr>
        <w:tab/>
      </w:r>
      <w:r w:rsidRPr="006430F2">
        <w:rPr>
          <w:lang w:val="en-AU"/>
        </w:rPr>
        <w:t>Code Review</w:t>
      </w:r>
      <w:r>
        <w:tab/>
      </w:r>
      <w:r>
        <w:fldChar w:fldCharType="begin"/>
      </w:r>
      <w:r>
        <w:instrText xml:space="preserve"> PAGEREF _Toc89072742 \h </w:instrText>
      </w:r>
      <w:r>
        <w:fldChar w:fldCharType="separate"/>
      </w:r>
      <w:r>
        <w:t>49</w:t>
      </w:r>
      <w:r>
        <w:fldChar w:fldCharType="end"/>
      </w:r>
    </w:p>
    <w:p w14:paraId="4091DE6B" w14:textId="03B0A80F" w:rsidR="00E74D34" w:rsidRDefault="00E74D34" w:rsidP="00130C16">
      <w:pPr>
        <w:pStyle w:val="TOC1"/>
        <w:rPr>
          <w:rFonts w:asciiTheme="minorHAnsi" w:eastAsiaTheme="minorEastAsia" w:hAnsiTheme="minorHAnsi" w:cstheme="minorBidi"/>
          <w:sz w:val="22"/>
          <w:szCs w:val="22"/>
          <w:lang w:val="fr-BE" w:eastAsia="fr-BE"/>
        </w:rPr>
      </w:pPr>
      <w:r w:rsidRPr="00A72CC2">
        <w:rPr>
          <w:lang w:val="fr-FR"/>
        </w:rPr>
        <w:t>8.</w:t>
      </w:r>
      <w:r>
        <w:rPr>
          <w:rFonts w:asciiTheme="minorHAnsi" w:eastAsiaTheme="minorEastAsia" w:hAnsiTheme="minorHAnsi" w:cstheme="minorBidi"/>
          <w:sz w:val="22"/>
          <w:szCs w:val="22"/>
          <w:lang w:val="fr-BE" w:eastAsia="fr-BE"/>
        </w:rPr>
        <w:tab/>
      </w:r>
      <w:r w:rsidRPr="00A72CC2">
        <w:rPr>
          <w:lang w:val="fr-FR"/>
        </w:rPr>
        <w:t>References</w:t>
      </w:r>
      <w:r w:rsidRPr="00A72CC2">
        <w:rPr>
          <w:lang w:val="fr-FR"/>
        </w:rPr>
        <w:tab/>
      </w:r>
      <w:r>
        <w:fldChar w:fldCharType="begin"/>
      </w:r>
      <w:r w:rsidRPr="00A72CC2">
        <w:rPr>
          <w:lang w:val="fr-FR"/>
        </w:rPr>
        <w:instrText xml:space="preserve"> PAGEREF _Toc89072743 \h </w:instrText>
      </w:r>
      <w:r>
        <w:fldChar w:fldCharType="separate"/>
      </w:r>
      <w:r w:rsidRPr="00A72CC2">
        <w:rPr>
          <w:lang w:val="fr-FR"/>
        </w:rPr>
        <w:t>49</w:t>
      </w:r>
      <w:r>
        <w:fldChar w:fldCharType="end"/>
      </w:r>
    </w:p>
    <w:p w14:paraId="370E973F" w14:textId="407E2F2D" w:rsidR="00E74D34" w:rsidRDefault="00E74D34" w:rsidP="00130C16">
      <w:pPr>
        <w:pStyle w:val="TOC1"/>
        <w:rPr>
          <w:rFonts w:asciiTheme="minorHAnsi" w:eastAsiaTheme="minorEastAsia" w:hAnsiTheme="minorHAnsi" w:cstheme="minorBidi"/>
          <w:sz w:val="22"/>
          <w:szCs w:val="22"/>
          <w:lang w:val="fr-BE" w:eastAsia="fr-BE"/>
        </w:rPr>
      </w:pPr>
      <w:r w:rsidRPr="00A72CC2">
        <w:rPr>
          <w:lang w:val="fr-FR"/>
        </w:rPr>
        <w:t>9.</w:t>
      </w:r>
      <w:r>
        <w:rPr>
          <w:rFonts w:asciiTheme="minorHAnsi" w:eastAsiaTheme="minorEastAsia" w:hAnsiTheme="minorHAnsi" w:cstheme="minorBidi"/>
          <w:sz w:val="22"/>
          <w:szCs w:val="22"/>
          <w:lang w:val="fr-BE" w:eastAsia="fr-BE"/>
        </w:rPr>
        <w:tab/>
      </w:r>
      <w:r w:rsidRPr="00A72CC2">
        <w:rPr>
          <w:lang w:val="fr-FR"/>
        </w:rPr>
        <w:t>Appendix</w:t>
      </w:r>
      <w:r w:rsidRPr="00A72CC2">
        <w:rPr>
          <w:lang w:val="fr-FR"/>
        </w:rPr>
        <w:tab/>
      </w:r>
      <w:r>
        <w:fldChar w:fldCharType="begin"/>
      </w:r>
      <w:r w:rsidRPr="00A72CC2">
        <w:rPr>
          <w:lang w:val="fr-FR"/>
        </w:rPr>
        <w:instrText xml:space="preserve"> PAGEREF _Toc89072744 \h </w:instrText>
      </w:r>
      <w:r>
        <w:fldChar w:fldCharType="separate"/>
      </w:r>
      <w:r w:rsidRPr="00A72CC2">
        <w:rPr>
          <w:lang w:val="fr-FR"/>
        </w:rPr>
        <w:t>49</w:t>
      </w:r>
      <w:r>
        <w:fldChar w:fldCharType="end"/>
      </w:r>
    </w:p>
    <w:p w14:paraId="45CD26B3" w14:textId="6433829D" w:rsidR="00E74D34" w:rsidRDefault="00E74D34" w:rsidP="00F30228">
      <w:pPr>
        <w:pStyle w:val="TOC2"/>
        <w:rPr>
          <w:rFonts w:asciiTheme="minorHAnsi" w:eastAsiaTheme="minorEastAsia" w:hAnsiTheme="minorHAnsi" w:cstheme="minorBidi"/>
          <w:sz w:val="22"/>
          <w:szCs w:val="22"/>
          <w:lang w:val="fr-BE" w:eastAsia="fr-BE"/>
        </w:rPr>
      </w:pPr>
      <w:r w:rsidRPr="00A72CC2">
        <w:rPr>
          <w:lang w:val="fr-FR"/>
        </w:rPr>
        <w:t>Appendix 1: Revision Log</w:t>
      </w:r>
      <w:r w:rsidRPr="00A72CC2">
        <w:rPr>
          <w:lang w:val="fr-FR"/>
        </w:rPr>
        <w:tab/>
      </w:r>
      <w:r>
        <w:fldChar w:fldCharType="begin"/>
      </w:r>
      <w:r w:rsidRPr="00A72CC2">
        <w:rPr>
          <w:lang w:val="fr-FR"/>
        </w:rPr>
        <w:instrText xml:space="preserve"> PAGEREF _Toc89072745 \h </w:instrText>
      </w:r>
      <w:r>
        <w:fldChar w:fldCharType="separate"/>
      </w:r>
      <w:r w:rsidRPr="00A72CC2">
        <w:rPr>
          <w:lang w:val="fr-FR"/>
        </w:rPr>
        <w:t>50</w:t>
      </w:r>
      <w:r>
        <w:fldChar w:fldCharType="end"/>
      </w:r>
    </w:p>
    <w:p w14:paraId="68221D73" w14:textId="490EA156" w:rsidR="00503CEB" w:rsidRPr="00A72CC2" w:rsidRDefault="00FA33F3" w:rsidP="00F30228">
      <w:pPr>
        <w:pStyle w:val="TOC2"/>
        <w:rPr>
          <w:lang w:val="fr-FR"/>
        </w:rPr>
      </w:pPr>
      <w:r w:rsidRPr="00B02CCC">
        <w:rPr>
          <w:lang w:val="en-GB"/>
        </w:rPr>
        <w:lastRenderedPageBreak/>
        <w:fldChar w:fldCharType="end"/>
      </w:r>
    </w:p>
    <w:p w14:paraId="56202753" w14:textId="77777777" w:rsidR="00C34420" w:rsidRPr="00A72CC2" w:rsidRDefault="00C34420" w:rsidP="00C8321E">
      <w:pPr>
        <w:pStyle w:val="paragpaph1"/>
        <w:ind w:left="0"/>
        <w:rPr>
          <w:lang w:val="fr-FR"/>
        </w:rPr>
      </w:pPr>
    </w:p>
    <w:p w14:paraId="2D5AD37C" w14:textId="77777777" w:rsidR="00C34420" w:rsidRPr="00A72CC2" w:rsidRDefault="00C34420" w:rsidP="00C8321E">
      <w:pPr>
        <w:pStyle w:val="paragpaph1"/>
        <w:ind w:left="0"/>
        <w:rPr>
          <w:lang w:val="fr-FR"/>
        </w:rPr>
      </w:pPr>
    </w:p>
    <w:p w14:paraId="4D411FEA" w14:textId="77777777" w:rsidR="00C34420" w:rsidRPr="00A72CC2" w:rsidRDefault="00C34420" w:rsidP="00C8321E">
      <w:pPr>
        <w:pStyle w:val="paragpaph1"/>
        <w:ind w:left="0"/>
        <w:rPr>
          <w:lang w:val="fr-FR"/>
        </w:rPr>
      </w:pPr>
    </w:p>
    <w:p w14:paraId="298B156B" w14:textId="7F16D590" w:rsidR="00C34420" w:rsidRPr="00B02CCC" w:rsidRDefault="00407BEE" w:rsidP="00753147">
      <w:pPr>
        <w:pStyle w:val="Heading1"/>
        <w:rPr>
          <w:lang w:val="en-GB"/>
        </w:rPr>
      </w:pPr>
      <w:bookmarkStart w:id="0" w:name="_Toc89072658"/>
      <w:r w:rsidRPr="00B02CCC">
        <w:rPr>
          <w:lang w:val="en-GB"/>
        </w:rPr>
        <w:t>FORMAL DETAILS</w:t>
      </w:r>
      <w:bookmarkEnd w:id="0"/>
    </w:p>
    <w:p w14:paraId="38207E68" w14:textId="6871FDCF" w:rsidR="00C34420" w:rsidRPr="00B02CCC" w:rsidRDefault="00C34420" w:rsidP="00753147">
      <w:pPr>
        <w:pStyle w:val="Heading2"/>
        <w:rPr>
          <w:lang w:val="en-GB"/>
        </w:rPr>
      </w:pPr>
      <w:bookmarkStart w:id="1" w:name="_Toc89072659"/>
      <w:r w:rsidRPr="00B02CCC">
        <w:rPr>
          <w:lang w:val="en-GB"/>
        </w:rPr>
        <w:t>Development / Document details</w:t>
      </w:r>
      <w:bookmarkEnd w:id="1"/>
    </w:p>
    <w:p w14:paraId="7EDACE2C" w14:textId="77777777" w:rsidR="00C34420" w:rsidRPr="00B02CCC" w:rsidRDefault="00C34420" w:rsidP="00C34420">
      <w:pPr>
        <w:pStyle w:val="paragpaph1"/>
        <w:ind w:left="0"/>
        <w:rPr>
          <w:lang w:val="en-GB"/>
        </w:rPr>
      </w:pPr>
    </w:p>
    <w:tbl>
      <w:tblPr>
        <w:tblW w:w="92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1"/>
        <w:gridCol w:w="6526"/>
      </w:tblGrid>
      <w:tr w:rsidR="00C34420" w:rsidRPr="00B02CCC" w14:paraId="292A3E43" w14:textId="77777777" w:rsidTr="62996F0C">
        <w:trPr>
          <w:trHeight w:val="526"/>
        </w:trPr>
        <w:tc>
          <w:tcPr>
            <w:tcW w:w="2751" w:type="dxa"/>
            <w:tcBorders>
              <w:top w:val="single" w:sz="4" w:space="0" w:color="auto"/>
              <w:left w:val="single" w:sz="4" w:space="0" w:color="auto"/>
              <w:bottom w:val="single" w:sz="4" w:space="0" w:color="auto"/>
              <w:right w:val="single" w:sz="4" w:space="0" w:color="auto"/>
            </w:tcBorders>
            <w:hideMark/>
          </w:tcPr>
          <w:p w14:paraId="2B24662C" w14:textId="77777777" w:rsidR="00C34420" w:rsidRPr="00B02CCC" w:rsidRDefault="00C34420">
            <w:pPr>
              <w:pStyle w:val="paragpaph1"/>
              <w:ind w:left="0"/>
              <w:rPr>
                <w:b/>
                <w:bCs/>
                <w:lang w:val="en-GB"/>
              </w:rPr>
            </w:pPr>
            <w:r w:rsidRPr="00B02CCC">
              <w:rPr>
                <w:b/>
                <w:bCs/>
                <w:lang w:val="en-GB"/>
              </w:rPr>
              <w:t>Document title</w:t>
            </w:r>
          </w:p>
        </w:tc>
        <w:tc>
          <w:tcPr>
            <w:tcW w:w="6526" w:type="dxa"/>
            <w:tcBorders>
              <w:top w:val="single" w:sz="4" w:space="0" w:color="auto"/>
              <w:left w:val="single" w:sz="4" w:space="0" w:color="auto"/>
              <w:bottom w:val="single" w:sz="4" w:space="0" w:color="auto"/>
              <w:right w:val="single" w:sz="4" w:space="0" w:color="auto"/>
            </w:tcBorders>
          </w:tcPr>
          <w:p w14:paraId="2E7066F3" w14:textId="7F193522" w:rsidR="00C34420" w:rsidRPr="00B02CCC" w:rsidRDefault="004B5CA9" w:rsidP="00407BEE">
            <w:pPr>
              <w:pStyle w:val="paragpaph1"/>
              <w:ind w:left="0"/>
              <w:rPr>
                <w:lang w:val="en-GB"/>
              </w:rPr>
            </w:pPr>
            <w:r w:rsidRPr="00B02CCC">
              <w:rPr>
                <w:lang w:val="en-GB"/>
              </w:rPr>
              <w:t>UDD-SAP</w:t>
            </w:r>
            <w:r w:rsidR="003C0E5C" w:rsidRPr="00B02CCC">
              <w:rPr>
                <w:lang w:val="en-GB"/>
              </w:rPr>
              <w:t>ECC-</w:t>
            </w:r>
            <w:r w:rsidR="00F37F66">
              <w:rPr>
                <w:lang w:val="en-GB"/>
              </w:rPr>
              <w:t>FI</w:t>
            </w:r>
            <w:r w:rsidR="003C0E5C" w:rsidRPr="00B02CCC">
              <w:rPr>
                <w:lang w:val="en-GB"/>
              </w:rPr>
              <w:t>-1372-</w:t>
            </w:r>
            <w:r w:rsidR="00174330">
              <w:rPr>
                <w:lang w:val="en-GB"/>
              </w:rPr>
              <w:t>3</w:t>
            </w:r>
            <w:r w:rsidR="00E447AC">
              <w:rPr>
                <w:lang w:val="en-GB"/>
              </w:rPr>
              <w:t>7</w:t>
            </w:r>
          </w:p>
        </w:tc>
      </w:tr>
      <w:tr w:rsidR="00C34420" w:rsidRPr="00B02CCC" w14:paraId="60E34074" w14:textId="77777777" w:rsidTr="62996F0C">
        <w:trPr>
          <w:trHeight w:val="526"/>
        </w:trPr>
        <w:tc>
          <w:tcPr>
            <w:tcW w:w="2751" w:type="dxa"/>
            <w:tcBorders>
              <w:top w:val="single" w:sz="4" w:space="0" w:color="auto"/>
              <w:left w:val="single" w:sz="4" w:space="0" w:color="auto"/>
              <w:bottom w:val="single" w:sz="4" w:space="0" w:color="auto"/>
              <w:right w:val="single" w:sz="4" w:space="0" w:color="auto"/>
            </w:tcBorders>
            <w:hideMark/>
          </w:tcPr>
          <w:p w14:paraId="54A35CD7" w14:textId="77777777" w:rsidR="00C34420" w:rsidRPr="00B02CCC" w:rsidRDefault="00C34420">
            <w:pPr>
              <w:pStyle w:val="paragpaph1"/>
              <w:ind w:left="0"/>
              <w:rPr>
                <w:b/>
                <w:bCs/>
                <w:lang w:val="en-GB"/>
              </w:rPr>
            </w:pPr>
            <w:r w:rsidRPr="00B02CCC">
              <w:rPr>
                <w:b/>
                <w:bCs/>
                <w:lang w:val="en-GB"/>
              </w:rPr>
              <w:t>UDD Creation date</w:t>
            </w:r>
          </w:p>
        </w:tc>
        <w:tc>
          <w:tcPr>
            <w:tcW w:w="6526" w:type="dxa"/>
            <w:tcBorders>
              <w:top w:val="single" w:sz="4" w:space="0" w:color="auto"/>
              <w:left w:val="single" w:sz="4" w:space="0" w:color="auto"/>
              <w:bottom w:val="single" w:sz="4" w:space="0" w:color="auto"/>
              <w:right w:val="single" w:sz="4" w:space="0" w:color="auto"/>
            </w:tcBorders>
          </w:tcPr>
          <w:p w14:paraId="1A2D8F68" w14:textId="2C81829C" w:rsidR="00C34420" w:rsidRPr="00B02CCC" w:rsidRDefault="00E447AC">
            <w:pPr>
              <w:jc w:val="left"/>
              <w:rPr>
                <w:lang w:val="en-GB"/>
              </w:rPr>
            </w:pPr>
            <w:r>
              <w:rPr>
                <w:lang w:val="en-GB"/>
              </w:rPr>
              <w:t>07</w:t>
            </w:r>
            <w:r w:rsidR="00AE6299">
              <w:rPr>
                <w:lang w:val="en-GB"/>
              </w:rPr>
              <w:t>-</w:t>
            </w:r>
            <w:r>
              <w:rPr>
                <w:lang w:val="en-GB"/>
              </w:rPr>
              <w:t>OCT</w:t>
            </w:r>
            <w:r w:rsidR="00AE6299">
              <w:rPr>
                <w:lang w:val="en-GB"/>
              </w:rPr>
              <w:t>-202</w:t>
            </w:r>
            <w:r>
              <w:rPr>
                <w:lang w:val="en-GB"/>
              </w:rPr>
              <w:t>4</w:t>
            </w:r>
          </w:p>
        </w:tc>
      </w:tr>
      <w:tr w:rsidR="00C34420" w:rsidRPr="00B02CCC" w14:paraId="3CC8843F" w14:textId="77777777" w:rsidTr="62996F0C">
        <w:trPr>
          <w:trHeight w:val="526"/>
        </w:trPr>
        <w:tc>
          <w:tcPr>
            <w:tcW w:w="2751" w:type="dxa"/>
            <w:tcBorders>
              <w:top w:val="single" w:sz="4" w:space="0" w:color="auto"/>
              <w:left w:val="single" w:sz="4" w:space="0" w:color="auto"/>
              <w:bottom w:val="single" w:sz="4" w:space="0" w:color="auto"/>
              <w:right w:val="single" w:sz="4" w:space="0" w:color="auto"/>
            </w:tcBorders>
            <w:hideMark/>
          </w:tcPr>
          <w:p w14:paraId="092C7A69" w14:textId="729A795C" w:rsidR="00C34420" w:rsidRPr="00B02CCC" w:rsidRDefault="00C34420">
            <w:pPr>
              <w:pStyle w:val="paragpaph1"/>
              <w:tabs>
                <w:tab w:val="right" w:pos="2535"/>
              </w:tabs>
              <w:ind w:left="0"/>
              <w:rPr>
                <w:b/>
                <w:bCs/>
                <w:lang w:val="en-GB"/>
              </w:rPr>
            </w:pPr>
            <w:r w:rsidRPr="00B02CCC">
              <w:rPr>
                <w:b/>
                <w:bCs/>
                <w:lang w:val="en-GB"/>
              </w:rPr>
              <w:t>Development type</w:t>
            </w:r>
            <w:r w:rsidR="00407BEE" w:rsidRPr="00B02CCC">
              <w:rPr>
                <w:b/>
                <w:lang w:val="en-GB"/>
              </w:rPr>
              <w:tab/>
            </w:r>
          </w:p>
        </w:tc>
        <w:tc>
          <w:tcPr>
            <w:tcW w:w="6526" w:type="dxa"/>
            <w:tcBorders>
              <w:top w:val="single" w:sz="4" w:space="0" w:color="auto"/>
              <w:left w:val="single" w:sz="4" w:space="0" w:color="auto"/>
              <w:bottom w:val="single" w:sz="4" w:space="0" w:color="auto"/>
              <w:right w:val="single" w:sz="4" w:space="0" w:color="auto"/>
            </w:tcBorders>
          </w:tcPr>
          <w:p w14:paraId="0A60C093" w14:textId="5210F0FA" w:rsidR="00C34420" w:rsidRPr="00B02CCC" w:rsidRDefault="009A1154" w:rsidP="007E09B4">
            <w:pPr>
              <w:pStyle w:val="paragpaph1"/>
              <w:ind w:left="0"/>
              <w:rPr>
                <w:lang w:val="en-GB"/>
              </w:rPr>
            </w:pPr>
            <w:ins w:id="2" w:author="Author">
              <w:r>
                <w:rPr>
                  <w:lang w:val="en-GB"/>
                </w:rPr>
                <w:t>I</w:t>
              </w:r>
              <w:del w:id="3" w:author="Author">
                <w:r w:rsidR="00546EBB" w:rsidDel="009A1154">
                  <w:rPr>
                    <w:lang w:val="en-GB"/>
                  </w:rPr>
                  <w:delText>Class, Methods, i</w:delText>
                </w:r>
              </w:del>
              <w:r w:rsidR="00546EBB">
                <w:rPr>
                  <w:lang w:val="en-GB"/>
                </w:rPr>
                <w:t>nterface</w:t>
              </w:r>
              <w:bookmarkStart w:id="4" w:name="_GoBack"/>
              <w:bookmarkEnd w:id="4"/>
              <w:del w:id="5" w:author="Author">
                <w:r w:rsidR="00E841E5" w:rsidDel="002674D2">
                  <w:rPr>
                    <w:lang w:val="en-GB"/>
                  </w:rPr>
                  <w:delText>Corrective</w:delText>
                </w:r>
              </w:del>
            </w:ins>
          </w:p>
        </w:tc>
      </w:tr>
      <w:tr w:rsidR="00601368" w:rsidRPr="00B02CCC" w14:paraId="370A707C" w14:textId="77777777" w:rsidTr="62996F0C">
        <w:trPr>
          <w:trHeight w:val="526"/>
        </w:trPr>
        <w:tc>
          <w:tcPr>
            <w:tcW w:w="2751" w:type="dxa"/>
            <w:tcBorders>
              <w:top w:val="single" w:sz="4" w:space="0" w:color="auto"/>
              <w:left w:val="single" w:sz="4" w:space="0" w:color="auto"/>
              <w:bottom w:val="single" w:sz="4" w:space="0" w:color="auto"/>
              <w:right w:val="single" w:sz="4" w:space="0" w:color="auto"/>
            </w:tcBorders>
            <w:hideMark/>
          </w:tcPr>
          <w:p w14:paraId="2115FEFC" w14:textId="77777777" w:rsidR="00601368" w:rsidRPr="00B02CCC" w:rsidRDefault="00601368" w:rsidP="00BB0CFF">
            <w:pPr>
              <w:pStyle w:val="paragpaph1"/>
              <w:tabs>
                <w:tab w:val="right" w:pos="2535"/>
              </w:tabs>
              <w:ind w:left="0"/>
              <w:rPr>
                <w:b/>
                <w:lang w:val="en-GB"/>
              </w:rPr>
            </w:pPr>
            <w:r w:rsidRPr="00B02CCC">
              <w:rPr>
                <w:b/>
                <w:lang w:val="en-GB"/>
              </w:rPr>
              <w:t>Function (FS)</w:t>
            </w:r>
          </w:p>
        </w:tc>
        <w:tc>
          <w:tcPr>
            <w:tcW w:w="6526" w:type="dxa"/>
            <w:tcBorders>
              <w:top w:val="single" w:sz="4" w:space="0" w:color="auto"/>
              <w:left w:val="single" w:sz="4" w:space="0" w:color="auto"/>
              <w:bottom w:val="single" w:sz="4" w:space="0" w:color="auto"/>
              <w:right w:val="single" w:sz="4" w:space="0" w:color="auto"/>
            </w:tcBorders>
            <w:hideMark/>
          </w:tcPr>
          <w:p w14:paraId="63E3D90B" w14:textId="01A116C1" w:rsidR="00601368" w:rsidRPr="00B02CCC" w:rsidRDefault="00601368" w:rsidP="00BB0CFF">
            <w:pPr>
              <w:pStyle w:val="paragpaph1"/>
              <w:ind w:left="0"/>
              <w:rPr>
                <w:i/>
                <w:iCs/>
                <w:color w:val="0000FF"/>
                <w:lang w:val="en-GB"/>
              </w:rPr>
            </w:pPr>
            <w:r w:rsidRPr="00B02CCC">
              <w:rPr>
                <w:lang w:val="en-GB"/>
              </w:rPr>
              <w:t>S-FU-600-FI-APEP</w:t>
            </w:r>
          </w:p>
        </w:tc>
      </w:tr>
    </w:tbl>
    <w:p w14:paraId="67E470AE" w14:textId="4C4BFA5D" w:rsidR="00407BEE" w:rsidRPr="00B02CCC" w:rsidRDefault="00726214" w:rsidP="00C34420">
      <w:pPr>
        <w:jc w:val="left"/>
        <w:rPr>
          <w:i/>
          <w:lang w:val="en-GB"/>
        </w:rPr>
      </w:pPr>
      <w:r w:rsidRPr="00B02CCC">
        <w:rPr>
          <w:i/>
          <w:lang w:val="en-GB"/>
        </w:rPr>
        <w:t xml:space="preserve">  </w:t>
      </w:r>
    </w:p>
    <w:p w14:paraId="030B5024" w14:textId="31308DDB" w:rsidR="00C34420" w:rsidRDefault="00C34420" w:rsidP="00753147">
      <w:pPr>
        <w:pStyle w:val="Heading2"/>
        <w:pageBreakBefore/>
        <w:ind w:left="850" w:hanging="850"/>
        <w:rPr>
          <w:lang w:val="en-GB"/>
        </w:rPr>
      </w:pPr>
      <w:bookmarkStart w:id="6" w:name="_Toc89072660"/>
      <w:r w:rsidRPr="00B02CCC">
        <w:rPr>
          <w:lang w:val="en-GB"/>
        </w:rPr>
        <w:lastRenderedPageBreak/>
        <w:t>Roles and responsibilities</w:t>
      </w:r>
      <w:bookmarkEnd w:id="6"/>
    </w:p>
    <w:p w14:paraId="7C1E5EC4" w14:textId="77777777" w:rsidR="001642B6" w:rsidRPr="00FD045E" w:rsidRDefault="001642B6" w:rsidP="00753147">
      <w:pPr>
        <w:pStyle w:val="Heading3"/>
      </w:pPr>
      <w:bookmarkStart w:id="7" w:name="_Toc71034153"/>
      <w:bookmarkStart w:id="8" w:name="_Toc89072661"/>
      <w:r>
        <w:t>UDD</w:t>
      </w:r>
      <w:bookmarkEnd w:id="7"/>
      <w:bookmarkEnd w:id="8"/>
    </w:p>
    <w:p w14:paraId="74FA3E63" w14:textId="77777777" w:rsidR="00C34420" w:rsidRPr="00B02CCC" w:rsidRDefault="00C34420" w:rsidP="00C34420">
      <w:pPr>
        <w:jc w:val="left"/>
        <w:rPr>
          <w:i/>
          <w:color w:val="0000FF"/>
          <w:lang w:val="en-GB"/>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
      <w:tr w:rsidR="00C34420" w:rsidRPr="00B02CCC" w14:paraId="2B1C887C" w14:textId="77777777" w:rsidTr="66447E2D">
        <w:trPr>
          <w:trHeight w:val="567"/>
        </w:trPr>
        <w:tc>
          <w:tcPr>
            <w:tcW w:w="2376" w:type="dxa"/>
            <w:tcBorders>
              <w:top w:val="nil"/>
              <w:left w:val="nil"/>
              <w:bottom w:val="single" w:sz="4" w:space="0" w:color="auto"/>
            </w:tcBorders>
          </w:tcPr>
          <w:p w14:paraId="3F385C78" w14:textId="77777777" w:rsidR="00C34420" w:rsidRPr="00B02CCC" w:rsidRDefault="00C34420" w:rsidP="00C34420">
            <w:pPr>
              <w:jc w:val="center"/>
              <w:rPr>
                <w:lang w:val="en-GB"/>
              </w:rPr>
            </w:pPr>
          </w:p>
        </w:tc>
        <w:tc>
          <w:tcPr>
            <w:tcW w:w="3544" w:type="dxa"/>
            <w:tcBorders>
              <w:bottom w:val="single" w:sz="4" w:space="0" w:color="auto"/>
            </w:tcBorders>
            <w:shd w:val="clear" w:color="auto" w:fill="auto"/>
          </w:tcPr>
          <w:p w14:paraId="70402ED9" w14:textId="41020AE3" w:rsidR="00C34420" w:rsidRPr="00B02CCC" w:rsidRDefault="00C34420">
            <w:pPr>
              <w:jc w:val="center"/>
              <w:rPr>
                <w:b/>
                <w:bCs/>
                <w:lang w:val="en-GB"/>
              </w:rPr>
            </w:pPr>
            <w:r w:rsidRPr="00B02CCC">
              <w:rPr>
                <w:b/>
                <w:bCs/>
                <w:lang w:val="en-GB"/>
              </w:rPr>
              <w:t>FUNCTION</w:t>
            </w:r>
          </w:p>
        </w:tc>
        <w:tc>
          <w:tcPr>
            <w:tcW w:w="3402" w:type="dxa"/>
            <w:tcBorders>
              <w:bottom w:val="single" w:sz="4" w:space="0" w:color="auto"/>
            </w:tcBorders>
            <w:shd w:val="clear" w:color="auto" w:fill="auto"/>
          </w:tcPr>
          <w:p w14:paraId="6B7408B2" w14:textId="77777777" w:rsidR="00C34420" w:rsidRPr="00B02CCC" w:rsidRDefault="00C34420">
            <w:pPr>
              <w:jc w:val="center"/>
              <w:rPr>
                <w:b/>
                <w:bCs/>
                <w:lang w:val="en-GB"/>
              </w:rPr>
            </w:pPr>
            <w:r w:rsidRPr="00B02CCC">
              <w:rPr>
                <w:b/>
                <w:bCs/>
                <w:lang w:val="en-GB"/>
              </w:rPr>
              <w:t>NAME</w:t>
            </w:r>
          </w:p>
          <w:p w14:paraId="11314B25" w14:textId="5D7E807C" w:rsidR="00407BEE" w:rsidRPr="00B02CCC" w:rsidRDefault="00407BEE">
            <w:pPr>
              <w:jc w:val="center"/>
              <w:rPr>
                <w:b/>
                <w:bCs/>
                <w:lang w:val="en-GB"/>
              </w:rPr>
            </w:pPr>
            <w:r w:rsidRPr="00B02CCC">
              <w:rPr>
                <w:b/>
                <w:bCs/>
                <w:lang w:val="en-GB"/>
              </w:rPr>
              <w:t>(plus User ID)</w:t>
            </w:r>
          </w:p>
        </w:tc>
      </w:tr>
      <w:tr w:rsidR="00237DA1" w:rsidRPr="00B02CCC" w14:paraId="16E033DE" w14:textId="77777777" w:rsidTr="66447E2D">
        <w:trPr>
          <w:trHeight w:val="567"/>
        </w:trPr>
        <w:tc>
          <w:tcPr>
            <w:tcW w:w="2376" w:type="dxa"/>
            <w:shd w:val="clear" w:color="auto" w:fill="auto"/>
            <w:vAlign w:val="center"/>
          </w:tcPr>
          <w:p w14:paraId="7E473BF7" w14:textId="5BE38343" w:rsidR="00237DA1" w:rsidRPr="00B02CCC" w:rsidRDefault="00237DA1" w:rsidP="00237DA1">
            <w:pPr>
              <w:spacing w:before="0"/>
              <w:jc w:val="left"/>
              <w:rPr>
                <w:b/>
                <w:bCs/>
                <w:lang w:val="en-GB"/>
              </w:rPr>
            </w:pPr>
            <w:r w:rsidRPr="00B02CCC">
              <w:rPr>
                <w:b/>
                <w:bCs/>
                <w:lang w:val="en-GB"/>
              </w:rPr>
              <w:t xml:space="preserve">AUTHOR (FC)  </w:t>
            </w:r>
          </w:p>
        </w:tc>
        <w:tc>
          <w:tcPr>
            <w:tcW w:w="3544" w:type="dxa"/>
            <w:vAlign w:val="center"/>
          </w:tcPr>
          <w:p w14:paraId="2AB7530C" w14:textId="2EB5F31E" w:rsidR="00237DA1" w:rsidRPr="00B02CCC" w:rsidRDefault="00237DA1" w:rsidP="00237DA1">
            <w:pPr>
              <w:jc w:val="left"/>
              <w:rPr>
                <w:lang w:val="en-GB"/>
              </w:rPr>
            </w:pPr>
            <w:r w:rsidRPr="00B02CCC">
              <w:rPr>
                <w:lang w:val="en-GB"/>
              </w:rPr>
              <w:t>Functional</w:t>
            </w:r>
          </w:p>
        </w:tc>
        <w:tc>
          <w:tcPr>
            <w:tcW w:w="3402" w:type="dxa"/>
            <w:vAlign w:val="center"/>
          </w:tcPr>
          <w:p w14:paraId="6984633E" w14:textId="14E3282C" w:rsidR="00237DA1" w:rsidRPr="00D8629F" w:rsidRDefault="00E756DF" w:rsidP="00237DA1">
            <w:pPr>
              <w:pStyle w:val="Header"/>
              <w:tabs>
                <w:tab w:val="clear" w:pos="4153"/>
                <w:tab w:val="clear" w:pos="8306"/>
              </w:tabs>
              <w:spacing w:before="0"/>
              <w:rPr>
                <w:lang w:val="en-GB"/>
              </w:rPr>
            </w:pPr>
            <w:ins w:id="9" w:author="Author">
              <w:r w:rsidRPr="009F7DA6">
                <w:rPr>
                  <w:lang w:val="en-GB"/>
                </w:rPr>
                <w:t>Raktim Roy</w:t>
              </w:r>
              <w:r>
                <w:rPr>
                  <w:lang w:val="en-GB"/>
                </w:rPr>
                <w:t xml:space="preserve"> (E631509)</w:t>
              </w:r>
            </w:ins>
          </w:p>
        </w:tc>
      </w:tr>
      <w:tr w:rsidR="00237DA1" w:rsidRPr="009A1154" w14:paraId="574A00E3" w14:textId="77777777" w:rsidTr="66447E2D">
        <w:trPr>
          <w:trHeight w:val="567"/>
        </w:trPr>
        <w:tc>
          <w:tcPr>
            <w:tcW w:w="2376" w:type="dxa"/>
            <w:shd w:val="clear" w:color="auto" w:fill="auto"/>
            <w:vAlign w:val="center"/>
          </w:tcPr>
          <w:p w14:paraId="5751F424" w14:textId="7DAF1745" w:rsidR="00237DA1" w:rsidRPr="00B02CCC" w:rsidRDefault="00237DA1" w:rsidP="00237DA1">
            <w:pPr>
              <w:spacing w:before="0"/>
              <w:jc w:val="left"/>
              <w:rPr>
                <w:b/>
                <w:bCs/>
                <w:lang w:val="en-GB"/>
              </w:rPr>
            </w:pPr>
            <w:r w:rsidRPr="00B02CCC">
              <w:rPr>
                <w:b/>
                <w:bCs/>
                <w:lang w:val="en-GB"/>
              </w:rPr>
              <w:t xml:space="preserve">CO-AUTHOR (DEV)  </w:t>
            </w:r>
          </w:p>
        </w:tc>
        <w:tc>
          <w:tcPr>
            <w:tcW w:w="3544" w:type="dxa"/>
            <w:vAlign w:val="center"/>
          </w:tcPr>
          <w:p w14:paraId="41E02A49" w14:textId="0B58B0BE" w:rsidR="00237DA1" w:rsidRPr="00B02CCC" w:rsidRDefault="00237DA1" w:rsidP="00237DA1">
            <w:pPr>
              <w:jc w:val="left"/>
              <w:rPr>
                <w:lang w:val="en-GB"/>
              </w:rPr>
            </w:pPr>
            <w:r w:rsidRPr="00B02CCC">
              <w:rPr>
                <w:lang w:val="en-GB"/>
              </w:rPr>
              <w:t>Developer</w:t>
            </w:r>
          </w:p>
        </w:tc>
        <w:tc>
          <w:tcPr>
            <w:tcW w:w="3402" w:type="dxa"/>
            <w:vAlign w:val="center"/>
          </w:tcPr>
          <w:p w14:paraId="08C3B6D7" w14:textId="327EEDCB" w:rsidR="00DC653F" w:rsidRPr="008926B5" w:rsidRDefault="00A900BC" w:rsidP="00237DA1">
            <w:pPr>
              <w:pStyle w:val="Header"/>
              <w:tabs>
                <w:tab w:val="clear" w:pos="4153"/>
                <w:tab w:val="clear" w:pos="8306"/>
              </w:tabs>
              <w:spacing w:before="0"/>
              <w:rPr>
                <w:lang w:val="de-DE"/>
              </w:rPr>
            </w:pPr>
            <w:ins w:id="10" w:author="Author">
              <w:r w:rsidRPr="008926B5">
                <w:rPr>
                  <w:lang w:val="de-DE"/>
                </w:rPr>
                <w:t>Shubhaiu Das(E641352)</w:t>
              </w:r>
              <w:r w:rsidR="003B5767" w:rsidRPr="008926B5">
                <w:rPr>
                  <w:lang w:val="de-DE"/>
                </w:rPr>
                <w:t>/Rohit Suryadevara(E631395)</w:t>
              </w:r>
            </w:ins>
          </w:p>
        </w:tc>
      </w:tr>
      <w:tr w:rsidR="009D6E69" w:rsidRPr="00B02CCC" w14:paraId="005D968D" w14:textId="77777777" w:rsidTr="66447E2D">
        <w:trPr>
          <w:trHeight w:val="567"/>
        </w:trPr>
        <w:tc>
          <w:tcPr>
            <w:tcW w:w="2376" w:type="dxa"/>
            <w:shd w:val="clear" w:color="auto" w:fill="auto"/>
            <w:vAlign w:val="center"/>
          </w:tcPr>
          <w:p w14:paraId="1F4C188C" w14:textId="0F923B63" w:rsidR="009D6E69" w:rsidRPr="00B02CCC" w:rsidRDefault="009D6E69" w:rsidP="009D6E69">
            <w:pPr>
              <w:spacing w:before="0"/>
              <w:jc w:val="left"/>
              <w:rPr>
                <w:b/>
                <w:bCs/>
                <w:lang w:val="en-GB"/>
              </w:rPr>
            </w:pPr>
            <w:r w:rsidRPr="00B02CCC">
              <w:rPr>
                <w:b/>
                <w:bCs/>
                <w:lang w:val="en-GB"/>
              </w:rPr>
              <w:t>MODULE OWNER</w:t>
            </w:r>
          </w:p>
        </w:tc>
        <w:tc>
          <w:tcPr>
            <w:tcW w:w="3544" w:type="dxa"/>
            <w:vAlign w:val="center"/>
          </w:tcPr>
          <w:p w14:paraId="21DF7D8B" w14:textId="06FEE1AF" w:rsidR="009D6E69" w:rsidRPr="00B02CCC" w:rsidRDefault="009D6E69" w:rsidP="009D6E69">
            <w:pPr>
              <w:jc w:val="left"/>
              <w:rPr>
                <w:lang w:val="en-GB"/>
              </w:rPr>
            </w:pPr>
            <w:r w:rsidRPr="00B02CCC">
              <w:rPr>
                <w:lang w:val="en-GB"/>
              </w:rPr>
              <w:t>Guardian</w:t>
            </w:r>
          </w:p>
        </w:tc>
        <w:tc>
          <w:tcPr>
            <w:tcW w:w="3402" w:type="dxa"/>
            <w:vAlign w:val="center"/>
          </w:tcPr>
          <w:p w14:paraId="4AD8F5E1" w14:textId="18F74E71" w:rsidR="009D6E69" w:rsidRPr="00CD4751" w:rsidRDefault="00CD4751" w:rsidP="009D6E69">
            <w:pPr>
              <w:pStyle w:val="Header"/>
              <w:tabs>
                <w:tab w:val="clear" w:pos="4153"/>
                <w:tab w:val="clear" w:pos="8306"/>
              </w:tabs>
              <w:spacing w:before="0"/>
            </w:pPr>
            <w:ins w:id="11" w:author="Author">
              <w:r>
                <w:rPr>
                  <w:lang w:val="en-GB"/>
                </w:rPr>
                <w:t>Jaya Baid  (</w:t>
              </w:r>
              <w:r w:rsidRPr="00CD4751">
                <w:rPr>
                  <w:lang w:val="en-GB"/>
                </w:rPr>
                <w:t>E640460</w:t>
              </w:r>
              <w:r>
                <w:rPr>
                  <w:lang w:val="en-GB"/>
                </w:rPr>
                <w:t>)</w:t>
              </w:r>
            </w:ins>
          </w:p>
        </w:tc>
      </w:tr>
      <w:tr w:rsidR="009D6E69" w:rsidRPr="00B02CCC" w14:paraId="42BC1330" w14:textId="77777777" w:rsidTr="66447E2D">
        <w:trPr>
          <w:trHeight w:val="567"/>
        </w:trPr>
        <w:tc>
          <w:tcPr>
            <w:tcW w:w="2376" w:type="dxa"/>
            <w:shd w:val="clear" w:color="auto" w:fill="auto"/>
            <w:vAlign w:val="center"/>
          </w:tcPr>
          <w:p w14:paraId="4983D349" w14:textId="1A8F9616" w:rsidR="009D6E69" w:rsidRPr="00B02CCC" w:rsidRDefault="009D6E69" w:rsidP="009D6E69">
            <w:pPr>
              <w:spacing w:before="0"/>
              <w:jc w:val="left"/>
              <w:rPr>
                <w:b/>
                <w:bCs/>
                <w:lang w:val="en-GB"/>
              </w:rPr>
            </w:pPr>
            <w:r w:rsidRPr="00B02CCC">
              <w:rPr>
                <w:b/>
                <w:bCs/>
                <w:lang w:val="en-GB"/>
              </w:rPr>
              <w:t>REVIEWED BY (CO)</w:t>
            </w:r>
          </w:p>
        </w:tc>
        <w:tc>
          <w:tcPr>
            <w:tcW w:w="3544" w:type="dxa"/>
            <w:vAlign w:val="center"/>
          </w:tcPr>
          <w:p w14:paraId="70A70340" w14:textId="645F98DC" w:rsidR="009D6E69" w:rsidRPr="00B02CCC" w:rsidRDefault="009D6E69" w:rsidP="009D6E69">
            <w:pPr>
              <w:jc w:val="left"/>
              <w:rPr>
                <w:lang w:val="en-GB"/>
              </w:rPr>
            </w:pPr>
            <w:r w:rsidRPr="00B02CCC">
              <w:rPr>
                <w:lang w:val="en-GB"/>
              </w:rPr>
              <w:t>Reviewer</w:t>
            </w:r>
          </w:p>
        </w:tc>
        <w:tc>
          <w:tcPr>
            <w:tcW w:w="3402" w:type="dxa"/>
            <w:vAlign w:val="center"/>
          </w:tcPr>
          <w:p w14:paraId="477A87E4" w14:textId="7A9105F9" w:rsidR="00270CBF" w:rsidRPr="00B02CCC" w:rsidRDefault="008926B5" w:rsidP="009D6E69">
            <w:pPr>
              <w:spacing w:before="0" w:line="259" w:lineRule="auto"/>
              <w:jc w:val="left"/>
            </w:pPr>
            <w:ins w:id="12" w:author="Author">
              <w:r>
                <w:t>Aritra Kar(E641705)</w:t>
              </w:r>
            </w:ins>
          </w:p>
        </w:tc>
      </w:tr>
    </w:tbl>
    <w:p w14:paraId="267DC009" w14:textId="77777777" w:rsidR="00C34420" w:rsidRPr="00B02CCC" w:rsidRDefault="00C34420" w:rsidP="00C8321E">
      <w:pPr>
        <w:pStyle w:val="paragpaph1"/>
        <w:ind w:left="0"/>
        <w:rPr>
          <w:lang w:val="en-GB"/>
        </w:rPr>
      </w:pPr>
    </w:p>
    <w:p w14:paraId="67A1857D" w14:textId="77777777" w:rsidR="00025699" w:rsidRPr="00025699" w:rsidRDefault="00025699" w:rsidP="00753147">
      <w:pPr>
        <w:pStyle w:val="Heading3"/>
      </w:pPr>
      <w:bookmarkStart w:id="13" w:name="_Toc71034154"/>
      <w:bookmarkStart w:id="14" w:name="_Toc89072662"/>
      <w:bookmarkStart w:id="15" w:name="_Toc78686517"/>
      <w:r w:rsidRPr="00025699">
        <w:t>CRR</w:t>
      </w:r>
      <w:bookmarkEnd w:id="13"/>
      <w:bookmarkEnd w:id="14"/>
      <w:r w:rsidRPr="00025699">
        <w:br/>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76"/>
        <w:gridCol w:w="3544"/>
        <w:gridCol w:w="3402"/>
      </w:tblGrid>
      <w:tr w:rsidR="00025699" w:rsidRPr="00025699" w14:paraId="62671DA9" w14:textId="77777777" w:rsidTr="5BD51338">
        <w:trPr>
          <w:trHeight w:val="567"/>
        </w:trPr>
        <w:tc>
          <w:tcPr>
            <w:tcW w:w="2376" w:type="dxa"/>
            <w:tcBorders>
              <w:top w:val="nil"/>
              <w:left w:val="nil"/>
              <w:bottom w:val="single" w:sz="4" w:space="0" w:color="auto"/>
            </w:tcBorders>
          </w:tcPr>
          <w:p w14:paraId="3A8AFB01" w14:textId="77777777" w:rsidR="00025699" w:rsidRPr="00025699" w:rsidRDefault="00025699" w:rsidP="00A9081D">
            <w:pPr>
              <w:jc w:val="center"/>
            </w:pPr>
          </w:p>
        </w:tc>
        <w:tc>
          <w:tcPr>
            <w:tcW w:w="3544" w:type="dxa"/>
            <w:tcBorders>
              <w:bottom w:val="single" w:sz="4" w:space="0" w:color="auto"/>
            </w:tcBorders>
            <w:shd w:val="clear" w:color="auto" w:fill="auto"/>
          </w:tcPr>
          <w:p w14:paraId="00CC331A" w14:textId="77777777" w:rsidR="00025699" w:rsidRPr="00025699" w:rsidRDefault="00025699" w:rsidP="00A9081D">
            <w:pPr>
              <w:jc w:val="center"/>
              <w:rPr>
                <w:b/>
              </w:rPr>
            </w:pPr>
            <w:r w:rsidRPr="00025699">
              <w:rPr>
                <w:b/>
              </w:rPr>
              <w:t>FUNCTION</w:t>
            </w:r>
          </w:p>
        </w:tc>
        <w:tc>
          <w:tcPr>
            <w:tcW w:w="3402" w:type="dxa"/>
            <w:tcBorders>
              <w:bottom w:val="single" w:sz="4" w:space="0" w:color="auto"/>
            </w:tcBorders>
            <w:shd w:val="clear" w:color="auto" w:fill="auto"/>
          </w:tcPr>
          <w:p w14:paraId="34D128D7" w14:textId="77777777" w:rsidR="00025699" w:rsidRPr="00025699" w:rsidRDefault="00025699" w:rsidP="00A9081D">
            <w:pPr>
              <w:jc w:val="center"/>
              <w:rPr>
                <w:b/>
              </w:rPr>
            </w:pPr>
            <w:r w:rsidRPr="00025699">
              <w:rPr>
                <w:b/>
              </w:rPr>
              <w:t>NAME</w:t>
            </w:r>
          </w:p>
          <w:p w14:paraId="57188304" w14:textId="77777777" w:rsidR="00025699" w:rsidRPr="00025699" w:rsidRDefault="00025699" w:rsidP="00A9081D">
            <w:pPr>
              <w:jc w:val="center"/>
              <w:rPr>
                <w:b/>
              </w:rPr>
            </w:pPr>
            <w:r w:rsidRPr="00025699">
              <w:rPr>
                <w:b/>
              </w:rPr>
              <w:t>(plus User ID)</w:t>
            </w:r>
          </w:p>
        </w:tc>
      </w:tr>
      <w:tr w:rsidR="00025699" w:rsidRPr="00025699" w14:paraId="523B33B6" w14:textId="77777777" w:rsidTr="5BD51338">
        <w:trPr>
          <w:trHeight w:val="567"/>
        </w:trPr>
        <w:tc>
          <w:tcPr>
            <w:tcW w:w="2376" w:type="dxa"/>
            <w:shd w:val="clear" w:color="auto" w:fill="auto"/>
          </w:tcPr>
          <w:p w14:paraId="28E9BF74" w14:textId="77777777" w:rsidR="00025699" w:rsidRPr="00025699" w:rsidRDefault="00025699" w:rsidP="00A9081D">
            <w:pPr>
              <w:jc w:val="left"/>
              <w:rPr>
                <w:i/>
              </w:rPr>
            </w:pPr>
            <w:r w:rsidRPr="00025699">
              <w:rPr>
                <w:b/>
              </w:rPr>
              <w:t xml:space="preserve">AUTHOR (Peer Review)  </w:t>
            </w:r>
          </w:p>
        </w:tc>
        <w:tc>
          <w:tcPr>
            <w:tcW w:w="3544" w:type="dxa"/>
          </w:tcPr>
          <w:p w14:paraId="2A627D90" w14:textId="25A8F740" w:rsidR="00025699" w:rsidRPr="00025699" w:rsidRDefault="4FE979C9" w:rsidP="0BEF0AE1">
            <w:pPr>
              <w:jc w:val="left"/>
              <w:rPr>
                <w:lang w:val="en-GB"/>
              </w:rPr>
            </w:pPr>
            <w:r w:rsidRPr="0BEF0AE1">
              <w:rPr>
                <w:lang w:val="en-GB"/>
              </w:rPr>
              <w:t>Reviewer</w:t>
            </w:r>
          </w:p>
        </w:tc>
        <w:tc>
          <w:tcPr>
            <w:tcW w:w="3402" w:type="dxa"/>
          </w:tcPr>
          <w:p w14:paraId="1F77CE89" w14:textId="644ADCE8" w:rsidR="00025699" w:rsidRPr="00025699" w:rsidRDefault="008926B5" w:rsidP="00AE6299">
            <w:pPr>
              <w:spacing w:before="0" w:line="259" w:lineRule="auto"/>
              <w:jc w:val="left"/>
            </w:pPr>
            <w:ins w:id="16" w:author="Author">
              <w:r>
                <w:t>Aritra Kar(E641705)</w:t>
              </w:r>
            </w:ins>
          </w:p>
        </w:tc>
      </w:tr>
      <w:tr w:rsidR="00025699" w:rsidRPr="00E71B7C" w14:paraId="049F2E74" w14:textId="77777777" w:rsidTr="5BD51338">
        <w:trPr>
          <w:trHeight w:val="567"/>
        </w:trPr>
        <w:tc>
          <w:tcPr>
            <w:tcW w:w="2376" w:type="dxa"/>
            <w:shd w:val="clear" w:color="auto" w:fill="auto"/>
          </w:tcPr>
          <w:p w14:paraId="443BB412" w14:textId="77777777" w:rsidR="00025699" w:rsidRPr="00E71B7C" w:rsidRDefault="00025699" w:rsidP="00A9081D">
            <w:pPr>
              <w:jc w:val="left"/>
            </w:pPr>
            <w:r w:rsidRPr="00C34420">
              <w:rPr>
                <w:b/>
              </w:rPr>
              <w:t>CO-AUTHOR (</w:t>
            </w:r>
            <w:r>
              <w:rPr>
                <w:b/>
              </w:rPr>
              <w:t>Expert Review</w:t>
            </w:r>
            <w:r w:rsidRPr="00C34420">
              <w:rPr>
                <w:b/>
              </w:rPr>
              <w:t>)</w:t>
            </w:r>
          </w:p>
        </w:tc>
        <w:tc>
          <w:tcPr>
            <w:tcW w:w="3544" w:type="dxa"/>
          </w:tcPr>
          <w:p w14:paraId="4177E00B" w14:textId="77777777" w:rsidR="00025699" w:rsidRDefault="00025699" w:rsidP="00A9081D">
            <w:pPr>
              <w:jc w:val="left"/>
            </w:pPr>
            <w:r w:rsidRPr="00E71B7C">
              <w:rPr>
                <w:rFonts w:ascii="Wingdings" w:eastAsia="Wingdings" w:hAnsi="Wingdings" w:cs="Wingdings"/>
              </w:rPr>
              <w:t></w:t>
            </w:r>
          </w:p>
          <w:p w14:paraId="2EDAE71B" w14:textId="3602343D" w:rsidR="00025699" w:rsidRPr="00E71B7C" w:rsidRDefault="00025699" w:rsidP="00A9081D">
            <w:pPr>
              <w:pStyle w:val="Header"/>
              <w:tabs>
                <w:tab w:val="clear" w:pos="4153"/>
                <w:tab w:val="clear" w:pos="8306"/>
              </w:tabs>
              <w:spacing w:before="0"/>
            </w:pPr>
          </w:p>
        </w:tc>
        <w:tc>
          <w:tcPr>
            <w:tcW w:w="3402" w:type="dxa"/>
          </w:tcPr>
          <w:p w14:paraId="29F2A185" w14:textId="77777777" w:rsidR="00896259" w:rsidRDefault="00896259" w:rsidP="00896259">
            <w:pPr>
              <w:jc w:val="left"/>
            </w:pPr>
            <w:r w:rsidRPr="00E71B7C">
              <w:rPr>
                <w:rFonts w:ascii="Wingdings" w:eastAsia="Wingdings" w:hAnsi="Wingdings" w:cs="Wingdings"/>
              </w:rPr>
              <w:t></w:t>
            </w:r>
          </w:p>
          <w:p w14:paraId="2E47694B" w14:textId="1CA88B47" w:rsidR="00025699" w:rsidRPr="00E71B7C" w:rsidRDefault="00025699" w:rsidP="00A9081D">
            <w:pPr>
              <w:pStyle w:val="Header"/>
              <w:tabs>
                <w:tab w:val="clear" w:pos="4153"/>
                <w:tab w:val="clear" w:pos="8306"/>
              </w:tabs>
              <w:spacing w:before="0"/>
            </w:pPr>
          </w:p>
        </w:tc>
      </w:tr>
    </w:tbl>
    <w:p w14:paraId="68221D84" w14:textId="77777777" w:rsidR="004E14F7" w:rsidRPr="00B02CCC" w:rsidRDefault="00843773" w:rsidP="00843773">
      <w:pPr>
        <w:pStyle w:val="paragpaph1"/>
        <w:ind w:left="360"/>
        <w:jc w:val="left"/>
        <w:rPr>
          <w:color w:val="0000FF"/>
          <w:lang w:val="en-GB"/>
        </w:rPr>
      </w:pPr>
      <w:r w:rsidRPr="00B02CCC">
        <w:rPr>
          <w:color w:val="0000FF"/>
          <w:lang w:val="en-GB"/>
        </w:rPr>
        <w:br/>
      </w:r>
    </w:p>
    <w:p w14:paraId="68221D85" w14:textId="77777777" w:rsidR="002236AC" w:rsidRPr="00B02CCC" w:rsidRDefault="002236AC" w:rsidP="00753147">
      <w:pPr>
        <w:pStyle w:val="Heading1"/>
        <w:pageBreakBefore/>
        <w:rPr>
          <w:lang w:val="en-GB"/>
        </w:rPr>
      </w:pPr>
      <w:bookmarkStart w:id="17" w:name="_Toc89072663"/>
      <w:r w:rsidRPr="00B02CCC">
        <w:rPr>
          <w:lang w:val="en-GB"/>
        </w:rPr>
        <w:lastRenderedPageBreak/>
        <w:t>Functional Description</w:t>
      </w:r>
      <w:bookmarkEnd w:id="15"/>
      <w:bookmarkEnd w:id="17"/>
    </w:p>
    <w:p w14:paraId="3ED303E7" w14:textId="052BD656" w:rsidR="000D619B" w:rsidRPr="00B02CCC" w:rsidRDefault="000D619B" w:rsidP="000D619B">
      <w:pPr>
        <w:rPr>
          <w:lang w:val="en-GB"/>
        </w:rPr>
      </w:pPr>
    </w:p>
    <w:p w14:paraId="1FF4DAFF" w14:textId="23F1A1DE" w:rsidR="00C25FE6" w:rsidRPr="00B02CCC" w:rsidRDefault="00C25FE6" w:rsidP="00D572D1">
      <w:pPr>
        <w:rPr>
          <w:lang w:val="en-GB"/>
        </w:rPr>
      </w:pPr>
      <w:r w:rsidRPr="00B02CCC">
        <w:rPr>
          <w:lang w:val="en-GB"/>
        </w:rPr>
        <w:t>The e</w:t>
      </w:r>
      <w:r w:rsidR="00D30DBF" w:rsidRPr="00B02CCC">
        <w:rPr>
          <w:lang w:val="en-GB"/>
        </w:rPr>
        <w:t>Pay</w:t>
      </w:r>
      <w:r w:rsidRPr="00B02CCC">
        <w:rPr>
          <w:lang w:val="en-GB"/>
        </w:rPr>
        <w:t xml:space="preserve">ment process is </w:t>
      </w:r>
      <w:r w:rsidR="001B7B84" w:rsidRPr="00B02CCC">
        <w:rPr>
          <w:lang w:val="en-GB"/>
        </w:rPr>
        <w:t xml:space="preserve">based </w:t>
      </w:r>
      <w:r w:rsidR="000D619B" w:rsidRPr="00B02CCC">
        <w:rPr>
          <w:lang w:val="en-GB"/>
        </w:rPr>
        <w:t>on</w:t>
      </w:r>
      <w:r w:rsidR="001B7B84" w:rsidRPr="00B02CCC">
        <w:rPr>
          <w:lang w:val="en-GB"/>
        </w:rPr>
        <w:t xml:space="preserve"> Fiori application and </w:t>
      </w:r>
      <w:r w:rsidRPr="00B02CCC">
        <w:rPr>
          <w:lang w:val="en-GB"/>
        </w:rPr>
        <w:t xml:space="preserve">as follow (for Business details see </w:t>
      </w:r>
      <w:r w:rsidR="00D30DBF" w:rsidRPr="00B02CCC">
        <w:rPr>
          <w:lang w:val="en-GB"/>
        </w:rPr>
        <w:t>UDD1945)</w:t>
      </w:r>
    </w:p>
    <w:p w14:paraId="367D8D69" w14:textId="77777777" w:rsidR="00225725" w:rsidRPr="00B02CCC" w:rsidRDefault="00225725" w:rsidP="00225725">
      <w:pPr>
        <w:rPr>
          <w:rFonts w:cs="Arial"/>
          <w:lang w:val="en-GB"/>
        </w:rPr>
      </w:pPr>
    </w:p>
    <w:p w14:paraId="09A6C000" w14:textId="77777777" w:rsidR="00225725" w:rsidRPr="00B02CCC" w:rsidRDefault="00225725" w:rsidP="00225725">
      <w:pPr>
        <w:tabs>
          <w:tab w:val="center" w:pos="4513"/>
        </w:tabs>
        <w:rPr>
          <w:rFonts w:cs="Arial"/>
          <w:sz w:val="16"/>
          <w:szCs w:val="16"/>
          <w:lang w:val="en-GB"/>
        </w:rPr>
      </w:pPr>
      <w:r w:rsidRPr="00B02CCC">
        <w:rPr>
          <w:rFonts w:cs="Arial"/>
          <w:noProof/>
          <w:lang w:val="en-IN" w:eastAsia="en-IN"/>
        </w:rPr>
        <mc:AlternateContent>
          <mc:Choice Requires="wps">
            <w:drawing>
              <wp:anchor distT="0" distB="0" distL="114300" distR="114300" simplePos="0" relativeHeight="251658240" behindDoc="0" locked="0" layoutInCell="1" allowOverlap="1" wp14:anchorId="47499F1D" wp14:editId="6E6A0748">
                <wp:simplePos x="0" y="0"/>
                <wp:positionH relativeFrom="column">
                  <wp:posOffset>106680</wp:posOffset>
                </wp:positionH>
                <wp:positionV relativeFrom="paragraph">
                  <wp:posOffset>93345</wp:posOffset>
                </wp:positionV>
                <wp:extent cx="1005840" cy="624840"/>
                <wp:effectExtent l="0" t="0" r="22860" b="22860"/>
                <wp:wrapNone/>
                <wp:docPr id="14" name="Rectangle 14"/>
                <wp:cNvGraphicFramePr/>
                <a:graphic xmlns:a="http://schemas.openxmlformats.org/drawingml/2006/main">
                  <a:graphicData uri="http://schemas.microsoft.com/office/word/2010/wordprocessingShape">
                    <wps:wsp>
                      <wps:cNvSpPr/>
                      <wps:spPr>
                        <a:xfrm>
                          <a:off x="0" y="0"/>
                          <a:ext cx="1005840" cy="624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E9BA1B4" w14:textId="77777777" w:rsidR="008926B5" w:rsidRPr="002470F8" w:rsidRDefault="008926B5" w:rsidP="00225725">
                            <w:pPr>
                              <w:jc w:val="center"/>
                              <w:rPr>
                                <w:lang w:val="fr-BE"/>
                              </w:rPr>
                            </w:pPr>
                            <w:r>
                              <w:rPr>
                                <w:lang w:val="fr-BE"/>
                              </w:rPr>
                              <w:t>Payment Request Creation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47499F1D" id="Rectangle 14" o:spid="_x0000_s1026" style="position:absolute;left:0;text-align:left;margin-left:8.4pt;margin-top:7.35pt;width:79.2pt;height:49.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" fillcolor="#4f81bd [3204]" strokecolor="#243f60 [1604]" strokeweight="2pt">
                <v:textbox>
                  <w:txbxContent>
                    <w:p w14:paraId="4E9BA1B4" w14:textId="77777777" w:rsidR="008926B5" w:rsidRPr="002470F8" w:rsidRDefault="008926B5" w:rsidP="00225725">
                      <w:pPr>
                        <w:jc w:val="center"/>
                        <w:rPr>
                          <w:lang w:val="fr-BE"/>
                        </w:rPr>
                      </w:pPr>
                      <w:r>
                        <w:rPr>
                          <w:lang w:val="fr-BE"/>
                        </w:rPr>
                        <w:t>Payment Request Creation</w:t>
                      </w:r>
                    </w:p>
                  </w:txbxContent>
                </v:textbox>
              </v:rect>
            </w:pict>
          </mc:Fallback>
        </mc:AlternateContent>
      </w:r>
      <w:r w:rsidRPr="00B02CCC">
        <w:rPr>
          <w:rFonts w:cs="Arial"/>
          <w:noProof/>
          <w:lang w:val="en-IN" w:eastAsia="en-IN"/>
        </w:rPr>
        <mc:AlternateContent>
          <mc:Choice Requires="wps">
            <w:drawing>
              <wp:anchor distT="0" distB="0" distL="114300" distR="114300" simplePos="0" relativeHeight="251658244" behindDoc="0" locked="0" layoutInCell="1" allowOverlap="1" wp14:anchorId="74A636A3" wp14:editId="278AF132">
                <wp:simplePos x="0" y="0"/>
                <wp:positionH relativeFrom="column">
                  <wp:posOffset>4648200</wp:posOffset>
                </wp:positionH>
                <wp:positionV relativeFrom="paragraph">
                  <wp:posOffset>93345</wp:posOffset>
                </wp:positionV>
                <wp:extent cx="1005840" cy="533400"/>
                <wp:effectExtent l="0" t="0" r="22860" b="19050"/>
                <wp:wrapNone/>
                <wp:docPr id="18" name="Rectangle 18"/>
                <wp:cNvGraphicFramePr/>
                <a:graphic xmlns:a="http://schemas.openxmlformats.org/drawingml/2006/main">
                  <a:graphicData uri="http://schemas.microsoft.com/office/word/2010/wordprocessingShape">
                    <wps:wsp>
                      <wps:cNvSpPr/>
                      <wps:spPr>
                        <a:xfrm>
                          <a:off x="0" y="0"/>
                          <a:ext cx="1005840"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1913AB7" w14:textId="77777777" w:rsidR="008926B5" w:rsidRPr="002470F8" w:rsidRDefault="008926B5" w:rsidP="00225725">
                            <w:pPr>
                              <w:jc w:val="center"/>
                              <w:rPr>
                                <w:lang w:val="fr-BE"/>
                              </w:rPr>
                            </w:pPr>
                            <w:r>
                              <w:rPr>
                                <w:lang w:val="fr-BE"/>
                              </w:rPr>
                              <w:t>Follow-Document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74A636A3" id="Rectangle 18" o:spid="_x0000_s1027" style="position:absolute;left:0;text-align:left;margin-left:366pt;margin-top:7.35pt;width:79.2pt;height:42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" fillcolor="#4f81bd [3204]" strokecolor="#243f60 [1604]" strokeweight="2pt">
                <v:textbox>
                  <w:txbxContent>
                    <w:p w14:paraId="21913AB7" w14:textId="77777777" w:rsidR="008926B5" w:rsidRPr="002470F8" w:rsidRDefault="008926B5" w:rsidP="00225725">
                      <w:pPr>
                        <w:jc w:val="center"/>
                        <w:rPr>
                          <w:lang w:val="fr-BE"/>
                        </w:rPr>
                      </w:pPr>
                      <w:r>
                        <w:rPr>
                          <w:lang w:val="fr-BE"/>
                        </w:rPr>
                        <w:t>Follow-Document</w:t>
                      </w:r>
                    </w:p>
                  </w:txbxContent>
                </v:textbox>
              </v:rect>
            </w:pict>
          </mc:Fallback>
        </mc:AlternateContent>
      </w:r>
      <w:r w:rsidRPr="00B02CCC">
        <w:rPr>
          <w:rFonts w:cs="Arial"/>
          <w:noProof/>
          <w:lang w:val="en-IN" w:eastAsia="en-IN"/>
        </w:rPr>
        <mc:AlternateContent>
          <mc:Choice Requires="wps">
            <w:drawing>
              <wp:anchor distT="0" distB="0" distL="114300" distR="114300" simplePos="0" relativeHeight="251658243" behindDoc="0" locked="0" layoutInCell="1" allowOverlap="1" wp14:anchorId="1853C6E2" wp14:editId="61019D06">
                <wp:simplePos x="0" y="0"/>
                <wp:positionH relativeFrom="column">
                  <wp:posOffset>3101340</wp:posOffset>
                </wp:positionH>
                <wp:positionV relativeFrom="paragraph">
                  <wp:posOffset>93345</wp:posOffset>
                </wp:positionV>
                <wp:extent cx="1005840" cy="533400"/>
                <wp:effectExtent l="0" t="0" r="22860" b="19050"/>
                <wp:wrapNone/>
                <wp:docPr id="17" name="Rectangle 17"/>
                <wp:cNvGraphicFramePr/>
                <a:graphic xmlns:a="http://schemas.openxmlformats.org/drawingml/2006/main">
                  <a:graphicData uri="http://schemas.microsoft.com/office/word/2010/wordprocessingShape">
                    <wps:wsp>
                      <wps:cNvSpPr/>
                      <wps:spPr>
                        <a:xfrm>
                          <a:off x="0" y="0"/>
                          <a:ext cx="1005840"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A7E8467" w14:textId="77777777" w:rsidR="008926B5" w:rsidRPr="002470F8" w:rsidRDefault="008926B5" w:rsidP="00225725">
                            <w:pPr>
                              <w:jc w:val="center"/>
                              <w:rPr>
                                <w:lang w:val="fr-BE"/>
                              </w:rPr>
                            </w:pPr>
                            <w:r>
                              <w:rPr>
                                <w:lang w:val="fr-BE"/>
                              </w:rPr>
                              <w:t>Approved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1853C6E2" id="Rectangle 17" o:spid="_x0000_s1028" style="position:absolute;left:0;text-align:left;margin-left:244.2pt;margin-top:7.35pt;width:79.2pt;height:42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" fillcolor="#4f81bd [3204]" strokecolor="#243f60 [1604]" strokeweight="2pt">
                <v:textbox>
                  <w:txbxContent>
                    <w:p w14:paraId="4A7E8467" w14:textId="77777777" w:rsidR="008926B5" w:rsidRPr="002470F8" w:rsidRDefault="008926B5" w:rsidP="00225725">
                      <w:pPr>
                        <w:jc w:val="center"/>
                        <w:rPr>
                          <w:lang w:val="fr-BE"/>
                        </w:rPr>
                      </w:pPr>
                      <w:r>
                        <w:rPr>
                          <w:lang w:val="fr-BE"/>
                        </w:rPr>
                        <w:t>Approved</w:t>
                      </w:r>
                    </w:p>
                  </w:txbxContent>
                </v:textbox>
              </v:rect>
            </w:pict>
          </mc:Fallback>
        </mc:AlternateContent>
      </w:r>
      <w:r w:rsidRPr="00B02CCC">
        <w:rPr>
          <w:rFonts w:cs="Arial"/>
          <w:noProof/>
          <w:lang w:val="en-IN" w:eastAsia="en-IN"/>
        </w:rPr>
        <mc:AlternateContent>
          <mc:Choice Requires="wps">
            <w:drawing>
              <wp:anchor distT="0" distB="0" distL="114300" distR="114300" simplePos="0" relativeHeight="251658241" behindDoc="0" locked="0" layoutInCell="1" allowOverlap="1" wp14:anchorId="15F1CF9E" wp14:editId="78B68B1B">
                <wp:simplePos x="0" y="0"/>
                <wp:positionH relativeFrom="column">
                  <wp:posOffset>1600200</wp:posOffset>
                </wp:positionH>
                <wp:positionV relativeFrom="paragraph">
                  <wp:posOffset>97155</wp:posOffset>
                </wp:positionV>
                <wp:extent cx="1005840" cy="533400"/>
                <wp:effectExtent l="0" t="0" r="22860" b="19050"/>
                <wp:wrapNone/>
                <wp:docPr id="15" name="Rectangle 15"/>
                <wp:cNvGraphicFramePr/>
                <a:graphic xmlns:a="http://schemas.openxmlformats.org/drawingml/2006/main">
                  <a:graphicData uri="http://schemas.microsoft.com/office/word/2010/wordprocessingShape">
                    <wps:wsp>
                      <wps:cNvSpPr/>
                      <wps:spPr>
                        <a:xfrm>
                          <a:off x="0" y="0"/>
                          <a:ext cx="1005840"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855FAA5" w14:textId="77777777" w:rsidR="008926B5" w:rsidRPr="002470F8" w:rsidRDefault="008926B5" w:rsidP="00225725">
                            <w:pPr>
                              <w:jc w:val="center"/>
                              <w:rPr>
                                <w:lang w:val="fr-BE"/>
                              </w:rPr>
                            </w:pPr>
                            <w:r>
                              <w:rPr>
                                <w:lang w:val="fr-BE"/>
                              </w:rPr>
                              <w:t>Approval Workflow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15F1CF9E" id="Rectangle 15" o:spid="_x0000_s1029" style="position:absolute;left:0;text-align:left;margin-left:126pt;margin-top:7.65pt;width:79.2pt;height:42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" fillcolor="#4f81bd [3204]" strokecolor="#243f60 [1604]" strokeweight="2pt">
                <v:textbox>
                  <w:txbxContent>
                    <w:p w14:paraId="0855FAA5" w14:textId="77777777" w:rsidR="008926B5" w:rsidRPr="002470F8" w:rsidRDefault="008926B5" w:rsidP="00225725">
                      <w:pPr>
                        <w:jc w:val="center"/>
                        <w:rPr>
                          <w:lang w:val="fr-BE"/>
                        </w:rPr>
                      </w:pPr>
                      <w:r>
                        <w:rPr>
                          <w:lang w:val="fr-BE"/>
                        </w:rPr>
                        <w:t>Approval Workflow</w:t>
                      </w:r>
                    </w:p>
                  </w:txbxContent>
                </v:textbox>
              </v:rect>
            </w:pict>
          </mc:Fallback>
        </mc:AlternateContent>
      </w:r>
      <w:r w:rsidRPr="00B02CCC">
        <w:rPr>
          <w:rFonts w:cs="Arial"/>
          <w:lang w:val="en-GB"/>
        </w:rPr>
        <w:tab/>
      </w:r>
      <w:r w:rsidRPr="00B02CCC">
        <w:rPr>
          <w:rFonts w:cs="Arial"/>
          <w:sz w:val="16"/>
          <w:szCs w:val="16"/>
          <w:lang w:val="en-GB"/>
        </w:rPr>
        <w:t>Yes</w:t>
      </w:r>
    </w:p>
    <w:p w14:paraId="5D208515" w14:textId="77777777" w:rsidR="00225725" w:rsidRPr="00B02CCC" w:rsidRDefault="00225725" w:rsidP="00225725">
      <w:pPr>
        <w:rPr>
          <w:rFonts w:cs="Arial"/>
          <w:lang w:val="en-GB"/>
        </w:rPr>
      </w:pPr>
      <w:r w:rsidRPr="00B02CCC">
        <w:rPr>
          <w:rFonts w:cs="Arial"/>
          <w:noProof/>
          <w:lang w:val="en-IN" w:eastAsia="en-IN"/>
        </w:rPr>
        <mc:AlternateContent>
          <mc:Choice Requires="wps">
            <w:drawing>
              <wp:anchor distT="0" distB="0" distL="114300" distR="114300" simplePos="0" relativeHeight="251658247" behindDoc="0" locked="0" layoutInCell="1" allowOverlap="1" wp14:anchorId="0E03792E" wp14:editId="364CA29E">
                <wp:simplePos x="0" y="0"/>
                <wp:positionH relativeFrom="column">
                  <wp:posOffset>4130040</wp:posOffset>
                </wp:positionH>
                <wp:positionV relativeFrom="paragraph">
                  <wp:posOffset>132715</wp:posOffset>
                </wp:positionV>
                <wp:extent cx="487680" cy="0"/>
                <wp:effectExtent l="0" t="76200" r="26670" b="95250"/>
                <wp:wrapNone/>
                <wp:docPr id="22" name="Straight Arrow Connector 22"/>
                <wp:cNvGraphicFramePr/>
                <a:graphic xmlns:a="http://schemas.openxmlformats.org/drawingml/2006/main">
                  <a:graphicData uri="http://schemas.microsoft.com/office/word/2010/wordprocessingShape">
                    <wps:wsp>
                      <wps:cNvCnPr/>
                      <wps:spPr>
                        <a:xfrm>
                          <a:off x="0" y="0"/>
                          <a:ext cx="487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pic="http://schemas.openxmlformats.org/drawingml/2006/picture" xmlns:a="http://schemas.openxmlformats.org/drawingml/2006/main">
            <w:pict w14:anchorId="3AA2CF36">
              <v:shapetype id="_x0000_t32" coordsize="21600,21600" o:oned="t" filled="f" o:spt="32" path="m,l21600,21600e" w14:anchorId="689B50EB">
                <v:path fillok="f" arrowok="t" o:connecttype="none"/>
                <o:lock v:ext="edit" shapetype="t"/>
              </v:shapetype>
              <v:shape id="Straight Arrow Connector 22" style="position:absolute;margin-left:325.2pt;margin-top:10.45pt;width:38.4pt;height:0;z-index:251658247;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">
                <v:stroke endarrow="block"/>
              </v:shape>
            </w:pict>
          </mc:Fallback>
        </mc:AlternateContent>
      </w:r>
      <w:r w:rsidRPr="00B02CCC">
        <w:rPr>
          <w:rFonts w:cs="Arial"/>
          <w:noProof/>
          <w:lang w:val="en-IN" w:eastAsia="en-IN"/>
        </w:rPr>
        <mc:AlternateContent>
          <mc:Choice Requires="wps">
            <w:drawing>
              <wp:anchor distT="0" distB="0" distL="114300" distR="114300" simplePos="0" relativeHeight="251658246" behindDoc="0" locked="0" layoutInCell="1" allowOverlap="1" wp14:anchorId="35075720" wp14:editId="75A6244A">
                <wp:simplePos x="0" y="0"/>
                <wp:positionH relativeFrom="column">
                  <wp:posOffset>2606040</wp:posOffset>
                </wp:positionH>
                <wp:positionV relativeFrom="paragraph">
                  <wp:posOffset>130175</wp:posOffset>
                </wp:positionV>
                <wp:extent cx="487680" cy="0"/>
                <wp:effectExtent l="0" t="76200" r="26670" b="95250"/>
                <wp:wrapNone/>
                <wp:docPr id="21" name="Straight Arrow Connector 21"/>
                <wp:cNvGraphicFramePr/>
                <a:graphic xmlns:a="http://schemas.openxmlformats.org/drawingml/2006/main">
                  <a:graphicData uri="http://schemas.microsoft.com/office/word/2010/wordprocessingShape">
                    <wps:wsp>
                      <wps:cNvCnPr/>
                      <wps:spPr>
                        <a:xfrm>
                          <a:off x="0" y="0"/>
                          <a:ext cx="487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pic="http://schemas.openxmlformats.org/drawingml/2006/picture" xmlns:a="http://schemas.openxmlformats.org/drawingml/2006/main">
            <w:pict w14:anchorId="7104E8A9">
              <v:shape id="Straight Arrow Connector 21" style="position:absolute;margin-left:205.2pt;margin-top:10.25pt;width:38.4pt;height:0;z-index:251658246;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" w14:anchorId="771EA667">
                <v:stroke endarrow="block"/>
              </v:shape>
            </w:pict>
          </mc:Fallback>
        </mc:AlternateContent>
      </w:r>
      <w:r w:rsidRPr="00B02CCC">
        <w:rPr>
          <w:rFonts w:cs="Arial"/>
          <w:noProof/>
          <w:lang w:val="en-IN" w:eastAsia="en-IN"/>
        </w:rPr>
        <mc:AlternateContent>
          <mc:Choice Requires="wps">
            <w:drawing>
              <wp:anchor distT="0" distB="0" distL="114300" distR="114300" simplePos="0" relativeHeight="251658245" behindDoc="0" locked="0" layoutInCell="1" allowOverlap="1" wp14:anchorId="01CB1788" wp14:editId="67527E91">
                <wp:simplePos x="0" y="0"/>
                <wp:positionH relativeFrom="column">
                  <wp:posOffset>1112520</wp:posOffset>
                </wp:positionH>
                <wp:positionV relativeFrom="paragraph">
                  <wp:posOffset>168275</wp:posOffset>
                </wp:positionV>
                <wp:extent cx="487680" cy="0"/>
                <wp:effectExtent l="0" t="76200" r="26670" b="95250"/>
                <wp:wrapNone/>
                <wp:docPr id="20" name="Straight Arrow Connector 20"/>
                <wp:cNvGraphicFramePr/>
                <a:graphic xmlns:a="http://schemas.openxmlformats.org/drawingml/2006/main">
                  <a:graphicData uri="http://schemas.microsoft.com/office/word/2010/wordprocessingShape">
                    <wps:wsp>
                      <wps:cNvCnPr/>
                      <wps:spPr>
                        <a:xfrm>
                          <a:off x="0" y="0"/>
                          <a:ext cx="4876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pic="http://schemas.openxmlformats.org/drawingml/2006/picture" xmlns:a="http://schemas.openxmlformats.org/drawingml/2006/main">
            <w:pict w14:anchorId="6EA1C45D">
              <v:shape id="Straight Arrow Connector 20" style="position:absolute;margin-left:87.6pt;margin-top:13.25pt;width:38.4pt;height:0;z-index:251658245;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" w14:anchorId="12EA0C86">
                <v:stroke endarrow="block"/>
              </v:shape>
            </w:pict>
          </mc:Fallback>
        </mc:AlternateContent>
      </w:r>
    </w:p>
    <w:p w14:paraId="439E629A" w14:textId="77777777" w:rsidR="00225725" w:rsidRPr="00B02CCC" w:rsidRDefault="00225725" w:rsidP="00225725">
      <w:pPr>
        <w:rPr>
          <w:rFonts w:cs="Arial"/>
          <w:lang w:val="en-GB"/>
        </w:rPr>
      </w:pPr>
      <w:r w:rsidRPr="00B02CCC">
        <w:rPr>
          <w:rFonts w:cs="Arial"/>
          <w:noProof/>
          <w:lang w:val="en-IN" w:eastAsia="en-IN"/>
        </w:rPr>
        <mc:AlternateContent>
          <mc:Choice Requires="wps">
            <w:drawing>
              <wp:anchor distT="0" distB="0" distL="114300" distR="114300" simplePos="0" relativeHeight="251658249" behindDoc="0" locked="0" layoutInCell="1" allowOverlap="1" wp14:anchorId="62CE696D" wp14:editId="23AF68E5">
                <wp:simplePos x="0" y="0"/>
                <wp:positionH relativeFrom="column">
                  <wp:posOffset>1112520</wp:posOffset>
                </wp:positionH>
                <wp:positionV relativeFrom="paragraph">
                  <wp:posOffset>83185</wp:posOffset>
                </wp:positionV>
                <wp:extent cx="487680" cy="662940"/>
                <wp:effectExtent l="38100" t="76200" r="26670" b="22860"/>
                <wp:wrapNone/>
                <wp:docPr id="24" name="Connector: Elbow 24"/>
                <wp:cNvGraphicFramePr/>
                <a:graphic xmlns:a="http://schemas.openxmlformats.org/drawingml/2006/main">
                  <a:graphicData uri="http://schemas.microsoft.com/office/word/2010/wordprocessingShape">
                    <wps:wsp>
                      <wps:cNvCnPr/>
                      <wps:spPr>
                        <a:xfrm flipH="1" flipV="1">
                          <a:off x="0" y="0"/>
                          <a:ext cx="487680" cy="66294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pic="http://schemas.openxmlformats.org/drawingml/2006/picture" xmlns:a="http://schemas.openxmlformats.org/drawingml/2006/main">
            <w:pict w14:anchorId="3C270156">
              <v:shapetype id="_x0000_t34" coordsize="21600,21600" o:oned="t" filled="f" o:spt="34" adj="10800" path="m,l@0,0@0,21600,21600,21600e" w14:anchorId="3F1FDB05">
                <v:stroke joinstyle="miter"/>
                <v:formulas>
                  <v:f eqn="val #0"/>
                </v:formulas>
                <v:path fillok="f" arrowok="t" o:connecttype="none"/>
                <v:handles>
                  <v:h position="#0,center"/>
                </v:handles>
                <o:lock v:ext="edit" shapetype="t"/>
              </v:shapetype>
              <v:shape id="Connector: Elbow 24" style="position:absolute;margin-left:87.6pt;margin-top:6.55pt;width:38.4pt;height:52.2pt;flip:x y;z-index:251658249;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">
                <v:stroke endarrow="block"/>
              </v:shape>
            </w:pict>
          </mc:Fallback>
        </mc:AlternateContent>
      </w:r>
      <w:r w:rsidRPr="00B02CCC">
        <w:rPr>
          <w:rFonts w:cs="Arial"/>
          <w:noProof/>
          <w:lang w:val="en-IN" w:eastAsia="en-IN"/>
        </w:rPr>
        <mc:AlternateContent>
          <mc:Choice Requires="wps">
            <w:drawing>
              <wp:anchor distT="0" distB="0" distL="114300" distR="114300" simplePos="0" relativeHeight="251658248" behindDoc="0" locked="0" layoutInCell="1" allowOverlap="1" wp14:anchorId="1B57DB0E" wp14:editId="147B74F7">
                <wp:simplePos x="0" y="0"/>
                <wp:positionH relativeFrom="column">
                  <wp:posOffset>2095500</wp:posOffset>
                </wp:positionH>
                <wp:positionV relativeFrom="paragraph">
                  <wp:posOffset>182245</wp:posOffset>
                </wp:positionV>
                <wp:extent cx="0" cy="297180"/>
                <wp:effectExtent l="76200" t="0" r="57150" b="64770"/>
                <wp:wrapNone/>
                <wp:docPr id="23" name="Straight Arrow Connector 23"/>
                <wp:cNvGraphicFramePr/>
                <a:graphic xmlns:a="http://schemas.openxmlformats.org/drawingml/2006/main">
                  <a:graphicData uri="http://schemas.microsoft.com/office/word/2010/wordprocessingShape">
                    <wps:wsp>
                      <wps:cNvCnPr/>
                      <wps:spPr>
                        <a:xfrm>
                          <a:off x="0" y="0"/>
                          <a:ext cx="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14="http://schemas.microsoft.com/office/drawing/2010/main" xmlns:pic="http://schemas.openxmlformats.org/drawingml/2006/picture" xmlns:a="http://schemas.openxmlformats.org/drawingml/2006/main">
            <w:pict w14:anchorId="2BAD2950">
              <v:shape id="Straight Arrow Connector 23" style="position:absolute;margin-left:165pt;margin-top:14.35pt;width:0;height:23.4pt;z-index:251658248;visibility:visible;mso-wrap-style:square;mso-wrap-distance-left:9pt;mso-wrap-distance-top:0;mso-wrap-distance-right:9pt;mso-wrap-distance-bottom:0;mso-position-horizontal:absolute;mso-position-horizontal-relative:text;mso-position-vertical:absolute;mso-position-vertical-relative:text" o:spid="_x0000_s1026" strokecolor="#4579b8 [3044]"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" w14:anchorId="3B8906BC">
                <v:stroke endarrow="block"/>
              </v:shape>
            </w:pict>
          </mc:Fallback>
        </mc:AlternateContent>
      </w:r>
    </w:p>
    <w:p w14:paraId="2E397DF8" w14:textId="77777777" w:rsidR="00225725" w:rsidRPr="00B02CCC" w:rsidRDefault="00225725" w:rsidP="00225725">
      <w:pPr>
        <w:tabs>
          <w:tab w:val="left" w:pos="3552"/>
        </w:tabs>
        <w:rPr>
          <w:rFonts w:cs="Arial"/>
          <w:sz w:val="16"/>
          <w:szCs w:val="16"/>
          <w:lang w:val="en-GB"/>
        </w:rPr>
      </w:pPr>
      <w:r w:rsidRPr="00B02CCC">
        <w:rPr>
          <w:rFonts w:cs="Arial"/>
          <w:lang w:val="en-GB"/>
        </w:rPr>
        <w:tab/>
      </w:r>
      <w:r w:rsidRPr="00B02CCC">
        <w:rPr>
          <w:rFonts w:cs="Arial"/>
          <w:sz w:val="16"/>
          <w:szCs w:val="16"/>
          <w:lang w:val="en-GB"/>
        </w:rPr>
        <w:t>No</w:t>
      </w:r>
    </w:p>
    <w:p w14:paraId="6EA26CA1" w14:textId="77777777" w:rsidR="00225725" w:rsidRPr="00B02CCC" w:rsidRDefault="00225725" w:rsidP="00225725">
      <w:pPr>
        <w:rPr>
          <w:rFonts w:cs="Arial"/>
          <w:lang w:val="en-GB"/>
        </w:rPr>
      </w:pPr>
      <w:r w:rsidRPr="00B02CCC">
        <w:rPr>
          <w:rFonts w:cs="Arial"/>
          <w:noProof/>
          <w:lang w:val="en-IN" w:eastAsia="en-IN"/>
        </w:rPr>
        <mc:AlternateContent>
          <mc:Choice Requires="wps">
            <w:drawing>
              <wp:anchor distT="0" distB="0" distL="114300" distR="114300" simplePos="0" relativeHeight="251658242" behindDoc="0" locked="0" layoutInCell="1" allowOverlap="1" wp14:anchorId="5F42E924" wp14:editId="24F6F9E0">
                <wp:simplePos x="0" y="0"/>
                <wp:positionH relativeFrom="column">
                  <wp:posOffset>1600200</wp:posOffset>
                </wp:positionH>
                <wp:positionV relativeFrom="paragraph">
                  <wp:posOffset>37465</wp:posOffset>
                </wp:positionV>
                <wp:extent cx="1005840" cy="533400"/>
                <wp:effectExtent l="0" t="0" r="22860" b="19050"/>
                <wp:wrapNone/>
                <wp:docPr id="16" name="Rectangle 16"/>
                <wp:cNvGraphicFramePr/>
                <a:graphic xmlns:a="http://schemas.openxmlformats.org/drawingml/2006/main">
                  <a:graphicData uri="http://schemas.microsoft.com/office/word/2010/wordprocessingShape">
                    <wps:wsp>
                      <wps:cNvSpPr/>
                      <wps:spPr>
                        <a:xfrm>
                          <a:off x="0" y="0"/>
                          <a:ext cx="1005840"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F02940D" w14:textId="77777777" w:rsidR="008926B5" w:rsidRPr="002470F8" w:rsidRDefault="008926B5" w:rsidP="00225725">
                            <w:pPr>
                              <w:jc w:val="center"/>
                              <w:rPr>
                                <w:lang w:val="fr-BE"/>
                              </w:rPr>
                            </w:pPr>
                            <w:r>
                              <w:rPr>
                                <w:lang w:val="fr-BE"/>
                              </w:rPr>
                              <w:t>Rejected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5F42E924" id="Rectangle 16" o:spid="_x0000_s1030" style="position:absolute;left:0;text-align:left;margin-left:126pt;margin-top:2.95pt;width:79.2pt;height:42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" fillcolor="#4f81bd [3204]" strokecolor="#243f60 [1604]" strokeweight="2pt">
                <v:textbox>
                  <w:txbxContent>
                    <w:p w14:paraId="0F02940D" w14:textId="77777777" w:rsidR="008926B5" w:rsidRPr="002470F8" w:rsidRDefault="008926B5" w:rsidP="00225725">
                      <w:pPr>
                        <w:jc w:val="center"/>
                        <w:rPr>
                          <w:lang w:val="fr-BE"/>
                        </w:rPr>
                      </w:pPr>
                      <w:r>
                        <w:rPr>
                          <w:lang w:val="fr-BE"/>
                        </w:rPr>
                        <w:t>Rejected</w:t>
                      </w:r>
                    </w:p>
                  </w:txbxContent>
                </v:textbox>
              </v:rect>
            </w:pict>
          </mc:Fallback>
        </mc:AlternateContent>
      </w:r>
    </w:p>
    <w:p w14:paraId="682E5F03" w14:textId="77777777" w:rsidR="00225725" w:rsidRPr="00B02CCC" w:rsidRDefault="00225725" w:rsidP="00225725">
      <w:pPr>
        <w:rPr>
          <w:rFonts w:cs="Arial"/>
          <w:lang w:val="en-GB"/>
        </w:rPr>
      </w:pPr>
    </w:p>
    <w:p w14:paraId="55FFE01D" w14:textId="77777777" w:rsidR="00225725" w:rsidRPr="00B02CCC" w:rsidRDefault="00225725" w:rsidP="00225725">
      <w:pPr>
        <w:rPr>
          <w:rFonts w:cs="Arial"/>
          <w:lang w:val="en-GB"/>
        </w:rPr>
      </w:pPr>
    </w:p>
    <w:p w14:paraId="1F9196C8" w14:textId="77777777" w:rsidR="00225725" w:rsidRPr="00B02CCC" w:rsidRDefault="00225725" w:rsidP="00225725">
      <w:pPr>
        <w:pStyle w:val="Footer"/>
        <w:contextualSpacing/>
        <w:jc w:val="left"/>
        <w:rPr>
          <w:rFonts w:cs="Arial"/>
          <w:lang w:val="en-GB"/>
        </w:rPr>
      </w:pPr>
    </w:p>
    <w:p w14:paraId="2F524748" w14:textId="3E41FDB5" w:rsidR="00225725" w:rsidRPr="00B02CCC" w:rsidRDefault="00225725" w:rsidP="00225725">
      <w:pPr>
        <w:pStyle w:val="Footer"/>
        <w:contextualSpacing/>
        <w:jc w:val="left"/>
        <w:rPr>
          <w:rFonts w:cs="Arial"/>
          <w:lang w:val="en-GB"/>
        </w:rPr>
      </w:pPr>
      <w:r w:rsidRPr="00B02CCC">
        <w:rPr>
          <w:rFonts w:cs="Arial"/>
          <w:lang w:val="en-GB"/>
        </w:rPr>
        <w:t>I</w:t>
      </w:r>
      <w:r w:rsidR="006F2AEF" w:rsidRPr="00B02CCC">
        <w:rPr>
          <w:rFonts w:cs="Arial"/>
          <w:lang w:val="en-GB"/>
        </w:rPr>
        <w:t>t covers 3</w:t>
      </w:r>
      <w:r w:rsidRPr="00B02CCC">
        <w:rPr>
          <w:rFonts w:cs="Arial"/>
          <w:lang w:val="en-GB"/>
        </w:rPr>
        <w:t xml:space="preserve"> scenarios:</w:t>
      </w:r>
    </w:p>
    <w:p w14:paraId="028559B8" w14:textId="5F764193" w:rsidR="00225725" w:rsidRPr="00B02CCC" w:rsidRDefault="268CF93D" w:rsidP="00340C25">
      <w:pPr>
        <w:pStyle w:val="Footer"/>
        <w:numPr>
          <w:ilvl w:val="0"/>
          <w:numId w:val="12"/>
        </w:numPr>
        <w:tabs>
          <w:tab w:val="clear" w:pos="4153"/>
          <w:tab w:val="center" w:pos="709"/>
        </w:tabs>
        <w:ind w:left="357" w:firstLine="0"/>
        <w:contextualSpacing/>
        <w:jc w:val="left"/>
        <w:rPr>
          <w:rFonts w:cs="Arial"/>
          <w:lang w:val="en-GB"/>
        </w:rPr>
      </w:pPr>
      <w:r w:rsidRPr="0BEF0AE1">
        <w:rPr>
          <w:rFonts w:cs="Arial"/>
          <w:lang w:val="en-GB"/>
        </w:rPr>
        <w:t>Payment Request</w:t>
      </w:r>
      <w:r w:rsidR="5A5017FA" w:rsidRPr="0BEF0AE1">
        <w:rPr>
          <w:rFonts w:cs="Arial"/>
          <w:lang w:val="en-GB"/>
        </w:rPr>
        <w:t xml:space="preserve"> (called </w:t>
      </w:r>
      <w:r w:rsidR="5567509A" w:rsidRPr="0BEF0AE1">
        <w:rPr>
          <w:rFonts w:cs="Arial"/>
          <w:b/>
          <w:bCs/>
          <w:i/>
          <w:iCs/>
          <w:lang w:val="en-GB"/>
        </w:rPr>
        <w:t>EpayReq</w:t>
      </w:r>
      <w:r w:rsidR="5A5017FA" w:rsidRPr="0BEF0AE1">
        <w:rPr>
          <w:rFonts w:cs="Arial"/>
          <w:b/>
          <w:bCs/>
          <w:i/>
          <w:iCs/>
          <w:lang w:val="en-GB"/>
        </w:rPr>
        <w:t xml:space="preserve"> </w:t>
      </w:r>
      <w:r w:rsidR="5A5017FA" w:rsidRPr="0BEF0AE1">
        <w:rPr>
          <w:rFonts w:cs="Arial"/>
          <w:lang w:val="en-GB"/>
        </w:rPr>
        <w:t>in this document)</w:t>
      </w:r>
    </w:p>
    <w:p w14:paraId="50CFA309" w14:textId="2EB508B2" w:rsidR="00225725" w:rsidRPr="00B02CCC" w:rsidRDefault="5A5017FA" w:rsidP="00340C25">
      <w:pPr>
        <w:pStyle w:val="Footer"/>
        <w:numPr>
          <w:ilvl w:val="0"/>
          <w:numId w:val="12"/>
        </w:numPr>
        <w:tabs>
          <w:tab w:val="clear" w:pos="4153"/>
          <w:tab w:val="center" w:pos="709"/>
        </w:tabs>
        <w:ind w:left="357" w:firstLine="0"/>
        <w:contextualSpacing/>
        <w:jc w:val="left"/>
        <w:rPr>
          <w:rFonts w:cs="Arial"/>
          <w:lang w:val="en-GB"/>
        </w:rPr>
      </w:pPr>
      <w:r w:rsidRPr="0BEF0AE1">
        <w:rPr>
          <w:rFonts w:cs="Arial"/>
          <w:lang w:val="en-GB"/>
        </w:rPr>
        <w:t xml:space="preserve">Down </w:t>
      </w:r>
      <w:r w:rsidR="16A9316B" w:rsidRPr="0BEF0AE1">
        <w:rPr>
          <w:rFonts w:cs="Arial"/>
          <w:lang w:val="en-GB"/>
        </w:rPr>
        <w:t>P</w:t>
      </w:r>
      <w:r w:rsidRPr="0BEF0AE1">
        <w:rPr>
          <w:rFonts w:cs="Arial"/>
          <w:lang w:val="en-GB"/>
        </w:rPr>
        <w:t>ayment</w:t>
      </w:r>
      <w:r w:rsidR="005B2FB7">
        <w:rPr>
          <w:rFonts w:cs="Arial"/>
          <w:lang w:val="en-GB"/>
        </w:rPr>
        <w:t xml:space="preserve"> </w:t>
      </w:r>
      <w:r w:rsidR="268CF93D" w:rsidRPr="0BEF0AE1">
        <w:rPr>
          <w:rFonts w:cs="Arial"/>
          <w:lang w:val="en-GB"/>
        </w:rPr>
        <w:t xml:space="preserve">on </w:t>
      </w:r>
      <w:r w:rsidR="16A9316B" w:rsidRPr="0BEF0AE1">
        <w:rPr>
          <w:rFonts w:cs="Arial"/>
          <w:lang w:val="en-GB"/>
        </w:rPr>
        <w:t xml:space="preserve">a </w:t>
      </w:r>
      <w:r w:rsidR="268CF93D" w:rsidRPr="0BEF0AE1">
        <w:rPr>
          <w:rFonts w:cs="Arial"/>
          <w:lang w:val="en-GB"/>
        </w:rPr>
        <w:t>PO</w:t>
      </w:r>
      <w:r w:rsidRPr="0BEF0AE1">
        <w:rPr>
          <w:rFonts w:cs="Arial"/>
          <w:lang w:val="en-GB"/>
        </w:rPr>
        <w:t xml:space="preserve"> (called </w:t>
      </w:r>
      <w:r w:rsidRPr="0BEF0AE1">
        <w:rPr>
          <w:rFonts w:cs="Arial"/>
          <w:b/>
          <w:bCs/>
          <w:i/>
          <w:iCs/>
          <w:lang w:val="en-GB"/>
        </w:rPr>
        <w:t>DPO</w:t>
      </w:r>
      <w:r w:rsidRPr="0BEF0AE1">
        <w:rPr>
          <w:rFonts w:cs="Arial"/>
          <w:lang w:val="en-GB"/>
        </w:rPr>
        <w:t xml:space="preserve"> in this document)</w:t>
      </w:r>
    </w:p>
    <w:p w14:paraId="48AE7D24" w14:textId="4A0DC788" w:rsidR="00225725" w:rsidRPr="00B02CCC" w:rsidRDefault="00A822DB" w:rsidP="00340C25">
      <w:pPr>
        <w:pStyle w:val="Footer"/>
        <w:numPr>
          <w:ilvl w:val="0"/>
          <w:numId w:val="12"/>
        </w:numPr>
        <w:tabs>
          <w:tab w:val="clear" w:pos="4153"/>
          <w:tab w:val="center" w:pos="709"/>
        </w:tabs>
        <w:ind w:left="357" w:firstLine="0"/>
        <w:contextualSpacing/>
        <w:jc w:val="left"/>
        <w:rPr>
          <w:rFonts w:cs="Arial"/>
          <w:lang w:val="en-GB"/>
        </w:rPr>
      </w:pPr>
      <w:r w:rsidRPr="00B02CCC">
        <w:rPr>
          <w:rFonts w:cs="Arial"/>
          <w:lang w:val="en-GB"/>
        </w:rPr>
        <w:t>Dow</w:t>
      </w:r>
      <w:r w:rsidR="004F60D8" w:rsidRPr="00B02CCC">
        <w:rPr>
          <w:rFonts w:cs="Arial"/>
          <w:lang w:val="en-GB"/>
        </w:rPr>
        <w:t>n</w:t>
      </w:r>
      <w:r w:rsidRPr="00B02CCC">
        <w:rPr>
          <w:rFonts w:cs="Arial"/>
          <w:lang w:val="en-GB"/>
        </w:rPr>
        <w:t xml:space="preserve"> Paymen</w:t>
      </w:r>
      <w:r w:rsidR="004F60D8" w:rsidRPr="00B02CCC">
        <w:rPr>
          <w:rFonts w:cs="Arial"/>
          <w:lang w:val="en-GB"/>
        </w:rPr>
        <w:t>t</w:t>
      </w:r>
      <w:r w:rsidRPr="00B02CCC">
        <w:rPr>
          <w:rFonts w:cs="Arial"/>
          <w:lang w:val="en-GB"/>
        </w:rPr>
        <w:t xml:space="preserve"> </w:t>
      </w:r>
      <w:r w:rsidR="00380352" w:rsidRPr="003C30EA">
        <w:rPr>
          <w:rFonts w:cs="Arial"/>
          <w:lang w:val="en-GB"/>
        </w:rPr>
        <w:t>{CRQ10006877–</w:t>
      </w:r>
      <w:r w:rsidR="00380352">
        <w:rPr>
          <w:rFonts w:cs="Arial"/>
          <w:lang w:val="en-GB"/>
        </w:rPr>
        <w:t>Start</w:t>
      </w:r>
      <w:r w:rsidR="00380352" w:rsidRPr="003C30EA">
        <w:rPr>
          <w:rFonts w:cs="Arial"/>
          <w:lang w:val="en-GB"/>
        </w:rPr>
        <w:t>}</w:t>
      </w:r>
      <w:r w:rsidR="00380352">
        <w:rPr>
          <w:rFonts w:cs="Arial"/>
          <w:lang w:val="en-GB"/>
        </w:rPr>
        <w:t xml:space="preserve"> </w:t>
      </w:r>
      <w:r w:rsidR="00914EB2" w:rsidRPr="00914EB2">
        <w:rPr>
          <w:rFonts w:cs="Arial"/>
          <w:lang w:val="en-GB"/>
        </w:rPr>
        <w:t>without PO</w:t>
      </w:r>
      <w:r w:rsidR="00D62068">
        <w:rPr>
          <w:rFonts w:cs="Arial"/>
          <w:lang w:val="en-GB"/>
        </w:rPr>
        <w:t xml:space="preserve"> </w:t>
      </w:r>
      <w:r w:rsidR="00380352" w:rsidRPr="003C30EA">
        <w:rPr>
          <w:rFonts w:cs="Arial"/>
          <w:lang w:val="en-GB"/>
        </w:rPr>
        <w:t>{CRQ10006877–End}</w:t>
      </w:r>
      <w:r w:rsidR="00036097">
        <w:rPr>
          <w:rFonts w:cs="Arial"/>
          <w:lang w:val="en-GB"/>
        </w:rPr>
        <w:t xml:space="preserve"> </w:t>
      </w:r>
      <w:r w:rsidR="00225725" w:rsidRPr="00B02CCC">
        <w:rPr>
          <w:rFonts w:cs="Arial"/>
          <w:lang w:val="en-GB"/>
        </w:rPr>
        <w:t xml:space="preserve">(called </w:t>
      </w:r>
      <w:r w:rsidR="00225725" w:rsidRPr="005B2FB7">
        <w:rPr>
          <w:rFonts w:cs="Arial"/>
          <w:lang w:val="en-GB"/>
        </w:rPr>
        <w:t>DFI</w:t>
      </w:r>
      <w:r w:rsidR="00225725" w:rsidRPr="00B02CCC">
        <w:rPr>
          <w:rFonts w:cs="Arial"/>
          <w:lang w:val="en-GB"/>
        </w:rPr>
        <w:t xml:space="preserve"> in this document)</w:t>
      </w:r>
    </w:p>
    <w:p w14:paraId="6903BBFF" w14:textId="60246497" w:rsidR="00225725" w:rsidRDefault="00D00189" w:rsidP="00225725">
      <w:pPr>
        <w:rPr>
          <w:rFonts w:cs="Arial"/>
          <w:lang w:val="en-GB"/>
        </w:rPr>
      </w:pPr>
      <w:r w:rsidRPr="00B02CCC">
        <w:rPr>
          <w:rFonts w:cs="Arial"/>
          <w:lang w:val="en-GB"/>
        </w:rPr>
        <w:t>The previous application based on SRM customized Shopping cart</w:t>
      </w:r>
      <w:r w:rsidR="002C5C26" w:rsidRPr="00B02CCC">
        <w:rPr>
          <w:rFonts w:cs="Arial"/>
          <w:lang w:val="en-GB"/>
        </w:rPr>
        <w:t xml:space="preserve"> (described in UDD1371) is decomisioned as replaced by the Fiori based one.  For this the integration </w:t>
      </w:r>
      <w:r w:rsidR="0007070F" w:rsidRPr="00B02CCC">
        <w:rPr>
          <w:rFonts w:cs="Arial"/>
          <w:lang w:val="en-GB"/>
        </w:rPr>
        <w:t>to FI of this SRM ePayment Request is not described in this UDD1</w:t>
      </w:r>
      <w:r w:rsidR="007B6F5B" w:rsidRPr="00B02CCC">
        <w:rPr>
          <w:rFonts w:cs="Arial"/>
          <w:lang w:val="en-GB"/>
        </w:rPr>
        <w:t>372 anymore and will be later fully decommissioned.</w:t>
      </w:r>
    </w:p>
    <w:p w14:paraId="4F501162" w14:textId="77777777" w:rsidR="00225725" w:rsidRPr="00B02CCC" w:rsidRDefault="00225725" w:rsidP="00753147">
      <w:pPr>
        <w:pStyle w:val="Heading2"/>
        <w:rPr>
          <w:rFonts w:cs="Arial"/>
          <w:lang w:val="en-GB"/>
        </w:rPr>
      </w:pPr>
      <w:bookmarkStart w:id="18" w:name="_Toc54267765"/>
      <w:bookmarkStart w:id="19" w:name="_Toc89072664"/>
      <w:r w:rsidRPr="00B02CCC">
        <w:rPr>
          <w:rFonts w:cs="Arial"/>
          <w:lang w:val="en-GB"/>
        </w:rPr>
        <w:t>Overview about main and sub functions</w:t>
      </w:r>
      <w:bookmarkEnd w:id="18"/>
      <w:bookmarkEnd w:id="19"/>
    </w:p>
    <w:p w14:paraId="4DB7BE15" w14:textId="77777777" w:rsidR="00225725" w:rsidRPr="00B02CCC" w:rsidRDefault="00225725" w:rsidP="00225725">
      <w:pPr>
        <w:rPr>
          <w:rFonts w:cs="Arial"/>
          <w:lang w:val="en-GB"/>
        </w:rPr>
      </w:pPr>
    </w:p>
    <w:p w14:paraId="1D041189" w14:textId="77777777" w:rsidR="00225725" w:rsidRPr="00B02CCC" w:rsidRDefault="00225725" w:rsidP="00753147">
      <w:pPr>
        <w:pStyle w:val="Heading3"/>
        <w:rPr>
          <w:rFonts w:cs="Arial"/>
          <w:lang w:val="en-GB"/>
        </w:rPr>
      </w:pPr>
      <w:bookmarkStart w:id="20" w:name="_Toc54267766"/>
      <w:bookmarkStart w:id="21" w:name="_Toc89072665"/>
      <w:r w:rsidRPr="00B02CCC">
        <w:rPr>
          <w:rFonts w:cs="Arial"/>
          <w:lang w:val="en-GB"/>
        </w:rPr>
        <w:t>Creation</w:t>
      </w:r>
      <w:bookmarkEnd w:id="20"/>
      <w:bookmarkEnd w:id="21"/>
    </w:p>
    <w:p w14:paraId="40216972" w14:textId="77777777" w:rsidR="00225725" w:rsidRPr="00B02CCC" w:rsidRDefault="00225725" w:rsidP="00225725">
      <w:pPr>
        <w:rPr>
          <w:rFonts w:cs="Arial"/>
          <w:b/>
          <w:bCs/>
          <w:u w:val="single"/>
          <w:lang w:val="en-GB"/>
        </w:rPr>
      </w:pPr>
    </w:p>
    <w:p w14:paraId="5CD7087D" w14:textId="77777777" w:rsidR="00225725" w:rsidRPr="00B02CCC" w:rsidRDefault="5A5017FA" w:rsidP="00225725">
      <w:pPr>
        <w:pStyle w:val="Footer"/>
        <w:spacing w:before="0"/>
        <w:jc w:val="left"/>
        <w:rPr>
          <w:rFonts w:cs="Arial"/>
          <w:lang w:val="en-GB"/>
        </w:rPr>
      </w:pPr>
      <w:r w:rsidRPr="0BEF0AE1">
        <w:rPr>
          <w:rFonts w:cs="Arial"/>
          <w:lang w:val="en-GB"/>
        </w:rPr>
        <w:lastRenderedPageBreak/>
        <w:t>For every payment request created from the Fiori Application, a posting is created in ECC. However, depending on the type of payment request the posting will look different:</w:t>
      </w:r>
    </w:p>
    <w:p w14:paraId="406D8797" w14:textId="77777777" w:rsidR="00225725" w:rsidRPr="00B02CCC" w:rsidRDefault="00225725" w:rsidP="00225725">
      <w:pPr>
        <w:pStyle w:val="Footer"/>
        <w:spacing w:before="0"/>
        <w:jc w:val="left"/>
        <w:rPr>
          <w:rFonts w:cs="Arial"/>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1"/>
        <w:gridCol w:w="3118"/>
        <w:gridCol w:w="2977"/>
      </w:tblGrid>
      <w:tr w:rsidR="00225725" w:rsidRPr="00B02CCC" w14:paraId="21D068DF" w14:textId="77777777" w:rsidTr="0BEF0AE1">
        <w:tc>
          <w:tcPr>
            <w:tcW w:w="392" w:type="dxa"/>
            <w:shd w:val="clear" w:color="auto" w:fill="auto"/>
          </w:tcPr>
          <w:p w14:paraId="44F78013" w14:textId="77777777" w:rsidR="00225725" w:rsidRPr="00B02CCC" w:rsidRDefault="00225725" w:rsidP="008D5A2A">
            <w:pPr>
              <w:pStyle w:val="Footer"/>
              <w:spacing w:before="0"/>
              <w:jc w:val="left"/>
              <w:rPr>
                <w:rFonts w:cs="Arial"/>
                <w:lang w:val="en-GB"/>
              </w:rPr>
            </w:pPr>
          </w:p>
        </w:tc>
        <w:tc>
          <w:tcPr>
            <w:tcW w:w="3118" w:type="dxa"/>
            <w:shd w:val="clear" w:color="auto" w:fill="A6A6A6" w:themeFill="background1" w:themeFillShade="A6"/>
          </w:tcPr>
          <w:p w14:paraId="65F93909" w14:textId="77777777" w:rsidR="00225725" w:rsidRPr="00B02CCC" w:rsidRDefault="5A5017FA" w:rsidP="008D5A2A">
            <w:pPr>
              <w:pStyle w:val="Footer"/>
              <w:spacing w:before="0"/>
              <w:jc w:val="left"/>
              <w:rPr>
                <w:rFonts w:cs="Arial"/>
                <w:b/>
                <w:bCs/>
                <w:lang w:val="en-GB"/>
              </w:rPr>
            </w:pPr>
            <w:r w:rsidRPr="0BEF0AE1">
              <w:rPr>
                <w:rFonts w:cs="Arial"/>
                <w:b/>
                <w:bCs/>
                <w:lang w:val="en-GB"/>
              </w:rPr>
              <w:t>Payment request type</w:t>
            </w:r>
          </w:p>
        </w:tc>
        <w:tc>
          <w:tcPr>
            <w:tcW w:w="2977" w:type="dxa"/>
            <w:shd w:val="clear" w:color="auto" w:fill="A6A6A6" w:themeFill="background1" w:themeFillShade="A6"/>
          </w:tcPr>
          <w:p w14:paraId="250DE9D5" w14:textId="77777777" w:rsidR="00225725" w:rsidRPr="00B02CCC" w:rsidRDefault="5A5017FA" w:rsidP="008D5A2A">
            <w:pPr>
              <w:pStyle w:val="Footer"/>
              <w:spacing w:before="0"/>
              <w:jc w:val="left"/>
              <w:rPr>
                <w:rFonts w:cs="Arial"/>
                <w:b/>
                <w:bCs/>
                <w:lang w:val="en-GB"/>
              </w:rPr>
            </w:pPr>
            <w:r w:rsidRPr="0BEF0AE1">
              <w:rPr>
                <w:rFonts w:cs="Arial"/>
                <w:b/>
                <w:bCs/>
                <w:lang w:val="en-GB"/>
              </w:rPr>
              <w:t>Type of posting</w:t>
            </w:r>
          </w:p>
        </w:tc>
      </w:tr>
      <w:tr w:rsidR="00225725" w:rsidRPr="00B02CCC" w14:paraId="41E869C6" w14:textId="77777777" w:rsidTr="0BEF0AE1">
        <w:tc>
          <w:tcPr>
            <w:tcW w:w="392" w:type="dxa"/>
            <w:shd w:val="clear" w:color="auto" w:fill="auto"/>
          </w:tcPr>
          <w:p w14:paraId="5353FA58" w14:textId="4186B9E7" w:rsidR="00225725" w:rsidRPr="00B02CCC" w:rsidRDefault="00B646DB" w:rsidP="008D5A2A">
            <w:pPr>
              <w:pStyle w:val="Footer"/>
              <w:spacing w:before="0"/>
              <w:jc w:val="left"/>
              <w:rPr>
                <w:rFonts w:cs="Arial"/>
                <w:b/>
                <w:bCs/>
                <w:i/>
                <w:iCs/>
                <w:lang w:val="en-GB"/>
              </w:rPr>
            </w:pPr>
            <w:r w:rsidRPr="00B02CCC">
              <w:rPr>
                <w:rFonts w:cs="Arial"/>
                <w:b/>
                <w:bCs/>
                <w:i/>
                <w:iCs/>
                <w:lang w:val="en-GB"/>
              </w:rPr>
              <w:t>ePayReq</w:t>
            </w:r>
          </w:p>
        </w:tc>
        <w:tc>
          <w:tcPr>
            <w:tcW w:w="3118" w:type="dxa"/>
            <w:shd w:val="clear" w:color="auto" w:fill="auto"/>
          </w:tcPr>
          <w:p w14:paraId="57B7D8CF" w14:textId="77777777" w:rsidR="00225725" w:rsidRPr="00B02CCC" w:rsidRDefault="5A5017FA" w:rsidP="008D5A2A">
            <w:pPr>
              <w:pStyle w:val="Footer"/>
              <w:spacing w:before="0"/>
              <w:jc w:val="left"/>
              <w:rPr>
                <w:rFonts w:cs="Arial"/>
                <w:lang w:val="en-GB"/>
              </w:rPr>
            </w:pPr>
            <w:r w:rsidRPr="0BEF0AE1">
              <w:rPr>
                <w:rFonts w:cs="Arial"/>
                <w:lang w:val="en-GB"/>
              </w:rPr>
              <w:t>Payment request for HCP/HCO</w:t>
            </w:r>
          </w:p>
        </w:tc>
        <w:tc>
          <w:tcPr>
            <w:tcW w:w="2977" w:type="dxa"/>
            <w:shd w:val="clear" w:color="auto" w:fill="auto"/>
          </w:tcPr>
          <w:p w14:paraId="43056B0B" w14:textId="77777777" w:rsidR="00225725" w:rsidRPr="00B02CCC" w:rsidRDefault="5A5017FA" w:rsidP="008D5A2A">
            <w:pPr>
              <w:pStyle w:val="Footer"/>
              <w:spacing w:before="0"/>
              <w:jc w:val="left"/>
              <w:rPr>
                <w:rFonts w:cs="Arial"/>
                <w:lang w:val="en-GB"/>
              </w:rPr>
            </w:pPr>
            <w:r w:rsidRPr="0BEF0AE1">
              <w:rPr>
                <w:rFonts w:cs="Arial"/>
                <w:lang w:val="en-GB"/>
              </w:rPr>
              <w:t>Invoice posting (FB60)</w:t>
            </w:r>
          </w:p>
        </w:tc>
      </w:tr>
      <w:tr w:rsidR="00225725" w:rsidRPr="00B02CCC" w14:paraId="0AACA970" w14:textId="77777777" w:rsidTr="0BEF0AE1">
        <w:tc>
          <w:tcPr>
            <w:tcW w:w="392" w:type="dxa"/>
            <w:shd w:val="clear" w:color="auto" w:fill="auto"/>
          </w:tcPr>
          <w:p w14:paraId="0C2EB689" w14:textId="77777777" w:rsidR="00225725" w:rsidRPr="00B02CCC" w:rsidRDefault="5A5017FA" w:rsidP="0BEF0AE1">
            <w:pPr>
              <w:pStyle w:val="Footer"/>
              <w:spacing w:before="0"/>
              <w:jc w:val="left"/>
              <w:rPr>
                <w:rFonts w:cs="Arial"/>
                <w:b/>
                <w:bCs/>
                <w:i/>
                <w:iCs/>
                <w:lang w:val="en-GB"/>
              </w:rPr>
            </w:pPr>
            <w:r w:rsidRPr="0BEF0AE1">
              <w:rPr>
                <w:rFonts w:cs="Arial"/>
                <w:b/>
                <w:bCs/>
                <w:i/>
                <w:iCs/>
                <w:lang w:val="en-GB"/>
              </w:rPr>
              <w:t>DPO</w:t>
            </w:r>
          </w:p>
        </w:tc>
        <w:tc>
          <w:tcPr>
            <w:tcW w:w="3118" w:type="dxa"/>
            <w:shd w:val="clear" w:color="auto" w:fill="auto"/>
          </w:tcPr>
          <w:p w14:paraId="771D64EE" w14:textId="77777777" w:rsidR="00225725" w:rsidRPr="00B02CCC" w:rsidRDefault="5A5017FA" w:rsidP="008D5A2A">
            <w:pPr>
              <w:pStyle w:val="Footer"/>
              <w:spacing w:before="0"/>
              <w:jc w:val="left"/>
              <w:rPr>
                <w:rFonts w:cs="Arial"/>
                <w:lang w:val="en-GB"/>
              </w:rPr>
            </w:pPr>
            <w:r w:rsidRPr="0BEF0AE1">
              <w:rPr>
                <w:rFonts w:cs="Arial"/>
                <w:lang w:val="en-GB"/>
              </w:rPr>
              <w:t>Down payment for PO’s</w:t>
            </w:r>
          </w:p>
        </w:tc>
        <w:tc>
          <w:tcPr>
            <w:tcW w:w="2977" w:type="dxa"/>
            <w:shd w:val="clear" w:color="auto" w:fill="auto"/>
          </w:tcPr>
          <w:p w14:paraId="3DB60362" w14:textId="77777777" w:rsidR="00225725" w:rsidRPr="00B02CCC" w:rsidRDefault="5A5017FA" w:rsidP="008D5A2A">
            <w:pPr>
              <w:pStyle w:val="Footer"/>
              <w:spacing w:before="0"/>
              <w:jc w:val="left"/>
              <w:rPr>
                <w:rFonts w:cs="Arial"/>
                <w:lang w:val="en-GB"/>
              </w:rPr>
            </w:pPr>
            <w:r w:rsidRPr="0BEF0AE1">
              <w:rPr>
                <w:rFonts w:cs="Arial"/>
                <w:lang w:val="en-GB"/>
              </w:rPr>
              <w:t>Down payment request (F-47)</w:t>
            </w:r>
          </w:p>
        </w:tc>
      </w:tr>
      <w:tr w:rsidR="00225725" w:rsidRPr="00B02CCC" w14:paraId="45D5B63B" w14:textId="77777777" w:rsidTr="0BEF0AE1">
        <w:tc>
          <w:tcPr>
            <w:tcW w:w="392" w:type="dxa"/>
            <w:shd w:val="clear" w:color="auto" w:fill="auto"/>
          </w:tcPr>
          <w:p w14:paraId="1CECD135" w14:textId="77777777" w:rsidR="00225725" w:rsidRPr="00B02CCC" w:rsidRDefault="5A5017FA" w:rsidP="0BEF0AE1">
            <w:pPr>
              <w:pStyle w:val="Footer"/>
              <w:spacing w:before="0"/>
              <w:jc w:val="left"/>
              <w:rPr>
                <w:rFonts w:cs="Arial"/>
                <w:b/>
                <w:bCs/>
                <w:i/>
                <w:iCs/>
                <w:lang w:val="en-GB"/>
              </w:rPr>
            </w:pPr>
            <w:r w:rsidRPr="0BEF0AE1">
              <w:rPr>
                <w:rFonts w:cs="Arial"/>
                <w:b/>
                <w:bCs/>
                <w:i/>
                <w:iCs/>
                <w:lang w:val="en-GB"/>
              </w:rPr>
              <w:t>DFI</w:t>
            </w:r>
          </w:p>
        </w:tc>
        <w:tc>
          <w:tcPr>
            <w:tcW w:w="3118" w:type="dxa"/>
            <w:shd w:val="clear" w:color="auto" w:fill="auto"/>
          </w:tcPr>
          <w:p w14:paraId="4422957A" w14:textId="077C82A0" w:rsidR="00225725" w:rsidRPr="00B02CCC" w:rsidRDefault="5A5017FA" w:rsidP="008D5A2A">
            <w:pPr>
              <w:pStyle w:val="Footer"/>
              <w:spacing w:before="0"/>
              <w:jc w:val="left"/>
              <w:rPr>
                <w:rFonts w:cs="Arial"/>
                <w:lang w:val="en-GB"/>
              </w:rPr>
            </w:pPr>
            <w:r w:rsidRPr="0BEF0AE1">
              <w:rPr>
                <w:rFonts w:cs="Arial"/>
                <w:lang w:val="en-GB"/>
              </w:rPr>
              <w:t xml:space="preserve">Down payment </w:t>
            </w:r>
            <w:r w:rsidR="00052C61" w:rsidRPr="00052C61">
              <w:rPr>
                <w:rFonts w:cs="Arial"/>
                <w:lang w:val="en-GB"/>
              </w:rPr>
              <w:t>without PO</w:t>
            </w:r>
            <w:r w:rsidR="00052C61" w:rsidRPr="00052C61" w:rsidDel="00052C61">
              <w:rPr>
                <w:rFonts w:cs="Arial"/>
                <w:lang w:val="en-GB"/>
              </w:rPr>
              <w:t xml:space="preserve"> </w:t>
            </w:r>
          </w:p>
        </w:tc>
        <w:tc>
          <w:tcPr>
            <w:tcW w:w="2977" w:type="dxa"/>
            <w:shd w:val="clear" w:color="auto" w:fill="auto"/>
          </w:tcPr>
          <w:p w14:paraId="7DCD3E23" w14:textId="77777777" w:rsidR="00225725" w:rsidRPr="00B02CCC" w:rsidRDefault="5A5017FA" w:rsidP="008D5A2A">
            <w:pPr>
              <w:pStyle w:val="Footer"/>
              <w:spacing w:before="0"/>
              <w:jc w:val="left"/>
              <w:rPr>
                <w:rFonts w:cs="Arial"/>
                <w:lang w:val="en-GB"/>
              </w:rPr>
            </w:pPr>
            <w:r w:rsidRPr="0BEF0AE1">
              <w:rPr>
                <w:rFonts w:cs="Arial"/>
                <w:lang w:val="en-GB"/>
              </w:rPr>
              <w:t>Down payment request (F-47)</w:t>
            </w:r>
          </w:p>
        </w:tc>
      </w:tr>
    </w:tbl>
    <w:p w14:paraId="32BCD678" w14:textId="77777777" w:rsidR="00225725" w:rsidRPr="00B02CCC" w:rsidRDefault="00225725" w:rsidP="00225725">
      <w:pPr>
        <w:rPr>
          <w:rFonts w:cs="Arial"/>
          <w:lang w:val="en-GB"/>
        </w:rPr>
      </w:pPr>
    </w:p>
    <w:p w14:paraId="117C75B0" w14:textId="77777777" w:rsidR="00225725" w:rsidRPr="00B02CCC" w:rsidRDefault="5A5017FA" w:rsidP="00225725">
      <w:pPr>
        <w:rPr>
          <w:rFonts w:cs="Arial"/>
          <w:lang w:val="en-GB"/>
        </w:rPr>
      </w:pPr>
      <w:r w:rsidRPr="0BEF0AE1">
        <w:rPr>
          <w:rFonts w:cs="Arial"/>
          <w:lang w:val="en-GB"/>
        </w:rPr>
        <w:t>Some checks are implemented based on data/information from the backend system.</w:t>
      </w:r>
    </w:p>
    <w:p w14:paraId="6EBBAE56" w14:textId="77777777" w:rsidR="00225725" w:rsidRPr="00B02CCC" w:rsidRDefault="00225725" w:rsidP="00225725">
      <w:pPr>
        <w:rPr>
          <w:rFonts w:cs="Arial"/>
          <w:lang w:val="en-GB"/>
        </w:rPr>
      </w:pPr>
    </w:p>
    <w:p w14:paraId="311C0B6F" w14:textId="77777777" w:rsidR="00225725" w:rsidRPr="00B02CCC" w:rsidRDefault="00225725" w:rsidP="00225725">
      <w:pPr>
        <w:rPr>
          <w:rFonts w:cs="Arial"/>
          <w:lang w:val="en-GB"/>
        </w:rPr>
      </w:pPr>
      <w:r w:rsidRPr="00B02CCC">
        <w:rPr>
          <w:rFonts w:cs="Arial"/>
          <w:lang w:val="en-GB"/>
        </w:rPr>
        <w:t xml:space="preserve">The ePayment Request data transfer supports also </w:t>
      </w:r>
    </w:p>
    <w:p w14:paraId="1BEF7446" w14:textId="52AC8102" w:rsidR="00225725" w:rsidRDefault="00225725" w:rsidP="002A1802">
      <w:pPr>
        <w:pStyle w:val="ListParagraph"/>
        <w:numPr>
          <w:ilvl w:val="0"/>
          <w:numId w:val="11"/>
        </w:numPr>
        <w:rPr>
          <w:rFonts w:ascii="Arial" w:eastAsia="Times New Roman" w:hAnsi="Arial" w:cs="Arial"/>
          <w:sz w:val="20"/>
          <w:szCs w:val="20"/>
          <w:lang w:val="en-GB"/>
        </w:rPr>
      </w:pPr>
      <w:r w:rsidRPr="00B02CCC">
        <w:rPr>
          <w:rFonts w:ascii="Arial" w:eastAsia="Times New Roman" w:hAnsi="Arial" w:cs="Arial"/>
          <w:sz w:val="20"/>
          <w:szCs w:val="20"/>
          <w:lang w:val="en-GB"/>
        </w:rPr>
        <w:t>Withholding Tax base Amount field at line item level.</w:t>
      </w:r>
    </w:p>
    <w:p w14:paraId="4C4C57D4" w14:textId="77777777" w:rsidR="00225725" w:rsidRPr="00B02CCC" w:rsidRDefault="00225725" w:rsidP="00753147">
      <w:pPr>
        <w:pStyle w:val="ListParagraph"/>
        <w:numPr>
          <w:ilvl w:val="0"/>
          <w:numId w:val="11"/>
        </w:numPr>
        <w:rPr>
          <w:rFonts w:ascii="Arial" w:eastAsia="Times New Roman" w:hAnsi="Arial" w:cs="Arial"/>
          <w:sz w:val="20"/>
          <w:szCs w:val="20"/>
          <w:lang w:val="en-GB"/>
        </w:rPr>
      </w:pPr>
      <w:r w:rsidRPr="00B02CCC">
        <w:rPr>
          <w:rFonts w:ascii="Arial" w:eastAsia="Times New Roman" w:hAnsi="Arial" w:cs="Arial"/>
          <w:sz w:val="20"/>
          <w:szCs w:val="20"/>
          <w:lang w:val="en-GB"/>
        </w:rPr>
        <w:t>Process Payment requests for One time Vendors.</w:t>
      </w:r>
    </w:p>
    <w:p w14:paraId="27D234E9" w14:textId="77777777" w:rsidR="00225725" w:rsidRPr="00B02CCC" w:rsidRDefault="00225725" w:rsidP="00753147">
      <w:pPr>
        <w:pStyle w:val="ListParagraph"/>
        <w:numPr>
          <w:ilvl w:val="0"/>
          <w:numId w:val="11"/>
        </w:numPr>
        <w:rPr>
          <w:rFonts w:ascii="Arial" w:eastAsia="Times New Roman" w:hAnsi="Arial" w:cs="Arial"/>
          <w:sz w:val="20"/>
          <w:szCs w:val="20"/>
          <w:lang w:val="en-GB"/>
        </w:rPr>
      </w:pPr>
      <w:r w:rsidRPr="00B02CCC">
        <w:rPr>
          <w:rFonts w:ascii="Arial" w:eastAsia="Times New Roman" w:hAnsi="Arial" w:cs="Arial"/>
          <w:sz w:val="20"/>
          <w:szCs w:val="20"/>
          <w:lang w:val="en-GB"/>
        </w:rPr>
        <w:t>Payment reference field in line item level.</w:t>
      </w:r>
    </w:p>
    <w:p w14:paraId="4644A0C4" w14:textId="2BDCFBAE" w:rsidR="00225725" w:rsidRDefault="00D46682" w:rsidP="00225725">
      <w:pPr>
        <w:spacing w:before="0"/>
        <w:jc w:val="left"/>
        <w:rPr>
          <w:rFonts w:cs="Arial"/>
          <w:lang w:val="en-GB"/>
        </w:rPr>
      </w:pPr>
      <w:r>
        <w:rPr>
          <w:rFonts w:cs="Arial"/>
          <w:lang w:val="en-GB"/>
        </w:rPr>
        <w:t>For full details see UDD 1945.</w:t>
      </w:r>
    </w:p>
    <w:p w14:paraId="673934B8" w14:textId="77777777" w:rsidR="00D46682" w:rsidRPr="00B02CCC" w:rsidRDefault="00D46682" w:rsidP="00225725">
      <w:pPr>
        <w:spacing w:before="0"/>
        <w:jc w:val="left"/>
        <w:rPr>
          <w:rFonts w:cs="Arial"/>
          <w:lang w:val="en-GB"/>
        </w:rPr>
      </w:pPr>
    </w:p>
    <w:p w14:paraId="51D85C0A" w14:textId="77777777" w:rsidR="00225725" w:rsidRPr="00B02CCC" w:rsidRDefault="00225725" w:rsidP="00225725">
      <w:pPr>
        <w:spacing w:before="0"/>
        <w:jc w:val="left"/>
        <w:rPr>
          <w:rFonts w:cs="Arial"/>
          <w:lang w:val="en-GB"/>
        </w:rPr>
      </w:pPr>
      <w:r w:rsidRPr="00B02CCC">
        <w:rPr>
          <w:rFonts w:cs="Arial"/>
          <w:lang w:val="en-GB"/>
        </w:rPr>
        <w:t>An e-payment request can have the following status :</w:t>
      </w:r>
    </w:p>
    <w:p w14:paraId="744FC77E" w14:textId="4EABEBA5" w:rsidR="00225725" w:rsidRPr="00B02CCC" w:rsidRDefault="00E16377" w:rsidP="00340C25">
      <w:pPr>
        <w:pStyle w:val="ListParagraph"/>
        <w:numPr>
          <w:ilvl w:val="0"/>
          <w:numId w:val="14"/>
        </w:numPr>
        <w:rPr>
          <w:rFonts w:ascii="Arial" w:hAnsi="Arial" w:cs="Arial"/>
          <w:sz w:val="20"/>
          <w:szCs w:val="20"/>
          <w:lang w:val="en-GB"/>
        </w:rPr>
      </w:pPr>
      <w:r w:rsidRPr="00B02CCC">
        <w:rPr>
          <w:rFonts w:ascii="Arial" w:eastAsia="Arial" w:hAnsi="Arial" w:cs="Arial"/>
          <w:sz w:val="20"/>
          <w:szCs w:val="20"/>
          <w:lang w:val="en-GB"/>
        </w:rPr>
        <w:t>Composing</w:t>
      </w:r>
      <w:r w:rsidR="002A1802">
        <w:rPr>
          <w:rFonts w:ascii="Arial" w:eastAsia="Arial" w:hAnsi="Arial" w:cs="Arial"/>
          <w:sz w:val="20"/>
          <w:szCs w:val="20"/>
          <w:lang w:val="en-GB"/>
        </w:rPr>
        <w:t>(=</w:t>
      </w:r>
      <w:r w:rsidR="00225725" w:rsidRPr="00B02CCC">
        <w:rPr>
          <w:rFonts w:ascii="Arial" w:eastAsia="Arial" w:hAnsi="Arial" w:cs="Arial"/>
          <w:sz w:val="20"/>
          <w:szCs w:val="20"/>
          <w:lang w:val="en-GB"/>
        </w:rPr>
        <w:t>Draft</w:t>
      </w:r>
      <w:r w:rsidR="002A1802">
        <w:rPr>
          <w:rFonts w:ascii="Arial" w:eastAsia="Arial" w:hAnsi="Arial" w:cs="Arial"/>
          <w:sz w:val="20"/>
          <w:szCs w:val="20"/>
          <w:lang w:val="en-GB"/>
        </w:rPr>
        <w:t>)</w:t>
      </w:r>
      <w:r w:rsidR="00225725" w:rsidRPr="00B02CCC">
        <w:rPr>
          <w:rFonts w:ascii="Arial" w:eastAsia="Arial" w:hAnsi="Arial" w:cs="Arial"/>
          <w:sz w:val="20"/>
          <w:szCs w:val="20"/>
          <w:lang w:val="en-GB"/>
        </w:rPr>
        <w:t>,</w:t>
      </w:r>
    </w:p>
    <w:p w14:paraId="33A52123" w14:textId="77777777" w:rsidR="00225725" w:rsidRPr="00B02CCC" w:rsidRDefault="5A5017FA" w:rsidP="00340C25">
      <w:pPr>
        <w:pStyle w:val="ListParagraph"/>
        <w:numPr>
          <w:ilvl w:val="0"/>
          <w:numId w:val="14"/>
        </w:numPr>
        <w:rPr>
          <w:rFonts w:ascii="Arial" w:hAnsi="Arial" w:cs="Arial"/>
          <w:sz w:val="20"/>
          <w:szCs w:val="20"/>
          <w:lang w:val="en-GB"/>
        </w:rPr>
      </w:pPr>
      <w:r w:rsidRPr="0BEF0AE1">
        <w:rPr>
          <w:rFonts w:ascii="Arial" w:eastAsia="Arial" w:hAnsi="Arial" w:cs="Arial"/>
          <w:sz w:val="20"/>
          <w:szCs w:val="20"/>
          <w:lang w:val="en-GB"/>
        </w:rPr>
        <w:t>Submitted in approval,</w:t>
      </w:r>
    </w:p>
    <w:p w14:paraId="60F51900" w14:textId="77777777" w:rsidR="00225725" w:rsidRPr="00B02CCC" w:rsidRDefault="5A5017FA" w:rsidP="00340C25">
      <w:pPr>
        <w:pStyle w:val="ListParagraph"/>
        <w:numPr>
          <w:ilvl w:val="0"/>
          <w:numId w:val="14"/>
        </w:numPr>
        <w:rPr>
          <w:rFonts w:ascii="Arial" w:hAnsi="Arial" w:cs="Arial"/>
          <w:sz w:val="20"/>
          <w:szCs w:val="20"/>
          <w:lang w:val="en-GB"/>
        </w:rPr>
      </w:pPr>
      <w:r w:rsidRPr="0BEF0AE1">
        <w:rPr>
          <w:rFonts w:ascii="Arial" w:eastAsia="Arial" w:hAnsi="Arial" w:cs="Arial"/>
          <w:sz w:val="20"/>
          <w:szCs w:val="20"/>
          <w:lang w:val="en-GB"/>
        </w:rPr>
        <w:t>Inquired, Rejected/Cancelled,</w:t>
      </w:r>
    </w:p>
    <w:p w14:paraId="35CCF44F" w14:textId="77777777" w:rsidR="00225725" w:rsidRPr="00B02CCC" w:rsidRDefault="5A5017FA" w:rsidP="00340C25">
      <w:pPr>
        <w:pStyle w:val="ListParagraph"/>
        <w:numPr>
          <w:ilvl w:val="0"/>
          <w:numId w:val="14"/>
        </w:numPr>
        <w:rPr>
          <w:rFonts w:ascii="Arial" w:hAnsi="Arial" w:cs="Arial"/>
          <w:sz w:val="20"/>
          <w:szCs w:val="20"/>
          <w:lang w:val="en-GB"/>
        </w:rPr>
      </w:pPr>
      <w:r w:rsidRPr="0BEF0AE1">
        <w:rPr>
          <w:rFonts w:ascii="Arial" w:eastAsia="Arial" w:hAnsi="Arial" w:cs="Arial"/>
          <w:sz w:val="20"/>
          <w:szCs w:val="20"/>
          <w:lang w:val="en-GB"/>
        </w:rPr>
        <w:t>Posted/Ready for payment,</w:t>
      </w:r>
    </w:p>
    <w:p w14:paraId="12C55657" w14:textId="77777777" w:rsidR="00225725" w:rsidRPr="00B02CCC" w:rsidRDefault="5A5017FA" w:rsidP="00340C25">
      <w:pPr>
        <w:pStyle w:val="ListParagraph"/>
        <w:numPr>
          <w:ilvl w:val="0"/>
          <w:numId w:val="14"/>
        </w:numPr>
        <w:rPr>
          <w:rFonts w:ascii="Arial" w:hAnsi="Arial" w:cs="Arial"/>
          <w:sz w:val="20"/>
          <w:szCs w:val="20"/>
          <w:lang w:val="en-GB"/>
        </w:rPr>
      </w:pPr>
      <w:r w:rsidRPr="0BEF0AE1">
        <w:rPr>
          <w:rFonts w:ascii="Arial" w:eastAsia="Arial" w:hAnsi="Arial" w:cs="Arial"/>
          <w:sz w:val="20"/>
          <w:szCs w:val="20"/>
          <w:lang w:val="en-GB"/>
        </w:rPr>
        <w:t>Paid</w:t>
      </w:r>
    </w:p>
    <w:p w14:paraId="378E00B4" w14:textId="347C09A2" w:rsidR="00225725" w:rsidRDefault="006663E0" w:rsidP="00225725">
      <w:pPr>
        <w:spacing w:before="0"/>
        <w:jc w:val="left"/>
        <w:rPr>
          <w:rFonts w:cs="Arial"/>
          <w:lang w:val="en-GB"/>
        </w:rPr>
      </w:pPr>
      <w:r>
        <w:rPr>
          <w:rFonts w:cs="Arial"/>
          <w:lang w:val="en-GB"/>
        </w:rPr>
        <w:t xml:space="preserve">When an ePayment Request or a </w:t>
      </w:r>
      <w:r w:rsidRPr="006663E0">
        <w:rPr>
          <w:rFonts w:cs="Arial"/>
          <w:lang w:val="en-GB"/>
        </w:rPr>
        <w:t>Down Payment</w:t>
      </w:r>
      <w:r>
        <w:rPr>
          <w:rFonts w:cs="Arial"/>
          <w:lang w:val="en-GB"/>
        </w:rPr>
        <w:t xml:space="preserve"> </w:t>
      </w:r>
      <w:r w:rsidR="00FF4113">
        <w:rPr>
          <w:rFonts w:cs="Arial"/>
          <w:lang w:val="en-GB"/>
        </w:rPr>
        <w:t xml:space="preserve">without PO </w:t>
      </w:r>
      <w:r>
        <w:rPr>
          <w:rFonts w:cs="Arial"/>
          <w:lang w:val="en-GB"/>
        </w:rPr>
        <w:t>is created, the Cost Center is determined based on the value of the WBS Element or the Order ID when available, and only for the Account Assignment Category P (Project – non stock) or F (Order). This is done using the following method:</w:t>
      </w:r>
    </w:p>
    <w:p w14:paraId="2BC712A7" w14:textId="5406EED4" w:rsidR="006663E0" w:rsidRDefault="006663E0" w:rsidP="00225725">
      <w:pPr>
        <w:spacing w:before="0"/>
        <w:jc w:val="left"/>
        <w:rPr>
          <w:rFonts w:cs="Arial"/>
          <w:lang w:val="en-GB"/>
        </w:rPr>
      </w:pPr>
      <w:r w:rsidRPr="006663E0">
        <w:rPr>
          <w:rFonts w:cs="Arial"/>
          <w:lang w:val="en-GB"/>
        </w:rPr>
        <w:t>zcl_mm_agb_pur_request=&gt;do_cost_center_determination</w:t>
      </w:r>
      <w:r>
        <w:rPr>
          <w:rFonts w:cs="Arial"/>
          <w:lang w:val="en-GB"/>
        </w:rPr>
        <w:t xml:space="preserve"> (UDD1934)</w:t>
      </w:r>
      <w:r w:rsidR="005B2FB7">
        <w:rPr>
          <w:rFonts w:cs="Arial"/>
          <w:lang w:val="en-GB"/>
        </w:rPr>
        <w:t>.</w:t>
      </w:r>
    </w:p>
    <w:p w14:paraId="7C6D8E24" w14:textId="77777777" w:rsidR="007434A9" w:rsidRDefault="007434A9" w:rsidP="00225725">
      <w:pPr>
        <w:spacing w:before="0"/>
        <w:jc w:val="left"/>
        <w:rPr>
          <w:rFonts w:cs="Arial"/>
          <w:lang w:val="en-GB"/>
        </w:rPr>
      </w:pPr>
    </w:p>
    <w:p w14:paraId="29052C4F" w14:textId="12B05BDF" w:rsidR="00327D39" w:rsidRDefault="00327D39" w:rsidP="00225725">
      <w:pPr>
        <w:spacing w:before="0"/>
        <w:jc w:val="left"/>
        <w:rPr>
          <w:rFonts w:cs="Arial"/>
          <w:lang w:val="en-GB"/>
        </w:rPr>
      </w:pPr>
    </w:p>
    <w:p w14:paraId="03710E72" w14:textId="2343E410" w:rsidR="00052C61" w:rsidRDefault="00052C61" w:rsidP="00225725">
      <w:pPr>
        <w:spacing w:before="0"/>
        <w:jc w:val="left"/>
        <w:rPr>
          <w:rFonts w:cs="Arial"/>
          <w:lang w:val="en-GB"/>
        </w:rPr>
      </w:pPr>
    </w:p>
    <w:p w14:paraId="5DBDBC9A" w14:textId="77777777" w:rsidR="00225725" w:rsidRPr="00B02CCC" w:rsidRDefault="00225725" w:rsidP="00753147">
      <w:pPr>
        <w:pStyle w:val="Heading3"/>
        <w:rPr>
          <w:rFonts w:cs="Arial"/>
          <w:lang w:val="en-GB"/>
        </w:rPr>
      </w:pPr>
      <w:bookmarkStart w:id="22" w:name="_Toc54267767"/>
      <w:bookmarkStart w:id="23" w:name="_Toc89072666"/>
      <w:r w:rsidRPr="00B02CCC">
        <w:rPr>
          <w:rFonts w:cs="Arial"/>
          <w:lang w:val="en-GB"/>
        </w:rPr>
        <w:t>Approval</w:t>
      </w:r>
      <w:bookmarkEnd w:id="22"/>
      <w:bookmarkEnd w:id="23"/>
    </w:p>
    <w:p w14:paraId="52F93729" w14:textId="77777777" w:rsidR="00225725" w:rsidRPr="00B02CCC" w:rsidRDefault="00225725" w:rsidP="00225725">
      <w:pPr>
        <w:rPr>
          <w:rFonts w:cs="Arial"/>
          <w:lang w:val="en-GB"/>
        </w:rPr>
      </w:pPr>
    </w:p>
    <w:p w14:paraId="3DC60A38" w14:textId="3FE1C910" w:rsidR="00225725" w:rsidRPr="00B02CCC" w:rsidRDefault="00225725" w:rsidP="00225725">
      <w:pPr>
        <w:rPr>
          <w:rFonts w:cs="Arial"/>
          <w:lang w:val="en-GB"/>
        </w:rPr>
      </w:pPr>
      <w:r w:rsidRPr="00B02CCC">
        <w:rPr>
          <w:rFonts w:cs="Arial"/>
          <w:lang w:val="en-GB"/>
        </w:rPr>
        <w:t xml:space="preserve">The Approval flow depends on the payment request type </w:t>
      </w:r>
      <w:r w:rsidR="00C0444E" w:rsidRPr="00B02CCC">
        <w:rPr>
          <w:rFonts w:cs="Arial"/>
          <w:lang w:val="en-GB"/>
        </w:rPr>
        <w:t xml:space="preserve">and can have following steps (see </w:t>
      </w:r>
      <w:r w:rsidR="005E2DEE" w:rsidRPr="00B02CCC">
        <w:rPr>
          <w:rFonts w:cs="Arial"/>
          <w:lang w:val="en-GB"/>
        </w:rPr>
        <w:t xml:space="preserve">also </w:t>
      </w:r>
      <w:r w:rsidR="00C0444E" w:rsidRPr="00B02CCC">
        <w:rPr>
          <w:rFonts w:cs="Arial"/>
          <w:lang w:val="en-GB"/>
        </w:rPr>
        <w:t>UDD252)</w:t>
      </w:r>
    </w:p>
    <w:p w14:paraId="7182D684" w14:textId="77777777" w:rsidR="00225725" w:rsidRPr="00B02CCC" w:rsidRDefault="5A5017FA" w:rsidP="00225725">
      <w:pPr>
        <w:rPr>
          <w:rFonts w:cs="Arial"/>
          <w:lang w:val="en-GB"/>
        </w:rPr>
      </w:pPr>
      <w:r>
        <w:rPr>
          <w:noProof/>
          <w:lang w:val="en-IN" w:eastAsia="en-IN"/>
        </w:rPr>
        <w:drawing>
          <wp:inline distT="0" distB="0" distL="0" distR="0" wp14:anchorId="25646907" wp14:editId="5E63E8B6">
            <wp:extent cx="5731510" cy="303784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1">
                      <a:extLst>
                        <a:ext uri="{28A0092B-C50C-407E-A947-70E740481C1C}">
                          <a14:useLocalDpi xmlns:a14="http://schemas.microsoft.com/office/drawing/2010/main" val="0"/>
                        </a:ext>
                      </a:extLst>
                    </a:blip>
                    <a:stretch>
                      <a:fillRect/>
                    </a:stretch>
                  </pic:blipFill>
                  <pic:spPr>
                    <a:xfrm>
                      <a:off x="0" y="0"/>
                      <a:ext cx="5731510" cy="3037840"/>
                    </a:xfrm>
                    <a:prstGeom prst="rect">
                      <a:avLst/>
                    </a:prstGeom>
                  </pic:spPr>
                </pic:pic>
              </a:graphicData>
            </a:graphic>
          </wp:inline>
        </w:drawing>
      </w:r>
    </w:p>
    <w:p w14:paraId="436C6D6E" w14:textId="77777777" w:rsidR="00225725" w:rsidRPr="00B02CCC" w:rsidRDefault="00225725" w:rsidP="00225725">
      <w:pPr>
        <w:rPr>
          <w:rFonts w:cs="Arial"/>
          <w:lang w:val="en-GB"/>
        </w:rPr>
      </w:pPr>
    </w:p>
    <w:p w14:paraId="532F6750" w14:textId="61E30D9B" w:rsidR="00470278" w:rsidRPr="00B02CCC" w:rsidRDefault="00225725" w:rsidP="00225725">
      <w:pPr>
        <w:rPr>
          <w:rFonts w:cs="Arial"/>
          <w:lang w:val="en-GB"/>
        </w:rPr>
      </w:pPr>
      <w:r w:rsidRPr="00B02CCC">
        <w:rPr>
          <w:rFonts w:cs="Arial"/>
          <w:lang w:val="en-GB"/>
        </w:rPr>
        <w:t xml:space="preserve">When the e-payment request is submitted , </w:t>
      </w:r>
      <w:r w:rsidR="00681270" w:rsidRPr="00B02CCC">
        <w:rPr>
          <w:rFonts w:cs="Arial"/>
          <w:lang w:val="en-GB"/>
        </w:rPr>
        <w:t>the approval flow is triggered depending of the Payment request type as follow:</w:t>
      </w:r>
    </w:p>
    <w:p w14:paraId="4B250DA0" w14:textId="77777777" w:rsidR="00470278" w:rsidRPr="00B02CCC" w:rsidRDefault="00470278" w:rsidP="00225725">
      <w:pPr>
        <w:rPr>
          <w:rFonts w:cs="Arial"/>
          <w:lang w:val="en-GB"/>
        </w:rPr>
      </w:pPr>
    </w:p>
    <w:tbl>
      <w:tblPr>
        <w:tblStyle w:val="TableGrid"/>
        <w:tblW w:w="0" w:type="auto"/>
        <w:tblLook w:val="04A0" w:firstRow="1" w:lastRow="0" w:firstColumn="1" w:lastColumn="0" w:noHBand="0" w:noVBand="1"/>
      </w:tblPr>
      <w:tblGrid>
        <w:gridCol w:w="3005"/>
        <w:gridCol w:w="2235"/>
        <w:gridCol w:w="2126"/>
      </w:tblGrid>
      <w:tr w:rsidR="00470278" w:rsidRPr="009A1154" w14:paraId="01E4210A" w14:textId="77777777" w:rsidTr="0BEF0AE1">
        <w:tc>
          <w:tcPr>
            <w:tcW w:w="3005" w:type="dxa"/>
            <w:shd w:val="clear" w:color="auto" w:fill="95B3D7" w:themeFill="accent1" w:themeFillTint="99"/>
          </w:tcPr>
          <w:p w14:paraId="1E2C6E3C" w14:textId="72FCDCB4" w:rsidR="00470278" w:rsidRPr="00B02CCC" w:rsidRDefault="3BF4D317" w:rsidP="000E1231">
            <w:pPr>
              <w:jc w:val="center"/>
              <w:rPr>
                <w:rFonts w:cs="Arial"/>
                <w:b/>
                <w:bCs/>
                <w:lang w:val="en-GB"/>
              </w:rPr>
            </w:pPr>
            <w:r w:rsidRPr="0BEF0AE1">
              <w:rPr>
                <w:rFonts w:cs="Arial"/>
                <w:b/>
                <w:bCs/>
                <w:lang w:val="en-GB"/>
              </w:rPr>
              <w:t>Payment Request Type</w:t>
            </w:r>
          </w:p>
        </w:tc>
        <w:tc>
          <w:tcPr>
            <w:tcW w:w="2235" w:type="dxa"/>
            <w:shd w:val="clear" w:color="auto" w:fill="95B3D7" w:themeFill="accent1" w:themeFillTint="99"/>
          </w:tcPr>
          <w:p w14:paraId="298DC28C" w14:textId="281C82B0" w:rsidR="00470278" w:rsidRPr="00B02CCC" w:rsidRDefault="56B37C35" w:rsidP="000E1231">
            <w:pPr>
              <w:jc w:val="center"/>
              <w:rPr>
                <w:rFonts w:cs="Arial"/>
                <w:b/>
                <w:bCs/>
                <w:lang w:val="en-GB"/>
              </w:rPr>
            </w:pPr>
            <w:r w:rsidRPr="0BEF0AE1">
              <w:rPr>
                <w:rFonts w:cs="Arial"/>
                <w:b/>
                <w:bCs/>
                <w:lang w:val="en-GB"/>
              </w:rPr>
              <w:t>Completion approval (Y1)</w:t>
            </w:r>
          </w:p>
        </w:tc>
        <w:tc>
          <w:tcPr>
            <w:tcW w:w="2126" w:type="dxa"/>
            <w:shd w:val="clear" w:color="auto" w:fill="95B3D7" w:themeFill="accent1" w:themeFillTint="99"/>
          </w:tcPr>
          <w:p w14:paraId="3E6D4B07" w14:textId="7743F879" w:rsidR="00470278" w:rsidRPr="00063ED5" w:rsidRDefault="0017624B" w:rsidP="000E1231">
            <w:pPr>
              <w:jc w:val="center"/>
              <w:rPr>
                <w:rFonts w:cs="Arial"/>
                <w:b/>
                <w:bCs/>
                <w:lang w:val="fr-BE"/>
              </w:rPr>
            </w:pPr>
            <w:r w:rsidRPr="00063ED5">
              <w:rPr>
                <w:rFonts w:cs="Arial"/>
                <w:b/>
                <w:bCs/>
                <w:lang w:val="fr-BE"/>
              </w:rPr>
              <w:t>DOA approval (Y2-Y3-Y4)</w:t>
            </w:r>
          </w:p>
        </w:tc>
      </w:tr>
      <w:tr w:rsidR="00470278" w:rsidRPr="00B02CCC" w14:paraId="06E2EE9B" w14:textId="77777777" w:rsidTr="0BEF0AE1">
        <w:tc>
          <w:tcPr>
            <w:tcW w:w="3005" w:type="dxa"/>
          </w:tcPr>
          <w:p w14:paraId="27D439C7" w14:textId="5E2E2819" w:rsidR="00470278" w:rsidRPr="00B02CCC" w:rsidRDefault="00BE7FA9" w:rsidP="000E1231">
            <w:pPr>
              <w:jc w:val="center"/>
              <w:rPr>
                <w:rFonts w:cs="Arial"/>
                <w:lang w:val="en-GB"/>
              </w:rPr>
            </w:pPr>
            <w:r w:rsidRPr="00B02CCC">
              <w:rPr>
                <w:rFonts w:cs="Arial"/>
                <w:lang w:val="en-GB"/>
              </w:rPr>
              <w:t>ePayment Request</w:t>
            </w:r>
          </w:p>
        </w:tc>
        <w:tc>
          <w:tcPr>
            <w:tcW w:w="2235" w:type="dxa"/>
          </w:tcPr>
          <w:p w14:paraId="13B9432B" w14:textId="788C55EF" w:rsidR="00470278" w:rsidRPr="00B02CCC" w:rsidRDefault="273C9C47" w:rsidP="000E1231">
            <w:pPr>
              <w:jc w:val="center"/>
              <w:rPr>
                <w:rFonts w:cs="Arial"/>
                <w:lang w:val="en-GB"/>
              </w:rPr>
            </w:pPr>
            <w:r w:rsidRPr="0BEF0AE1">
              <w:rPr>
                <w:rFonts w:cs="Arial"/>
                <w:lang w:val="en-GB"/>
              </w:rPr>
              <w:t>X</w:t>
            </w:r>
          </w:p>
        </w:tc>
        <w:tc>
          <w:tcPr>
            <w:tcW w:w="2126" w:type="dxa"/>
          </w:tcPr>
          <w:p w14:paraId="455271C2" w14:textId="01FFBEE7" w:rsidR="00470278" w:rsidRPr="00B02CCC" w:rsidRDefault="338B9262" w:rsidP="000E1231">
            <w:pPr>
              <w:jc w:val="center"/>
              <w:rPr>
                <w:rFonts w:cs="Arial"/>
                <w:lang w:val="en-GB"/>
              </w:rPr>
            </w:pPr>
            <w:r w:rsidRPr="0BEF0AE1">
              <w:rPr>
                <w:rFonts w:cs="Arial"/>
                <w:lang w:val="en-GB"/>
              </w:rPr>
              <w:t>X**</w:t>
            </w:r>
          </w:p>
        </w:tc>
      </w:tr>
      <w:tr w:rsidR="00470278" w:rsidRPr="00B02CCC" w14:paraId="48B9230F" w14:textId="77777777" w:rsidTr="0BEF0AE1">
        <w:tc>
          <w:tcPr>
            <w:tcW w:w="3005" w:type="dxa"/>
          </w:tcPr>
          <w:p w14:paraId="4AE85C97" w14:textId="0B966B37" w:rsidR="00470278" w:rsidRPr="00B02CCC" w:rsidRDefault="00BE7FA9" w:rsidP="000E1231">
            <w:pPr>
              <w:jc w:val="center"/>
              <w:rPr>
                <w:rFonts w:cs="Arial"/>
                <w:lang w:val="en-GB"/>
              </w:rPr>
            </w:pPr>
            <w:r w:rsidRPr="00B02CCC">
              <w:rPr>
                <w:rFonts w:cs="Arial"/>
                <w:lang w:val="en-GB"/>
              </w:rPr>
              <w:lastRenderedPageBreak/>
              <w:t>Down payment on PO</w:t>
            </w:r>
            <w:r w:rsidR="009B23C2" w:rsidRPr="00B02CCC">
              <w:rPr>
                <w:rFonts w:cs="Arial"/>
                <w:lang w:val="en-GB"/>
              </w:rPr>
              <w:t>*</w:t>
            </w:r>
          </w:p>
        </w:tc>
        <w:tc>
          <w:tcPr>
            <w:tcW w:w="2235" w:type="dxa"/>
          </w:tcPr>
          <w:p w14:paraId="4F34F41B" w14:textId="3AC9BC11" w:rsidR="00470278" w:rsidRPr="00B02CCC" w:rsidRDefault="273C9C47" w:rsidP="000E1231">
            <w:pPr>
              <w:jc w:val="center"/>
              <w:rPr>
                <w:rFonts w:cs="Arial"/>
                <w:lang w:val="en-GB"/>
              </w:rPr>
            </w:pPr>
            <w:r w:rsidRPr="0BEF0AE1">
              <w:rPr>
                <w:rFonts w:cs="Arial"/>
                <w:lang w:val="en-GB"/>
              </w:rPr>
              <w:t>X</w:t>
            </w:r>
          </w:p>
        </w:tc>
        <w:tc>
          <w:tcPr>
            <w:tcW w:w="2126" w:type="dxa"/>
          </w:tcPr>
          <w:p w14:paraId="3D859530" w14:textId="77777777" w:rsidR="00470278" w:rsidRPr="00B02CCC" w:rsidRDefault="00470278" w:rsidP="000E1231">
            <w:pPr>
              <w:jc w:val="center"/>
              <w:rPr>
                <w:rFonts w:cs="Arial"/>
                <w:lang w:val="en-GB"/>
              </w:rPr>
            </w:pPr>
          </w:p>
        </w:tc>
      </w:tr>
      <w:tr w:rsidR="00470278" w:rsidRPr="00B02CCC" w14:paraId="256A96C8" w14:textId="77777777" w:rsidTr="0BEF0AE1">
        <w:tc>
          <w:tcPr>
            <w:tcW w:w="3005" w:type="dxa"/>
          </w:tcPr>
          <w:p w14:paraId="0182E160" w14:textId="0DAC8FFD" w:rsidR="00470278" w:rsidRPr="00B02CCC" w:rsidRDefault="0017624B" w:rsidP="000E1231">
            <w:pPr>
              <w:jc w:val="center"/>
              <w:rPr>
                <w:rFonts w:cs="Arial"/>
                <w:lang w:val="en-GB"/>
              </w:rPr>
            </w:pPr>
            <w:r w:rsidRPr="00B02CCC">
              <w:rPr>
                <w:rFonts w:cs="Arial"/>
                <w:lang w:val="en-GB"/>
              </w:rPr>
              <w:t>Dow</w:t>
            </w:r>
            <w:r w:rsidR="004F322D" w:rsidRPr="00B02CCC">
              <w:rPr>
                <w:rFonts w:cs="Arial"/>
                <w:lang w:val="en-GB"/>
              </w:rPr>
              <w:t>n</w:t>
            </w:r>
            <w:r w:rsidRPr="00B02CCC">
              <w:rPr>
                <w:rFonts w:cs="Arial"/>
                <w:lang w:val="en-GB"/>
              </w:rPr>
              <w:t xml:space="preserve"> Payment</w:t>
            </w:r>
            <w:r w:rsidR="00052C61">
              <w:rPr>
                <w:rFonts w:cs="Arial"/>
                <w:lang w:val="en-GB"/>
              </w:rPr>
              <w:t xml:space="preserve"> </w:t>
            </w:r>
            <w:r w:rsidR="00052C61" w:rsidRPr="00052C61">
              <w:rPr>
                <w:rFonts w:cs="Arial"/>
                <w:lang w:val="en-GB"/>
              </w:rPr>
              <w:t>without PO</w:t>
            </w:r>
          </w:p>
        </w:tc>
        <w:tc>
          <w:tcPr>
            <w:tcW w:w="2235" w:type="dxa"/>
          </w:tcPr>
          <w:p w14:paraId="150CDB12" w14:textId="6840B6F5" w:rsidR="00470278" w:rsidRPr="00B02CCC" w:rsidRDefault="273C9C47" w:rsidP="000E1231">
            <w:pPr>
              <w:jc w:val="center"/>
              <w:rPr>
                <w:rFonts w:cs="Arial"/>
                <w:lang w:val="en-GB"/>
              </w:rPr>
            </w:pPr>
            <w:r w:rsidRPr="0BEF0AE1">
              <w:rPr>
                <w:rFonts w:cs="Arial"/>
                <w:lang w:val="en-GB"/>
              </w:rPr>
              <w:t>X</w:t>
            </w:r>
          </w:p>
        </w:tc>
        <w:tc>
          <w:tcPr>
            <w:tcW w:w="2126" w:type="dxa"/>
          </w:tcPr>
          <w:p w14:paraId="293D080D" w14:textId="50AC2159" w:rsidR="00470278" w:rsidRPr="00B02CCC" w:rsidRDefault="338B9262" w:rsidP="000E1231">
            <w:pPr>
              <w:jc w:val="center"/>
              <w:rPr>
                <w:rFonts w:cs="Arial"/>
                <w:lang w:val="en-GB"/>
              </w:rPr>
            </w:pPr>
            <w:r w:rsidRPr="0BEF0AE1">
              <w:rPr>
                <w:rFonts w:cs="Arial"/>
                <w:lang w:val="en-GB"/>
              </w:rPr>
              <w:t>X**</w:t>
            </w:r>
          </w:p>
        </w:tc>
      </w:tr>
    </w:tbl>
    <w:p w14:paraId="323B1C02" w14:textId="54DC0F65" w:rsidR="005E2DEE" w:rsidRPr="00B02CCC" w:rsidRDefault="009B23C2" w:rsidP="00225725">
      <w:pPr>
        <w:rPr>
          <w:rFonts w:cs="Arial"/>
          <w:lang w:val="en-GB"/>
        </w:rPr>
      </w:pPr>
      <w:r w:rsidRPr="00B02CCC">
        <w:rPr>
          <w:rFonts w:cs="Arial"/>
          <w:lang w:val="en-GB"/>
        </w:rPr>
        <w:t>*</w:t>
      </w:r>
      <w:r w:rsidR="00350845" w:rsidRPr="00B02CCC">
        <w:rPr>
          <w:rFonts w:cs="Arial"/>
          <w:lang w:val="en-GB"/>
        </w:rPr>
        <w:t>Down Payment on PO: No DoA approval required as the PO has already been through DOA approval</w:t>
      </w:r>
    </w:p>
    <w:p w14:paraId="602DA523" w14:textId="2A1099DD" w:rsidR="0062121D" w:rsidRPr="00B02CCC" w:rsidRDefault="0062121D" w:rsidP="0062121D">
      <w:pPr>
        <w:jc w:val="left"/>
        <w:rPr>
          <w:rFonts w:cs="Arial"/>
          <w:lang w:val="en-GB"/>
        </w:rPr>
      </w:pPr>
      <w:r w:rsidRPr="00B02CCC">
        <w:rPr>
          <w:rFonts w:cs="Arial"/>
          <w:lang w:val="en-GB"/>
        </w:rPr>
        <w:t>** Similarly, to the VIM FI (non PO) invoices (see UDD1157), in some cases the DOA approval is mandated to a specific approver: mandated party approval. When the combination of company code and vendor in the FI down payment request (Payment request w/o PO) or Regular payment request exists in ECC VIM table “ZFI_VIM_MANDATED” then the DOA approval steps would be replaced by the approval of the person mentioned in the field ‘User Mapping Object ID’.</w:t>
      </w:r>
      <w:r w:rsidR="004354FE" w:rsidRPr="00B02CCC">
        <w:rPr>
          <w:rFonts w:cs="Arial"/>
          <w:lang w:val="en-GB"/>
        </w:rPr>
        <w:t xml:space="preserve"> </w:t>
      </w:r>
      <w:r w:rsidRPr="00B02CCC">
        <w:rPr>
          <w:rFonts w:cs="Arial"/>
          <w:lang w:val="en-GB"/>
        </w:rPr>
        <w:t>The same backup logic as for VIM workflow is used if the determined approver in the table ‘ZFI_VIM_MANDATED’ is not existing or terminated.</w:t>
      </w:r>
    </w:p>
    <w:p w14:paraId="10F26FB0" w14:textId="59EB74B2" w:rsidR="006708FD" w:rsidRPr="00B02CCC" w:rsidRDefault="006708FD" w:rsidP="006708FD">
      <w:pPr>
        <w:rPr>
          <w:rFonts w:cs="Arial"/>
          <w:lang w:val="en-GB"/>
        </w:rPr>
      </w:pPr>
      <w:r w:rsidRPr="00B02CCC">
        <w:rPr>
          <w:rFonts w:cs="Arial"/>
          <w:lang w:val="en-GB"/>
        </w:rPr>
        <w:t xml:space="preserve">The approval flow is divided into two ways of </w:t>
      </w:r>
      <w:r w:rsidR="00F235AC" w:rsidRPr="00B02CCC">
        <w:rPr>
          <w:rFonts w:cs="Arial"/>
          <w:lang w:val="en-GB"/>
        </w:rPr>
        <w:t>approvals:</w:t>
      </w:r>
    </w:p>
    <w:p w14:paraId="3FB3710E" w14:textId="3A0E4F36" w:rsidR="006708FD" w:rsidRPr="00B02CCC" w:rsidRDefault="000D77BE" w:rsidP="00340C25">
      <w:pPr>
        <w:pStyle w:val="ListParagraph"/>
        <w:numPr>
          <w:ilvl w:val="0"/>
          <w:numId w:val="13"/>
        </w:numPr>
        <w:rPr>
          <w:rFonts w:ascii="Arial" w:hAnsi="Arial" w:cs="Arial"/>
          <w:sz w:val="20"/>
          <w:szCs w:val="20"/>
          <w:lang w:val="en-GB"/>
        </w:rPr>
      </w:pPr>
      <w:r w:rsidRPr="00B02CCC">
        <w:rPr>
          <w:rFonts w:ascii="Arial" w:hAnsi="Arial" w:cs="Arial"/>
          <w:b/>
          <w:bCs/>
          <w:sz w:val="20"/>
          <w:szCs w:val="20"/>
          <w:lang w:val="en-GB"/>
        </w:rPr>
        <w:t>Completion</w:t>
      </w:r>
      <w:r w:rsidR="006708FD" w:rsidRPr="00B02CCC">
        <w:rPr>
          <w:rFonts w:ascii="Arial" w:hAnsi="Arial" w:cs="Arial"/>
          <w:b/>
          <w:bCs/>
          <w:sz w:val="20"/>
          <w:szCs w:val="20"/>
          <w:lang w:val="en-GB"/>
        </w:rPr>
        <w:t>Y1</w:t>
      </w:r>
      <w:r w:rsidR="00C53F25" w:rsidRPr="00B02CCC">
        <w:rPr>
          <w:rFonts w:ascii="Arial" w:hAnsi="Arial" w:cs="Arial"/>
          <w:b/>
          <w:bCs/>
          <w:sz w:val="20"/>
          <w:szCs w:val="20"/>
          <w:lang w:val="en-GB"/>
        </w:rPr>
        <w:t xml:space="preserve">: </w:t>
      </w:r>
      <w:r w:rsidR="00C53F25" w:rsidRPr="00B02CCC">
        <w:rPr>
          <w:rFonts w:ascii="Arial" w:hAnsi="Arial" w:cs="Arial"/>
          <w:sz w:val="20"/>
          <w:szCs w:val="20"/>
          <w:lang w:val="en-GB"/>
        </w:rPr>
        <w:t xml:space="preserve">Approval step is available in My Inbox and in the </w:t>
      </w:r>
      <w:r w:rsidR="00E354E2" w:rsidRPr="00B02CCC">
        <w:rPr>
          <w:rFonts w:ascii="Arial" w:hAnsi="Arial" w:cs="Arial"/>
          <w:sz w:val="20"/>
          <w:szCs w:val="20"/>
          <w:lang w:val="en-GB"/>
        </w:rPr>
        <w:t>eP</w:t>
      </w:r>
      <w:r w:rsidR="00C53F25" w:rsidRPr="00B02CCC">
        <w:rPr>
          <w:rFonts w:ascii="Arial" w:hAnsi="Arial" w:cs="Arial"/>
          <w:sz w:val="20"/>
          <w:szCs w:val="20"/>
          <w:lang w:val="en-GB"/>
        </w:rPr>
        <w:t>a</w:t>
      </w:r>
      <w:r w:rsidR="00E354E2" w:rsidRPr="00B02CCC">
        <w:rPr>
          <w:rFonts w:ascii="Arial" w:hAnsi="Arial" w:cs="Arial"/>
          <w:sz w:val="20"/>
          <w:szCs w:val="20"/>
          <w:lang w:val="en-GB"/>
        </w:rPr>
        <w:t>y</w:t>
      </w:r>
      <w:r w:rsidR="00C53F25" w:rsidRPr="00B02CCC">
        <w:rPr>
          <w:rFonts w:ascii="Arial" w:hAnsi="Arial" w:cs="Arial"/>
          <w:sz w:val="20"/>
          <w:szCs w:val="20"/>
          <w:lang w:val="en-GB"/>
        </w:rPr>
        <w:t>men</w:t>
      </w:r>
      <w:r w:rsidR="00E354E2" w:rsidRPr="00B02CCC">
        <w:rPr>
          <w:rFonts w:ascii="Arial" w:hAnsi="Arial" w:cs="Arial"/>
          <w:sz w:val="20"/>
          <w:szCs w:val="20"/>
          <w:lang w:val="en-GB"/>
        </w:rPr>
        <w:t>t</w:t>
      </w:r>
      <w:r w:rsidR="00C53F25" w:rsidRPr="00B02CCC">
        <w:rPr>
          <w:rFonts w:ascii="Arial" w:hAnsi="Arial" w:cs="Arial"/>
          <w:sz w:val="20"/>
          <w:szCs w:val="20"/>
          <w:lang w:val="en-GB"/>
        </w:rPr>
        <w:t xml:space="preserve"> </w:t>
      </w:r>
      <w:r w:rsidR="00602202" w:rsidRPr="00B02CCC">
        <w:rPr>
          <w:rFonts w:ascii="Arial" w:hAnsi="Arial" w:cs="Arial"/>
          <w:sz w:val="20"/>
          <w:szCs w:val="20"/>
          <w:lang w:val="en-GB"/>
        </w:rPr>
        <w:t xml:space="preserve">application. As edit is possible the in the My Inbox the approval task is redirected to the </w:t>
      </w:r>
      <w:r w:rsidR="00CA2388" w:rsidRPr="00B02CCC">
        <w:rPr>
          <w:rFonts w:ascii="Arial" w:hAnsi="Arial" w:cs="Arial"/>
          <w:sz w:val="20"/>
          <w:szCs w:val="20"/>
          <w:lang w:val="en-GB"/>
        </w:rPr>
        <w:t>Approval</w:t>
      </w:r>
      <w:r w:rsidR="00602202" w:rsidRPr="00B02CCC">
        <w:rPr>
          <w:rFonts w:ascii="Arial" w:hAnsi="Arial" w:cs="Arial"/>
          <w:sz w:val="20"/>
          <w:szCs w:val="20"/>
          <w:lang w:val="en-GB"/>
        </w:rPr>
        <w:t xml:space="preserve"> application</w:t>
      </w:r>
      <w:r w:rsidR="00D46682">
        <w:rPr>
          <w:rFonts w:ascii="Arial" w:hAnsi="Arial" w:cs="Arial"/>
          <w:sz w:val="20"/>
          <w:szCs w:val="20"/>
          <w:lang w:val="en-GB"/>
        </w:rPr>
        <w:t xml:space="preserve"> (using same screen with same info as Epayment creation)</w:t>
      </w:r>
      <w:r w:rsidR="00F235AC" w:rsidRPr="00B02CCC">
        <w:rPr>
          <w:rFonts w:ascii="Arial" w:hAnsi="Arial" w:cs="Arial"/>
          <w:sz w:val="20"/>
          <w:szCs w:val="20"/>
          <w:lang w:val="en-GB"/>
        </w:rPr>
        <w:t>.</w:t>
      </w:r>
    </w:p>
    <w:p w14:paraId="6204EFD0" w14:textId="0C132608" w:rsidR="006708FD" w:rsidRPr="00B02CCC" w:rsidRDefault="005E0E34" w:rsidP="00340C25">
      <w:pPr>
        <w:pStyle w:val="ListParagraph"/>
        <w:numPr>
          <w:ilvl w:val="0"/>
          <w:numId w:val="13"/>
        </w:numPr>
        <w:rPr>
          <w:rFonts w:ascii="Arial" w:hAnsi="Arial" w:cs="Arial"/>
          <w:sz w:val="20"/>
          <w:szCs w:val="20"/>
          <w:lang w:val="en-GB"/>
        </w:rPr>
      </w:pPr>
      <w:r w:rsidRPr="00063ED5">
        <w:rPr>
          <w:rFonts w:ascii="Arial" w:hAnsi="Arial" w:cs="Arial"/>
          <w:b/>
          <w:bCs/>
          <w:sz w:val="20"/>
          <w:szCs w:val="20"/>
          <w:lang w:val="fr-BE"/>
        </w:rPr>
        <w:t>Other approvals</w:t>
      </w:r>
      <w:r w:rsidR="006708FD" w:rsidRPr="00063ED5">
        <w:rPr>
          <w:rFonts w:ascii="Arial" w:hAnsi="Arial" w:cs="Arial"/>
          <w:b/>
          <w:bCs/>
          <w:sz w:val="20"/>
          <w:szCs w:val="20"/>
          <w:lang w:val="fr-BE"/>
        </w:rPr>
        <w:t xml:space="preserve"> Y2/Y3/Y4</w:t>
      </w:r>
      <w:r w:rsidR="0091573C" w:rsidRPr="00063ED5">
        <w:rPr>
          <w:rFonts w:ascii="Arial" w:hAnsi="Arial" w:cs="Arial"/>
          <w:b/>
          <w:bCs/>
          <w:sz w:val="20"/>
          <w:szCs w:val="20"/>
          <w:lang w:val="fr-BE"/>
        </w:rPr>
        <w:t>:</w:t>
      </w:r>
      <w:r w:rsidR="006708FD" w:rsidRPr="00063ED5">
        <w:rPr>
          <w:rFonts w:ascii="Arial" w:hAnsi="Arial" w:cs="Arial"/>
          <w:sz w:val="20"/>
          <w:szCs w:val="20"/>
          <w:lang w:val="fr-BE"/>
        </w:rPr>
        <w:t xml:space="preserve">. </w:t>
      </w:r>
      <w:r w:rsidR="0091573C" w:rsidRPr="00B02CCC">
        <w:rPr>
          <w:rFonts w:ascii="Arial" w:hAnsi="Arial" w:cs="Arial"/>
          <w:sz w:val="20"/>
          <w:szCs w:val="20"/>
          <w:lang w:val="en-GB"/>
        </w:rPr>
        <w:t>Approval step is available in My Inbox and approved from there</w:t>
      </w:r>
      <w:r w:rsidR="00A225F6" w:rsidRPr="00B02CCC">
        <w:rPr>
          <w:rFonts w:ascii="Arial" w:hAnsi="Arial" w:cs="Arial"/>
          <w:sz w:val="20"/>
          <w:szCs w:val="20"/>
          <w:lang w:val="en-GB"/>
        </w:rPr>
        <w:t xml:space="preserve"> as an header approval as the </w:t>
      </w:r>
      <w:r w:rsidR="006708FD" w:rsidRPr="00B02CCC">
        <w:rPr>
          <w:rFonts w:ascii="Arial" w:hAnsi="Arial" w:cs="Arial"/>
          <w:sz w:val="20"/>
          <w:szCs w:val="20"/>
          <w:lang w:val="en-GB"/>
        </w:rPr>
        <w:t xml:space="preserve"> approvers are determined based on the item with the highest amount</w:t>
      </w:r>
    </w:p>
    <w:p w14:paraId="2197B3F8" w14:textId="522512FE" w:rsidR="0062121D" w:rsidRPr="00B02CCC" w:rsidRDefault="0062121D" w:rsidP="00AF290F">
      <w:pPr>
        <w:rPr>
          <w:rFonts w:cs="Arial"/>
          <w:lang w:val="en-GB"/>
        </w:rPr>
      </w:pPr>
    </w:p>
    <w:p w14:paraId="5058750B" w14:textId="45B47698" w:rsidR="00AF290F" w:rsidRPr="00B02CCC" w:rsidRDefault="00AF290F" w:rsidP="00AF290F">
      <w:pPr>
        <w:rPr>
          <w:rFonts w:cs="Arial"/>
          <w:lang w:val="en-GB"/>
        </w:rPr>
      </w:pPr>
      <w:r w:rsidRPr="00B02CCC">
        <w:rPr>
          <w:rFonts w:cs="Arial"/>
          <w:lang w:val="en-GB"/>
        </w:rPr>
        <w:t>The possibility to Edit the e-Payment Request is communicated by the backend system depending on the role of the approver and the step of the workflow</w:t>
      </w:r>
      <w:r w:rsidR="00D46682">
        <w:rPr>
          <w:rFonts w:cs="Arial"/>
          <w:lang w:val="en-GB"/>
        </w:rPr>
        <w:t xml:space="preserve"> (the Edit during Approval guarantees same info and checks as during creation)</w:t>
      </w:r>
      <w:r w:rsidRPr="00B02CCC">
        <w:rPr>
          <w:rFonts w:cs="Arial"/>
          <w:lang w:val="en-GB"/>
        </w:rPr>
        <w:t>.</w:t>
      </w:r>
      <w:r w:rsidR="0051138E" w:rsidRPr="00B02CCC">
        <w:rPr>
          <w:rFonts w:cs="Arial"/>
          <w:lang w:val="en-GB"/>
        </w:rPr>
        <w:t xml:space="preserve"> </w:t>
      </w:r>
    </w:p>
    <w:p w14:paraId="61A5E68D" w14:textId="77777777" w:rsidR="000E35E2" w:rsidRPr="00B02CCC" w:rsidRDefault="4680C88E" w:rsidP="000E35E2">
      <w:pPr>
        <w:rPr>
          <w:rFonts w:cs="Arial"/>
          <w:lang w:val="en-GB"/>
        </w:rPr>
      </w:pPr>
      <w:r w:rsidRPr="0BEF0AE1">
        <w:rPr>
          <w:rFonts w:cs="Arial"/>
          <w:lang w:val="en-GB"/>
        </w:rPr>
        <w:t xml:space="preserve">The Payment Request approval flow use the Approval Engine developed for the steps Y2, Y3 and Y4 of the Ariba PR approval workflow (see UDD0252). </w:t>
      </w:r>
    </w:p>
    <w:p w14:paraId="6C8F0AB9" w14:textId="77777777" w:rsidR="00AF290F" w:rsidRPr="00B02CCC" w:rsidRDefault="2EB6C0B2" w:rsidP="00AF290F">
      <w:pPr>
        <w:rPr>
          <w:rFonts w:cs="Arial"/>
          <w:lang w:val="en-GB"/>
        </w:rPr>
      </w:pPr>
      <w:r w:rsidRPr="0BEF0AE1">
        <w:rPr>
          <w:rFonts w:cs="Arial"/>
          <w:lang w:val="en-GB"/>
        </w:rPr>
        <w:t>At any steps, it is not possible to add manually any approver.</w:t>
      </w:r>
    </w:p>
    <w:p w14:paraId="61F4D5C2" w14:textId="17A58D62" w:rsidR="00AF290F" w:rsidRPr="00B02CCC" w:rsidRDefault="2EB6C0B2" w:rsidP="00AF290F">
      <w:pPr>
        <w:jc w:val="left"/>
        <w:rPr>
          <w:rFonts w:cs="Arial"/>
          <w:lang w:val="en-GB"/>
        </w:rPr>
      </w:pPr>
      <w:r w:rsidRPr="0BEF0AE1">
        <w:rPr>
          <w:rFonts w:cs="Arial"/>
          <w:lang w:val="en-GB"/>
        </w:rPr>
        <w:t xml:space="preserve">There is no DoA approval required because the PO has already been through DOA approval but a Completion step is foreseen and performed by Genpact team, and if the payment request creator is different from the PO requisitioner, an approval is required by the PO requisitioner. DoA approval needs to be applied. Similarly, to the VIM FI (non PO) invoices (see UDD1157), in some cases the DOA approval is mandated to a specific approver: mandated party approval. When the combination of company code and vendor in the FI down payment request (Payment request w/o PO) or Regular payment request </w:t>
      </w:r>
      <w:r w:rsidRPr="0BEF0AE1">
        <w:rPr>
          <w:rFonts w:cs="Arial"/>
          <w:lang w:val="en-GB"/>
        </w:rPr>
        <w:lastRenderedPageBreak/>
        <w:t>exists in ECC VIM table “ZFI_VIM_MANDATED” then the DOA approval steps would be replaced by the approval of the person mentioned in the field ‘User Mapping Object ID’.</w:t>
      </w:r>
      <w:r w:rsidR="004C4E50">
        <w:rPr>
          <w:rFonts w:cs="Arial"/>
          <w:lang w:val="en-GB"/>
        </w:rPr>
        <w:t xml:space="preserve"> </w:t>
      </w:r>
      <w:r w:rsidRPr="0BEF0AE1">
        <w:rPr>
          <w:rFonts w:cs="Arial"/>
          <w:lang w:val="en-GB"/>
        </w:rPr>
        <w:t>The same backup logic as for VIM workflow is used if the determined approver in the table ‘ZFI_VIM_MANDATED’ is not existing or terminated.</w:t>
      </w:r>
    </w:p>
    <w:p w14:paraId="1E2BCA3C" w14:textId="6CCDC406" w:rsidR="00225725" w:rsidRPr="00B02CCC" w:rsidRDefault="00036097" w:rsidP="00225725">
      <w:pPr>
        <w:rPr>
          <w:rFonts w:cs="Arial"/>
          <w:lang w:val="en-GB"/>
        </w:rPr>
      </w:pPr>
      <w:r>
        <w:rPr>
          <w:noProof/>
          <w:lang w:val="en-IN" w:eastAsia="en-IN"/>
        </w:rPr>
        <w:drawing>
          <wp:anchor distT="0" distB="0" distL="114300" distR="114300" simplePos="0" relativeHeight="251658250" behindDoc="0" locked="0" layoutInCell="1" allowOverlap="1" wp14:anchorId="66965BC2" wp14:editId="64256870">
            <wp:simplePos x="0" y="0"/>
            <wp:positionH relativeFrom="column">
              <wp:posOffset>0</wp:posOffset>
            </wp:positionH>
            <wp:positionV relativeFrom="paragraph">
              <wp:posOffset>330258</wp:posOffset>
            </wp:positionV>
            <wp:extent cx="5047615" cy="2194560"/>
            <wp:effectExtent l="0" t="0" r="635" b="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pic:nvPicPr>
                  <pic:blipFill>
                    <a:blip r:embed="rId12">
                      <a:extLst>
                        <a:ext uri="{28A0092B-C50C-407E-A947-70E740481C1C}">
                          <a14:useLocalDpi xmlns:a14="http://schemas.microsoft.com/office/drawing/2010/main" val="0"/>
                        </a:ext>
                      </a:extLst>
                    </a:blip>
                    <a:stretch>
                      <a:fillRect/>
                    </a:stretch>
                  </pic:blipFill>
                  <pic:spPr>
                    <a:xfrm>
                      <a:off x="0" y="0"/>
                      <a:ext cx="5047615" cy="2194560"/>
                    </a:xfrm>
                    <a:prstGeom prst="rect">
                      <a:avLst/>
                    </a:prstGeom>
                  </pic:spPr>
                </pic:pic>
              </a:graphicData>
            </a:graphic>
          </wp:anchor>
        </w:drawing>
      </w:r>
      <w:r w:rsidR="7A99B848" w:rsidRPr="0BEF0AE1">
        <w:rPr>
          <w:rFonts w:cs="Arial"/>
          <w:lang w:val="en-GB"/>
        </w:rPr>
        <w:t>Emails are generated for requesting approvals and informing about rejections.</w:t>
      </w:r>
    </w:p>
    <w:p w14:paraId="7F042B79" w14:textId="77777777" w:rsidR="00982B08" w:rsidRDefault="00982B08" w:rsidP="00982B08">
      <w:pPr>
        <w:rPr>
          <w:rFonts w:cs="Arial"/>
          <w:lang w:val="en-GB"/>
        </w:rPr>
      </w:pPr>
      <w:r w:rsidRPr="00FE457D">
        <w:rPr>
          <w:rFonts w:cs="Arial"/>
          <w:lang w:val="en-GB"/>
        </w:rPr>
        <w:t xml:space="preserve">{CRQ10005708 </w:t>
      </w:r>
      <w:r w:rsidR="00C5705A" w:rsidRPr="00FE457D">
        <w:rPr>
          <w:rFonts w:cs="Arial"/>
          <w:lang w:val="en-GB"/>
        </w:rPr>
        <w:t>Start}</w:t>
      </w:r>
      <w:r w:rsidRPr="00FE457D">
        <w:rPr>
          <w:rFonts w:cs="Arial"/>
          <w:lang w:val="en-GB"/>
        </w:rPr>
        <w:t xml:space="preserve"> </w:t>
      </w:r>
    </w:p>
    <w:p w14:paraId="3C9DEDF0" w14:textId="158A6CE3" w:rsidR="00A621F3" w:rsidRDefault="003E768A" w:rsidP="00A621F3">
      <w:pPr>
        <w:rPr>
          <w:rFonts w:ascii="Calibri" w:hAnsi="Calibri"/>
        </w:rPr>
      </w:pPr>
      <w:r>
        <w:t>The</w:t>
      </w:r>
      <w:r w:rsidR="00A621F3">
        <w:t xml:space="preserve"> button "Recall" allow</w:t>
      </w:r>
      <w:r>
        <w:t>s</w:t>
      </w:r>
      <w:r w:rsidR="00A621F3">
        <w:t xml:space="preserve"> </w:t>
      </w:r>
      <w:r w:rsidR="00BE7971">
        <w:t>ePay creator</w:t>
      </w:r>
      <w:r w:rsidR="00A621F3">
        <w:t xml:space="preserve"> to re-call submitted epayment request till the time it’s not fully approved by last approver </w:t>
      </w:r>
      <w:r w:rsidR="001C7B0A">
        <w:t>and set it back to “Composing”</w:t>
      </w:r>
      <w:r>
        <w:t>(see also UDD1945).</w:t>
      </w:r>
    </w:p>
    <w:p w14:paraId="59FD0E83" w14:textId="3EECA511" w:rsidR="003E768A" w:rsidRDefault="003E768A" w:rsidP="003E768A">
      <w:pPr>
        <w:rPr>
          <w:ins w:id="24" w:author="Author"/>
          <w:rFonts w:cs="Arial"/>
          <w:lang w:val="en-GB"/>
        </w:rPr>
      </w:pPr>
      <w:r w:rsidRPr="00FE457D">
        <w:rPr>
          <w:rFonts w:cs="Arial"/>
          <w:lang w:val="en-GB"/>
        </w:rPr>
        <w:t>{CRQ10005708 End}</w:t>
      </w:r>
    </w:p>
    <w:p w14:paraId="0D41FA38" w14:textId="3093DA7C" w:rsidR="00427954" w:rsidRDefault="00427954" w:rsidP="003E768A">
      <w:pPr>
        <w:rPr>
          <w:ins w:id="25" w:author="Author"/>
          <w:rFonts w:cs="Arial"/>
        </w:rPr>
      </w:pPr>
      <w:ins w:id="26" w:author="Author">
        <w:r>
          <w:rPr>
            <w:rFonts w:cs="Arial"/>
            <w:lang w:val="en-GB"/>
          </w:rPr>
          <w:t xml:space="preserve">{Start of </w:t>
        </w:r>
        <w:r w:rsidRPr="00427954">
          <w:rPr>
            <w:rFonts w:cs="Arial"/>
          </w:rPr>
          <w:t>CRQ10019509</w:t>
        </w:r>
        <w:r>
          <w:rPr>
            <w:rFonts w:cs="Arial"/>
          </w:rPr>
          <w:t>}</w:t>
        </w:r>
      </w:ins>
    </w:p>
    <w:p w14:paraId="079311DE" w14:textId="77777777" w:rsidR="00AC6AE3" w:rsidRDefault="00AC6AE3" w:rsidP="003E768A">
      <w:pPr>
        <w:rPr>
          <w:ins w:id="27" w:author="Author"/>
          <w:rFonts w:cs="Arial"/>
        </w:rPr>
      </w:pPr>
    </w:p>
    <w:p w14:paraId="3B2BF905" w14:textId="583A31BF" w:rsidR="00427954" w:rsidRDefault="00AC6AE3" w:rsidP="003E768A">
      <w:pPr>
        <w:rPr>
          <w:ins w:id="28" w:author="Author"/>
          <w:rFonts w:cs="Arial"/>
        </w:rPr>
      </w:pPr>
      <w:ins w:id="29" w:author="Author">
        <w:r>
          <w:rPr>
            <w:rFonts w:cs="Arial"/>
          </w:rPr>
          <w:t>A</w:t>
        </w:r>
        <w:r w:rsidRPr="00AC6AE3">
          <w:rPr>
            <w:rFonts w:cs="Arial"/>
          </w:rPr>
          <w:t>ctivate failsafe process for Y1 approver</w:t>
        </w:r>
        <w:r w:rsidR="00AA2871">
          <w:rPr>
            <w:rFonts w:cs="Arial"/>
          </w:rPr>
          <w:t>,</w:t>
        </w:r>
        <w:r w:rsidR="00427954" w:rsidRPr="00427954">
          <w:rPr>
            <w:rFonts w:cs="Arial"/>
          </w:rPr>
          <w:t>If zmm_wf_proc_approver table (Combo Plant &amp; Purchasing Group = PM1) is not updated for Y1 approver</w:t>
        </w:r>
        <w:r w:rsidR="00427954">
          <w:rPr>
            <w:rFonts w:cs="Arial"/>
          </w:rPr>
          <w:t xml:space="preserve">, </w:t>
        </w:r>
        <w:r w:rsidR="00427954" w:rsidRPr="00427954">
          <w:rPr>
            <w:rFonts w:cs="Arial"/>
          </w:rPr>
          <w:t>E-payment application</w:t>
        </w:r>
        <w:r w:rsidR="00427954">
          <w:rPr>
            <w:rFonts w:cs="Arial"/>
          </w:rPr>
          <w:t xml:space="preserve"> </w:t>
        </w:r>
        <w:r w:rsidR="00427954" w:rsidRPr="00427954">
          <w:rPr>
            <w:rFonts w:cs="Arial"/>
          </w:rPr>
          <w:t xml:space="preserve">should fetch Y1 approver from ZDEFAULTBACKUP table. </w:t>
        </w:r>
      </w:ins>
    </w:p>
    <w:p w14:paraId="122E7750" w14:textId="72EAF7A9" w:rsidR="00427954" w:rsidRDefault="00427954" w:rsidP="003E768A">
      <w:pPr>
        <w:rPr>
          <w:ins w:id="30" w:author="Author"/>
          <w:rFonts w:cs="Arial"/>
        </w:rPr>
      </w:pPr>
      <w:ins w:id="31" w:author="Author">
        <w:r w:rsidRPr="00427954">
          <w:rPr>
            <w:rFonts w:cs="Arial"/>
          </w:rPr>
          <w:t>Y1 approver will be procurement approver (completion) - "PC"</w:t>
        </w:r>
      </w:ins>
    </w:p>
    <w:p w14:paraId="2A37925B" w14:textId="77777777" w:rsidR="00427954" w:rsidRDefault="00427954" w:rsidP="003E768A">
      <w:pPr>
        <w:rPr>
          <w:ins w:id="32" w:author="Author"/>
          <w:rFonts w:cs="Arial"/>
        </w:rPr>
      </w:pPr>
    </w:p>
    <w:p w14:paraId="62390972" w14:textId="4A0D32CE" w:rsidR="00427954" w:rsidRDefault="00427954" w:rsidP="003E768A">
      <w:pPr>
        <w:rPr>
          <w:ins w:id="33" w:author="Author"/>
          <w:rFonts w:cs="Arial"/>
        </w:rPr>
      </w:pPr>
      <w:ins w:id="34" w:author="Author">
        <w:r>
          <w:rPr>
            <w:rFonts w:cs="Arial"/>
          </w:rPr>
          <w:t xml:space="preserve">E-payment application should not accept invalid IBAN number. </w:t>
        </w:r>
      </w:ins>
    </w:p>
    <w:p w14:paraId="42EE329C" w14:textId="557A517E" w:rsidR="00427954" w:rsidRDefault="00427954" w:rsidP="00427954">
      <w:pPr>
        <w:rPr>
          <w:ins w:id="35" w:author="Author"/>
          <w:rFonts w:cs="Arial"/>
        </w:rPr>
      </w:pPr>
      <w:ins w:id="36" w:author="Author">
        <w:r>
          <w:rPr>
            <w:rFonts w:cs="Arial"/>
            <w:lang w:val="en-GB"/>
          </w:rPr>
          <w:t xml:space="preserve">{End of </w:t>
        </w:r>
        <w:r w:rsidRPr="00427954">
          <w:rPr>
            <w:rFonts w:cs="Arial"/>
          </w:rPr>
          <w:t>CRQ10019509</w:t>
        </w:r>
        <w:r>
          <w:rPr>
            <w:rFonts w:cs="Arial"/>
          </w:rPr>
          <w:t>}</w:t>
        </w:r>
      </w:ins>
    </w:p>
    <w:p w14:paraId="5BCFC1F1" w14:textId="76B730A5" w:rsidR="00427954" w:rsidRDefault="00427954" w:rsidP="003E768A">
      <w:pPr>
        <w:rPr>
          <w:rFonts w:cs="Arial"/>
          <w:lang w:val="en-GB"/>
        </w:rPr>
      </w:pPr>
    </w:p>
    <w:p w14:paraId="58413E3A" w14:textId="77777777" w:rsidR="003E768A" w:rsidRDefault="003E768A" w:rsidP="00A621F3"/>
    <w:p w14:paraId="2B6D1858" w14:textId="09B44512" w:rsidR="003E768A" w:rsidRPr="00B02CCC" w:rsidRDefault="003E768A" w:rsidP="003E768A">
      <w:pPr>
        <w:rPr>
          <w:rFonts w:cs="Arial"/>
          <w:lang w:val="en-GB"/>
        </w:rPr>
      </w:pPr>
      <w:r w:rsidRPr="00B02CCC" w:rsidDel="006708FD">
        <w:rPr>
          <w:rFonts w:ascii="Wingdings" w:eastAsia="Wingdings" w:hAnsi="Wingdings" w:cs="Wingdings"/>
          <w:lang w:val="en-GB"/>
        </w:rPr>
        <w:t></w:t>
      </w:r>
      <w:r w:rsidRPr="00B02CCC">
        <w:rPr>
          <w:rFonts w:cs="Arial"/>
          <w:lang w:val="en-GB"/>
        </w:rPr>
        <w:t>At the end of the approval flow when the payment request is approved. (see section</w:t>
      </w:r>
      <w:r>
        <w:rPr>
          <w:rFonts w:cs="Arial"/>
          <w:lang w:val="en-GB"/>
        </w:rPr>
        <w:t xml:space="preserve"> Follow-on document</w:t>
      </w:r>
      <w:r w:rsidRPr="00B02CCC">
        <w:rPr>
          <w:rFonts w:cs="Arial"/>
          <w:lang w:val="en-GB"/>
        </w:rPr>
        <w:t>)</w:t>
      </w:r>
    </w:p>
    <w:p w14:paraId="77D909D6" w14:textId="5E6485E6" w:rsidR="00E554A4" w:rsidRDefault="00E554A4" w:rsidP="00E554A4">
      <w:pPr>
        <w:rPr>
          <w:rFonts w:cs="Arial"/>
          <w:lang w:val="en-GB"/>
        </w:rPr>
      </w:pPr>
      <w:r w:rsidRPr="00FE457D">
        <w:rPr>
          <w:rFonts w:cs="Arial"/>
          <w:lang w:val="en-GB"/>
        </w:rPr>
        <w:t xml:space="preserve">{CRQ10005708 Start} </w:t>
      </w:r>
    </w:p>
    <w:p w14:paraId="163D5D26" w14:textId="3AD49399" w:rsidR="00EA5759" w:rsidRDefault="003E768A" w:rsidP="0093441E">
      <w:pPr>
        <w:rPr>
          <w:rFonts w:cs="Arial"/>
        </w:rPr>
      </w:pPr>
      <w:r>
        <w:rPr>
          <w:rFonts w:cs="Arial"/>
        </w:rPr>
        <w:t xml:space="preserve">A reminder report program (with no </w:t>
      </w:r>
      <w:r w:rsidR="00482D95">
        <w:rPr>
          <w:rFonts w:cs="Arial"/>
        </w:rPr>
        <w:t>transaction but</w:t>
      </w:r>
      <w:r>
        <w:rPr>
          <w:rFonts w:cs="Arial"/>
        </w:rPr>
        <w:t xml:space="preserve"> scheduled as job) </w:t>
      </w:r>
      <w:r w:rsidR="00EA5759" w:rsidRPr="00EA5759">
        <w:rPr>
          <w:rFonts w:cs="Arial"/>
        </w:rPr>
        <w:t>send</w:t>
      </w:r>
      <w:r>
        <w:rPr>
          <w:rFonts w:cs="Arial"/>
        </w:rPr>
        <w:t>s</w:t>
      </w:r>
      <w:r w:rsidR="00EA5759" w:rsidRPr="00EA5759">
        <w:rPr>
          <w:rFonts w:cs="Arial"/>
        </w:rPr>
        <w:t xml:space="preserve"> reminder email to approver's having e-pay request pending for approval more than specific days. </w:t>
      </w:r>
    </w:p>
    <w:p w14:paraId="2C16F251" w14:textId="20B9CC4D" w:rsidR="00C369DF" w:rsidRDefault="00C5705A" w:rsidP="00C5705A">
      <w:pPr>
        <w:rPr>
          <w:rFonts w:cs="Arial"/>
          <w:lang w:val="en-GB"/>
        </w:rPr>
      </w:pPr>
      <w:r w:rsidRPr="00FE457D">
        <w:rPr>
          <w:rFonts w:cs="Arial"/>
          <w:lang w:val="en-GB"/>
        </w:rPr>
        <w:lastRenderedPageBreak/>
        <w:t xml:space="preserve">{CRQ10005708 </w:t>
      </w:r>
      <w:r w:rsidR="00E554A4">
        <w:rPr>
          <w:rFonts w:cs="Arial"/>
          <w:lang w:val="en-GB"/>
        </w:rPr>
        <w:t>End</w:t>
      </w:r>
      <w:r w:rsidRPr="00FE457D">
        <w:rPr>
          <w:rFonts w:cs="Arial"/>
          <w:lang w:val="en-GB"/>
        </w:rPr>
        <w:t>}</w:t>
      </w:r>
    </w:p>
    <w:p w14:paraId="3282E71F" w14:textId="77777777" w:rsidR="00225725" w:rsidRPr="00B02CCC" w:rsidRDefault="00225725" w:rsidP="00753147">
      <w:pPr>
        <w:pStyle w:val="Heading3"/>
        <w:rPr>
          <w:rFonts w:cs="Arial"/>
          <w:lang w:val="en-GB"/>
        </w:rPr>
      </w:pPr>
      <w:bookmarkStart w:id="37" w:name="_Toc54267768"/>
      <w:bookmarkStart w:id="38" w:name="_Toc89072667"/>
      <w:r w:rsidRPr="00B02CCC">
        <w:rPr>
          <w:rFonts w:cs="Arial"/>
          <w:lang w:val="en-GB"/>
        </w:rPr>
        <w:t>Follow-on document</w:t>
      </w:r>
      <w:bookmarkEnd w:id="37"/>
      <w:bookmarkEnd w:id="38"/>
    </w:p>
    <w:p w14:paraId="2D22B571" w14:textId="2A355F2C" w:rsidR="00225725" w:rsidRPr="00B02CCC" w:rsidRDefault="0047275F" w:rsidP="00225725">
      <w:pPr>
        <w:pStyle w:val="Footer"/>
        <w:spacing w:before="0"/>
        <w:jc w:val="left"/>
        <w:rPr>
          <w:rFonts w:cs="Arial"/>
          <w:lang w:val="en-GB"/>
        </w:rPr>
      </w:pPr>
      <w:r w:rsidRPr="00B02CCC">
        <w:rPr>
          <w:rFonts w:cs="Arial"/>
          <w:lang w:val="en-GB"/>
        </w:rPr>
        <w:t>After approval an event calls the BAPI to post the follow-on document</w:t>
      </w:r>
      <w:r w:rsidR="00225725" w:rsidRPr="00B02CCC">
        <w:rPr>
          <w:rFonts w:cs="Arial"/>
          <w:lang w:val="en-GB"/>
        </w:rPr>
        <w:t xml:space="preserve"> BAPI_ACC_DOCUMENT_POST. However, this BAPI can only handle standard postings, i.e. with 2 line items where debit = credit. Since the payment request type DPO and DFI should result in a down payment request posting (noted item, only 1 line item), </w:t>
      </w:r>
      <w:r w:rsidR="001B7EB6" w:rsidRPr="00B02CCC">
        <w:rPr>
          <w:rFonts w:cs="Arial"/>
          <w:lang w:val="en-GB"/>
        </w:rPr>
        <w:t xml:space="preserve">the </w:t>
      </w:r>
      <w:r w:rsidR="003740FD" w:rsidRPr="00B02CCC">
        <w:rPr>
          <w:rFonts w:cs="Arial"/>
          <w:lang w:val="en-GB"/>
        </w:rPr>
        <w:t>BAPI is also en</w:t>
      </w:r>
      <w:r w:rsidR="003B1DB6" w:rsidRPr="00B02CCC">
        <w:rPr>
          <w:rFonts w:cs="Arial"/>
          <w:lang w:val="en-GB"/>
        </w:rPr>
        <w:t>h</w:t>
      </w:r>
      <w:r w:rsidR="003740FD" w:rsidRPr="00B02CCC">
        <w:rPr>
          <w:rFonts w:cs="Arial"/>
          <w:lang w:val="en-GB"/>
        </w:rPr>
        <w:t>a</w:t>
      </w:r>
      <w:r w:rsidR="003B1DB6" w:rsidRPr="00B02CCC">
        <w:rPr>
          <w:rFonts w:cs="Arial"/>
          <w:lang w:val="en-GB"/>
        </w:rPr>
        <w:t>n</w:t>
      </w:r>
      <w:r w:rsidR="003740FD" w:rsidRPr="00B02CCC">
        <w:rPr>
          <w:rFonts w:cs="Arial"/>
          <w:lang w:val="en-GB"/>
        </w:rPr>
        <w:t>ced</w:t>
      </w:r>
      <w:r w:rsidR="00225725" w:rsidRPr="00B02CCC">
        <w:rPr>
          <w:rFonts w:cs="Arial"/>
          <w:lang w:val="en-GB"/>
        </w:rPr>
        <w:t>.</w:t>
      </w:r>
    </w:p>
    <w:p w14:paraId="2797773C" w14:textId="77777777" w:rsidR="00225725" w:rsidRPr="00B02CCC" w:rsidRDefault="00225725" w:rsidP="00225725">
      <w:pPr>
        <w:rPr>
          <w:rFonts w:cs="Arial"/>
          <w:lang w:val="en-GB"/>
        </w:rPr>
      </w:pPr>
    </w:p>
    <w:p w14:paraId="78C601B3" w14:textId="729C0FE8" w:rsidR="00225725" w:rsidRPr="00B02CCC" w:rsidRDefault="00225725" w:rsidP="00225725">
      <w:pPr>
        <w:pStyle w:val="Footer"/>
        <w:spacing w:before="0"/>
        <w:jc w:val="left"/>
        <w:rPr>
          <w:rFonts w:cs="Arial"/>
          <w:lang w:val="en-GB"/>
        </w:rPr>
      </w:pPr>
      <w:r w:rsidRPr="00B02CCC">
        <w:rPr>
          <w:rFonts w:cs="Arial"/>
          <w:lang w:val="en-GB"/>
        </w:rPr>
        <w:t xml:space="preserve">To define the correct tax amount into BAPI_ACC_DOCUMENT_POST, </w:t>
      </w:r>
      <w:r w:rsidR="00A11402" w:rsidRPr="00B02CCC">
        <w:rPr>
          <w:rFonts w:cs="Arial"/>
          <w:lang w:val="en-GB"/>
        </w:rPr>
        <w:t>the</w:t>
      </w:r>
      <w:r w:rsidRPr="00B02CCC">
        <w:rPr>
          <w:rFonts w:cs="Arial"/>
          <w:lang w:val="en-GB"/>
        </w:rPr>
        <w:t xml:space="preserve"> function module: CALCULATE_TAX_FROM_NET_AMOUNT</w:t>
      </w:r>
      <w:r w:rsidR="00A11402" w:rsidRPr="00B02CCC">
        <w:rPr>
          <w:rFonts w:cs="Arial"/>
          <w:lang w:val="en-GB"/>
        </w:rPr>
        <w:t xml:space="preserve"> is used.</w:t>
      </w:r>
    </w:p>
    <w:p w14:paraId="5F3C261D" w14:textId="77777777" w:rsidR="00225725" w:rsidRPr="00B02CCC" w:rsidRDefault="00225725" w:rsidP="00225725">
      <w:pPr>
        <w:pStyle w:val="Footer"/>
        <w:spacing w:before="0"/>
        <w:jc w:val="left"/>
        <w:rPr>
          <w:rFonts w:cs="Arial"/>
          <w:lang w:val="en-GB"/>
        </w:rPr>
      </w:pPr>
    </w:p>
    <w:p w14:paraId="218F0A91" w14:textId="6EDCE87F" w:rsidR="00225725" w:rsidRDefault="00225725" w:rsidP="00225725">
      <w:pPr>
        <w:rPr>
          <w:rFonts w:cs="Arial"/>
          <w:lang w:val="en-GB"/>
        </w:rPr>
      </w:pPr>
      <w:r w:rsidRPr="00B02CCC">
        <w:rPr>
          <w:rFonts w:cs="Arial"/>
          <w:lang w:val="en-GB"/>
        </w:rPr>
        <w:t xml:space="preserve">An early closing logic is implemented to determine the posting date while posting the documents to SAP. The posting date </w:t>
      </w:r>
      <w:r w:rsidR="005E620F">
        <w:rPr>
          <w:rFonts w:cs="Arial"/>
          <w:lang w:val="en-GB"/>
        </w:rPr>
        <w:t>is</w:t>
      </w:r>
      <w:r w:rsidR="005E620F" w:rsidRPr="00B02CCC">
        <w:rPr>
          <w:rFonts w:cs="Arial"/>
          <w:lang w:val="en-GB"/>
        </w:rPr>
        <w:t xml:space="preserve"> </w:t>
      </w:r>
      <w:r w:rsidRPr="00B02CCC">
        <w:rPr>
          <w:rFonts w:cs="Arial"/>
          <w:lang w:val="en-GB"/>
        </w:rPr>
        <w:t>always pass</w:t>
      </w:r>
      <w:r w:rsidR="005E620F">
        <w:rPr>
          <w:rFonts w:cs="Arial"/>
          <w:lang w:val="en-GB"/>
        </w:rPr>
        <w:t>ed</w:t>
      </w:r>
      <w:r w:rsidRPr="00B02CCC">
        <w:rPr>
          <w:rFonts w:cs="Arial"/>
          <w:lang w:val="en-GB"/>
        </w:rPr>
        <w:t xml:space="preserve"> as the current system date from the Fiori Application system to SAP. The early closing logic change</w:t>
      </w:r>
      <w:r w:rsidR="006A3F51">
        <w:rPr>
          <w:rFonts w:cs="Arial"/>
          <w:lang w:val="en-GB"/>
        </w:rPr>
        <w:t>s</w:t>
      </w:r>
      <w:r w:rsidRPr="00B02CCC">
        <w:rPr>
          <w:rFonts w:cs="Arial"/>
          <w:lang w:val="en-GB"/>
        </w:rPr>
        <w:t xml:space="preserve"> the posting date passed from the Fiori Application system if the posting period is closed in ECC. (Details provided in section 2.2.6)</w:t>
      </w:r>
    </w:p>
    <w:p w14:paraId="2BD0404E" w14:textId="7EEFE6E0" w:rsidR="00C9307B" w:rsidRDefault="00C9307B" w:rsidP="00C9307B">
      <w:pPr>
        <w:pStyle w:val="Heading3"/>
        <w:rPr>
          <w:rFonts w:cs="Arial"/>
          <w:lang w:val="en-GB"/>
        </w:rPr>
      </w:pPr>
      <w:r>
        <w:rPr>
          <w:rFonts w:cs="Arial"/>
          <w:lang w:val="en-GB"/>
        </w:rPr>
        <w:t>ePayment management</w:t>
      </w:r>
    </w:p>
    <w:p w14:paraId="378B2AAE" w14:textId="77777777" w:rsidR="00C9307B" w:rsidRDefault="00C9307B" w:rsidP="00C9307B">
      <w:pPr>
        <w:rPr>
          <w:rFonts w:cs="Arial"/>
          <w:b/>
          <w:bCs/>
          <w:lang w:val="en-GB"/>
        </w:rPr>
      </w:pPr>
      <w:r>
        <w:rPr>
          <w:lang w:val="en-GB"/>
        </w:rPr>
        <w:t>{CRQ393975-Start} ZFI_MANAGE_EPAY is a quick fix transaction for IT, to manage ePayment Requests blocked in the process, it allows to Reset “Composing” Status, Start the Workflow and Post the FI document manually in case of error.</w:t>
      </w:r>
      <w:r w:rsidRPr="006C659E">
        <w:rPr>
          <w:lang w:val="en-GB"/>
        </w:rPr>
        <w:t xml:space="preserve"> </w:t>
      </w:r>
      <w:r>
        <w:rPr>
          <w:lang w:val="en-GB"/>
        </w:rPr>
        <w:t>{CRQ393975-End}</w:t>
      </w:r>
      <w:r>
        <w:rPr>
          <w:rFonts w:cs="Arial"/>
          <w:b/>
          <w:bCs/>
          <w:lang w:val="en-GB"/>
        </w:rPr>
        <w:t>.</w:t>
      </w:r>
    </w:p>
    <w:p w14:paraId="13B6B6E7" w14:textId="77777777" w:rsidR="004A0281" w:rsidRDefault="004A0281" w:rsidP="004A0281">
      <w:pPr>
        <w:spacing w:before="0"/>
        <w:jc w:val="left"/>
        <w:rPr>
          <w:rFonts w:cs="Arial"/>
          <w:lang w:val="en-GB"/>
        </w:rPr>
      </w:pPr>
      <w:r w:rsidRPr="00327D39">
        <w:rPr>
          <w:rFonts w:cs="Arial"/>
          <w:lang w:val="en-GB"/>
        </w:rPr>
        <w:t xml:space="preserve">{CRQ10008036 Start} </w:t>
      </w:r>
      <w:r>
        <w:rPr>
          <w:rStyle w:val="ui-provider"/>
        </w:rPr>
        <w:t>Transaction ZFI_EPAY_CHANGEOWNER allows to change creator of e-payment request (for reassignment reasons due to user obsolete for example).</w:t>
      </w:r>
      <w:r>
        <w:rPr>
          <w:rFonts w:cs="Arial"/>
          <w:lang w:val="en-GB"/>
        </w:rPr>
        <w:t xml:space="preserve"> </w:t>
      </w:r>
      <w:r w:rsidRPr="00327D39">
        <w:rPr>
          <w:rFonts w:cs="Arial"/>
          <w:lang w:val="en-GB"/>
        </w:rPr>
        <w:t>{CRQ10008036 End}</w:t>
      </w:r>
    </w:p>
    <w:p w14:paraId="5F381559" w14:textId="77777777" w:rsidR="00C9307B" w:rsidRDefault="00C9307B" w:rsidP="00225725">
      <w:pPr>
        <w:rPr>
          <w:rFonts w:cs="Arial"/>
          <w:lang w:val="en-GB"/>
        </w:rPr>
      </w:pPr>
    </w:p>
    <w:p w14:paraId="7F6AF960" w14:textId="77777777" w:rsidR="00225725" w:rsidRPr="00B02CCC" w:rsidRDefault="00225725" w:rsidP="00753147">
      <w:pPr>
        <w:pStyle w:val="Heading2"/>
        <w:rPr>
          <w:rFonts w:cs="Arial"/>
          <w:lang w:val="en-GB"/>
        </w:rPr>
      </w:pPr>
      <w:bookmarkStart w:id="39" w:name="_Toc532566197"/>
      <w:bookmarkStart w:id="40" w:name="_Toc532568283"/>
      <w:bookmarkStart w:id="41" w:name="_Toc532566198"/>
      <w:bookmarkStart w:id="42" w:name="_Toc532568284"/>
      <w:bookmarkStart w:id="43" w:name="_Toc54267769"/>
      <w:bookmarkStart w:id="44" w:name="_Toc89072668"/>
      <w:bookmarkEnd w:id="39"/>
      <w:bookmarkEnd w:id="40"/>
      <w:bookmarkEnd w:id="41"/>
      <w:bookmarkEnd w:id="42"/>
      <w:r w:rsidRPr="00B02CCC">
        <w:rPr>
          <w:rFonts w:cs="Arial"/>
          <w:lang w:val="en-GB"/>
        </w:rPr>
        <w:t>Detailed description</w:t>
      </w:r>
      <w:bookmarkEnd w:id="43"/>
      <w:bookmarkEnd w:id="44"/>
    </w:p>
    <w:p w14:paraId="77D40C0B" w14:textId="77777777" w:rsidR="008D5A2A" w:rsidRPr="00B02CCC" w:rsidRDefault="008D5A2A" w:rsidP="00753147">
      <w:pPr>
        <w:pStyle w:val="Heading3"/>
        <w:rPr>
          <w:lang w:val="en-GB"/>
        </w:rPr>
      </w:pPr>
      <w:bookmarkStart w:id="45" w:name="_Toc89072669"/>
      <w:r w:rsidRPr="00B02CCC">
        <w:rPr>
          <w:lang w:val="en-GB"/>
        </w:rPr>
        <w:t>EPayment Request tables</w:t>
      </w:r>
      <w:bookmarkEnd w:id="45"/>
    </w:p>
    <w:p w14:paraId="46085C47" w14:textId="38F10E97" w:rsidR="00327D39" w:rsidRDefault="00225725" w:rsidP="00327D39">
      <w:pPr>
        <w:rPr>
          <w:rFonts w:cs="Arial"/>
          <w:lang w:val="en-GB"/>
        </w:rPr>
      </w:pPr>
      <w:r w:rsidRPr="00B02CCC">
        <w:rPr>
          <w:rFonts w:cs="Arial"/>
          <w:lang w:val="en-GB"/>
        </w:rPr>
        <w:t xml:space="preserve">The Fiori Application populates z-tables </w:t>
      </w:r>
      <w:r w:rsidR="004A0281" w:rsidRPr="00327D39">
        <w:rPr>
          <w:rFonts w:cs="Arial"/>
          <w:lang w:val="en-GB"/>
        </w:rPr>
        <w:t xml:space="preserve">{CRQ10008036 Start} </w:t>
      </w:r>
      <w:r w:rsidR="004A0281">
        <w:rPr>
          <w:rFonts w:cs="Arial"/>
          <w:lang w:val="en-GB"/>
        </w:rPr>
        <w:t xml:space="preserve">(with change logs) </w:t>
      </w:r>
      <w:r w:rsidR="004A0281" w:rsidRPr="00327D39">
        <w:rPr>
          <w:rFonts w:cs="Arial"/>
          <w:lang w:val="en-GB"/>
        </w:rPr>
        <w:t>{CRQ10008036 End}</w:t>
      </w:r>
      <w:r w:rsidR="004A0281">
        <w:rPr>
          <w:rFonts w:cs="Arial"/>
          <w:lang w:val="en-GB"/>
        </w:rPr>
        <w:t xml:space="preserve"> </w:t>
      </w:r>
      <w:r w:rsidRPr="00B02CCC">
        <w:rPr>
          <w:rFonts w:cs="Arial"/>
          <w:lang w:val="en-GB"/>
        </w:rPr>
        <w:t>for Header and Items (ZFI_EPAY_REQ_H and ZFI_EPAY_REQ_I) and these z-tables are the source of the follow-on documents posting</w:t>
      </w:r>
      <w:r w:rsidR="00961939">
        <w:rPr>
          <w:rFonts w:cs="Arial"/>
          <w:lang w:val="en-GB"/>
        </w:rPr>
        <w:t xml:space="preserve"> (for fields </w:t>
      </w:r>
      <w:r w:rsidR="00FD04DF">
        <w:rPr>
          <w:rFonts w:cs="Arial"/>
          <w:lang w:val="en-GB"/>
        </w:rPr>
        <w:t xml:space="preserve">and data validity checks </w:t>
      </w:r>
      <w:r w:rsidR="00961939">
        <w:rPr>
          <w:rFonts w:cs="Arial"/>
          <w:lang w:val="en-GB"/>
        </w:rPr>
        <w:t>see UDD1945)</w:t>
      </w:r>
      <w:r w:rsidR="00BD24CC">
        <w:rPr>
          <w:rFonts w:cs="Arial"/>
          <w:lang w:val="en-GB"/>
        </w:rPr>
        <w:t xml:space="preserve"> </w:t>
      </w:r>
      <w:r w:rsidR="00BD24CC" w:rsidRPr="00052C61">
        <w:rPr>
          <w:rFonts w:cs="Arial"/>
          <w:lang w:val="en-GB"/>
        </w:rPr>
        <w:t>{CRQ10006877</w:t>
      </w:r>
      <w:r w:rsidR="00BD24CC">
        <w:rPr>
          <w:rFonts w:cs="Arial"/>
          <w:lang w:val="en-GB"/>
        </w:rPr>
        <w:t xml:space="preserve"> impact}</w:t>
      </w:r>
      <w:r w:rsidRPr="00B02CCC">
        <w:rPr>
          <w:rFonts w:cs="Arial"/>
          <w:lang w:val="en-GB"/>
        </w:rPr>
        <w:t>.</w:t>
      </w:r>
      <w:r w:rsidR="009568F0">
        <w:rPr>
          <w:rFonts w:cs="Arial"/>
          <w:lang w:val="en-GB"/>
        </w:rPr>
        <w:t xml:space="preserve"> </w:t>
      </w:r>
    </w:p>
    <w:p w14:paraId="50ACA741" w14:textId="7A319CEA" w:rsidR="00225725" w:rsidRDefault="008F008B" w:rsidP="008F008B">
      <w:pPr>
        <w:rPr>
          <w:rFonts w:cs="Arial"/>
          <w:lang w:val="en-GB"/>
        </w:rPr>
      </w:pPr>
      <w:r>
        <w:rPr>
          <w:rFonts w:cs="Arial"/>
          <w:lang w:val="en-GB"/>
        </w:rPr>
        <w:lastRenderedPageBreak/>
        <w:t xml:space="preserve">For support usage these tables are accessible via transactions </w:t>
      </w:r>
      <w:r w:rsidRPr="008F008B">
        <w:rPr>
          <w:rFonts w:cs="Arial"/>
          <w:lang w:val="en-GB"/>
        </w:rPr>
        <w:t>ZLTM_EPAY_HEADER</w:t>
      </w:r>
      <w:r>
        <w:rPr>
          <w:rFonts w:cs="Arial"/>
          <w:lang w:val="en-GB"/>
        </w:rPr>
        <w:t>,</w:t>
      </w:r>
      <w:r w:rsidR="00B45699">
        <w:rPr>
          <w:rFonts w:cs="Arial"/>
          <w:lang w:val="en-GB"/>
        </w:rPr>
        <w:t xml:space="preserve"> </w:t>
      </w:r>
      <w:r w:rsidRPr="008F008B">
        <w:rPr>
          <w:rFonts w:cs="Arial"/>
          <w:lang w:val="en-GB"/>
        </w:rPr>
        <w:t>ZLTM_EPAY_ITEMS</w:t>
      </w:r>
      <w:r w:rsidR="00B45699">
        <w:rPr>
          <w:rFonts w:cs="Arial"/>
          <w:lang w:val="en-GB"/>
        </w:rPr>
        <w:t xml:space="preserve">, </w:t>
      </w:r>
      <w:r w:rsidRPr="008F008B">
        <w:rPr>
          <w:rFonts w:cs="Arial"/>
          <w:lang w:val="en-GB"/>
        </w:rPr>
        <w:t>ZLTM_EPAY_WF_LOG</w:t>
      </w:r>
      <w:r w:rsidR="00253370">
        <w:rPr>
          <w:rFonts w:cs="Arial"/>
          <w:lang w:val="en-GB"/>
        </w:rPr>
        <w:t>.</w:t>
      </w:r>
      <w:r w:rsidR="007D4BFF">
        <w:rPr>
          <w:rFonts w:cs="Arial"/>
          <w:lang w:val="en-GB"/>
        </w:rPr>
        <w:t xml:space="preserve"> </w:t>
      </w:r>
    </w:p>
    <w:p w14:paraId="0A995929" w14:textId="0AF87D35" w:rsidR="00225725" w:rsidRDefault="00F67D10" w:rsidP="00225725">
      <w:pPr>
        <w:rPr>
          <w:rFonts w:cs="Arial"/>
          <w:b/>
          <w:bCs/>
          <w:lang w:val="en-GB"/>
        </w:rPr>
      </w:pPr>
      <w:r>
        <w:rPr>
          <w:lang w:val="en-GB"/>
        </w:rPr>
        <w:t xml:space="preserve">{CRQ393975-Start} ZFI_MANAGE_EPAY is a quick fix transaction for IT, to manage ePayment Requests blocked in the process, it allows to Reset </w:t>
      </w:r>
      <w:r w:rsidR="00AA6CE7">
        <w:rPr>
          <w:lang w:val="en-GB"/>
        </w:rPr>
        <w:t>“Composing”</w:t>
      </w:r>
      <w:r>
        <w:rPr>
          <w:lang w:val="en-GB"/>
        </w:rPr>
        <w:t xml:space="preserve"> Status, Start the Workflow and Post the FI document manually in case of error.</w:t>
      </w:r>
      <w:r w:rsidRPr="006C659E">
        <w:rPr>
          <w:lang w:val="en-GB"/>
        </w:rPr>
        <w:t xml:space="preserve"> </w:t>
      </w:r>
      <w:r>
        <w:rPr>
          <w:lang w:val="en-GB"/>
        </w:rPr>
        <w:t>{CRQ393975-End}</w:t>
      </w:r>
      <w:r w:rsidR="00A1675A">
        <w:rPr>
          <w:rFonts w:cs="Arial"/>
          <w:b/>
          <w:bCs/>
          <w:lang w:val="en-GB"/>
        </w:rPr>
        <w:t>.</w:t>
      </w:r>
    </w:p>
    <w:p w14:paraId="53076A3F" w14:textId="0CBA8D4B" w:rsidR="00FA2AFC" w:rsidRDefault="00CC4D2D" w:rsidP="00225725">
      <w:pPr>
        <w:rPr>
          <w:rFonts w:cs="Arial"/>
          <w:lang w:val="en-GB"/>
        </w:rPr>
      </w:pPr>
      <w:r>
        <w:rPr>
          <w:rFonts w:cs="Arial"/>
          <w:lang w:val="en-GB"/>
        </w:rPr>
        <w:t xml:space="preserve">Main </w:t>
      </w:r>
      <w:r w:rsidR="00FA2AFC">
        <w:rPr>
          <w:rFonts w:cs="Arial"/>
          <w:lang w:val="en-GB"/>
        </w:rPr>
        <w:t xml:space="preserve">functional </w:t>
      </w:r>
      <w:r w:rsidR="00FA2AFC" w:rsidRPr="00FA2AFC">
        <w:rPr>
          <w:rFonts w:cs="Arial"/>
          <w:lang w:val="en-GB"/>
        </w:rPr>
        <w:t xml:space="preserve">usage of the fields in the screens </w:t>
      </w:r>
      <w:r>
        <w:rPr>
          <w:rFonts w:cs="Arial"/>
          <w:lang w:val="en-GB"/>
        </w:rPr>
        <w:t>is described in</w:t>
      </w:r>
      <w:r w:rsidR="00FA2AFC" w:rsidRPr="00FA2AFC">
        <w:rPr>
          <w:rFonts w:cs="Arial"/>
          <w:lang w:val="en-GB"/>
        </w:rPr>
        <w:t xml:space="preserve"> UDD 1945</w:t>
      </w:r>
      <w:r w:rsidR="00FA2AFC">
        <w:rPr>
          <w:rFonts w:cs="Arial"/>
          <w:lang w:val="en-GB"/>
        </w:rPr>
        <w:t xml:space="preserve"> (for technical enablers see in Pseudo Logic of UDD1372)</w:t>
      </w:r>
      <w:r>
        <w:rPr>
          <w:rFonts w:cs="Arial"/>
          <w:lang w:val="en-GB"/>
        </w:rPr>
        <w:t xml:space="preserve"> with some  additional details:</w:t>
      </w:r>
    </w:p>
    <w:p w14:paraId="1543490A" w14:textId="77777777" w:rsidR="00CC4D2D" w:rsidRPr="007E4839" w:rsidRDefault="00CC4D2D" w:rsidP="00CC4D2D">
      <w:pPr>
        <w:rPr>
          <w:rFonts w:cs="Arial"/>
          <w:lang w:val="en-GB"/>
        </w:rPr>
      </w:pPr>
      <w:r w:rsidRPr="007E4839">
        <w:rPr>
          <w:rFonts w:cs="Arial"/>
          <w:lang w:val="en-GB"/>
        </w:rPr>
        <w:t>{CRQ10006877 – Start}</w:t>
      </w:r>
      <w:r w:rsidRPr="007E4839">
        <w:rPr>
          <w:rFonts w:cs="Arial"/>
          <w:lang w:val="en-GB"/>
        </w:rPr>
        <w:tab/>
      </w:r>
    </w:p>
    <w:p w14:paraId="415F248E" w14:textId="53AE2C81" w:rsidR="00CC4D2D" w:rsidRDefault="00CC4D2D" w:rsidP="00340C25">
      <w:pPr>
        <w:pStyle w:val="ListParagraph"/>
        <w:numPr>
          <w:ilvl w:val="0"/>
          <w:numId w:val="25"/>
        </w:numPr>
        <w:rPr>
          <w:rStyle w:val="ui-provider"/>
        </w:rPr>
      </w:pPr>
      <w:r>
        <w:rPr>
          <w:rStyle w:val="ui-provider"/>
        </w:rPr>
        <w:t xml:space="preserve">Withholding tax functionality and where tax base amount can be defined is activated for </w:t>
      </w:r>
    </w:p>
    <w:p w14:paraId="5155C166" w14:textId="75AD5CE3" w:rsidR="00CC4D2D" w:rsidRDefault="00CC4D2D" w:rsidP="00340C25">
      <w:pPr>
        <w:pStyle w:val="ListParagraph"/>
        <w:numPr>
          <w:ilvl w:val="4"/>
          <w:numId w:val="25"/>
        </w:numPr>
        <w:rPr>
          <w:rStyle w:val="ui-provider"/>
        </w:rPr>
      </w:pPr>
      <w:r>
        <w:rPr>
          <w:rStyle w:val="ui-provider"/>
        </w:rPr>
        <w:t>companies defined in Withholding Tax Default value (WTD) step for  company code in ZFI_DEVELOPMENTS</w:t>
      </w:r>
    </w:p>
    <w:p w14:paraId="645AA3CD" w14:textId="77777777" w:rsidR="00CC4D2D" w:rsidRDefault="00CC4D2D" w:rsidP="00340C25">
      <w:pPr>
        <w:pStyle w:val="ListParagraph"/>
        <w:numPr>
          <w:ilvl w:val="4"/>
          <w:numId w:val="25"/>
        </w:numPr>
        <w:rPr>
          <w:rStyle w:val="ui-provider"/>
        </w:rPr>
      </w:pPr>
      <w:r>
        <w:rPr>
          <w:rStyle w:val="ui-provider"/>
        </w:rPr>
        <w:t>for Vendor enabled with withholding tax procedure</w:t>
      </w:r>
    </w:p>
    <w:p w14:paraId="61E94BCE" w14:textId="42AFAD9A" w:rsidR="00CC4D2D" w:rsidRPr="00CC4D2D" w:rsidRDefault="00CC4D2D" w:rsidP="00340C25">
      <w:pPr>
        <w:pStyle w:val="ListParagraph"/>
        <w:numPr>
          <w:ilvl w:val="0"/>
          <w:numId w:val="25"/>
        </w:numPr>
        <w:rPr>
          <w:rFonts w:cs="Arial"/>
          <w:lang w:val="en-GB"/>
        </w:rPr>
      </w:pPr>
      <w:r>
        <w:rPr>
          <w:rStyle w:val="ui-provider"/>
        </w:rPr>
        <w:t xml:space="preserve">The default value of the “withholding tax base amount” if triggered </w:t>
      </w:r>
      <w:r w:rsidR="005E04D1">
        <w:rPr>
          <w:rStyle w:val="ui-provider"/>
        </w:rPr>
        <w:t>has a at creation default</w:t>
      </w:r>
      <w:r>
        <w:rPr>
          <w:rStyle w:val="ui-provider"/>
        </w:rPr>
        <w:t xml:space="preserve"> </w:t>
      </w:r>
      <w:r w:rsidR="005E04D1">
        <w:rPr>
          <w:rStyle w:val="ui-provider"/>
        </w:rPr>
        <w:t xml:space="preserve">value </w:t>
      </w:r>
      <w:r>
        <w:rPr>
          <w:rStyle w:val="ui-provider"/>
        </w:rPr>
        <w:t xml:space="preserve">calculated as a percentage </w:t>
      </w:r>
      <w:r w:rsidR="005E04D1">
        <w:rPr>
          <w:rStyle w:val="ui-provider"/>
        </w:rPr>
        <w:t xml:space="preserve">(defined as </w:t>
      </w:r>
      <w:r w:rsidR="005E04D1">
        <w:t>parameter 1 for the same ZFI_DEVELOPMENTS step WTD</w:t>
      </w:r>
      <w:r w:rsidR="005E04D1">
        <w:rPr>
          <w:rStyle w:val="ui-provider"/>
        </w:rPr>
        <w:t xml:space="preserve">) </w:t>
      </w:r>
      <w:r>
        <w:rPr>
          <w:rStyle w:val="ui-provider"/>
        </w:rPr>
        <w:t>of the item amount.</w:t>
      </w:r>
      <w:r w:rsidRPr="00CC4D2D">
        <w:rPr>
          <w:rFonts w:cs="Arial"/>
          <w:lang w:val="en-GB"/>
        </w:rPr>
        <w:t xml:space="preserve"> {CRQ10006877 – End}</w:t>
      </w:r>
    </w:p>
    <w:p w14:paraId="6634DE5B" w14:textId="77777777" w:rsidR="00CC4D2D" w:rsidRDefault="00CC4D2D" w:rsidP="00225725">
      <w:pPr>
        <w:rPr>
          <w:rFonts w:cs="Arial"/>
          <w:lang w:val="en-GB"/>
        </w:rPr>
      </w:pPr>
    </w:p>
    <w:p w14:paraId="75C8EF84" w14:textId="77777777" w:rsidR="00CC4D2D" w:rsidRPr="00FA2AFC" w:rsidRDefault="00CC4D2D" w:rsidP="00225725">
      <w:pPr>
        <w:rPr>
          <w:rFonts w:cs="Arial"/>
          <w:lang w:val="en-GB"/>
        </w:rPr>
      </w:pPr>
    </w:p>
    <w:p w14:paraId="1EE68AB3" w14:textId="77777777" w:rsidR="00C41A69" w:rsidRDefault="00C41A69" w:rsidP="00961939">
      <w:pPr>
        <w:spacing w:before="0"/>
        <w:jc w:val="left"/>
        <w:rPr>
          <w:rFonts w:cs="Arial"/>
          <w:lang w:val="en-GB"/>
        </w:rPr>
      </w:pPr>
    </w:p>
    <w:p w14:paraId="1129C207" w14:textId="77777777" w:rsidR="0002557C" w:rsidRPr="00B02CCC" w:rsidRDefault="0002557C" w:rsidP="00753147">
      <w:pPr>
        <w:pStyle w:val="Heading3"/>
        <w:rPr>
          <w:rFonts w:cs="Arial"/>
          <w:lang w:val="en-GB"/>
        </w:rPr>
      </w:pPr>
      <w:bookmarkStart w:id="46" w:name="_Toc89072670"/>
      <w:bookmarkStart w:id="47" w:name="_Toc454441853"/>
      <w:bookmarkStart w:id="48" w:name="_Toc54267770"/>
      <w:r w:rsidRPr="00B02CCC">
        <w:rPr>
          <w:rFonts w:cs="Arial"/>
          <w:lang w:val="en-GB"/>
        </w:rPr>
        <w:t>Payment Request checks</w:t>
      </w:r>
      <w:bookmarkEnd w:id="46"/>
      <w:r w:rsidRPr="00B02CCC">
        <w:rPr>
          <w:rFonts w:cs="Arial"/>
          <w:lang w:val="en-GB"/>
        </w:rPr>
        <w:t xml:space="preserve"> </w:t>
      </w:r>
    </w:p>
    <w:p w14:paraId="0689B83E" w14:textId="77777777" w:rsidR="0002557C" w:rsidRPr="00B02CCC" w:rsidRDefault="0002557C" w:rsidP="0002557C">
      <w:pPr>
        <w:rPr>
          <w:rFonts w:cs="Arial"/>
          <w:lang w:val="en-GB"/>
        </w:rPr>
      </w:pPr>
      <w:r w:rsidRPr="00B02CCC">
        <w:rPr>
          <w:rFonts w:cs="Arial"/>
          <w:b/>
          <w:bCs/>
          <w:u w:val="single"/>
          <w:lang w:val="en-GB"/>
        </w:rPr>
        <w:t>Remark:</w:t>
      </w:r>
      <w:r w:rsidRPr="00B02CCC">
        <w:rPr>
          <w:rFonts w:cs="Arial"/>
          <w:lang w:val="en-GB"/>
        </w:rPr>
        <w:t xml:space="preserve"> the checks are dynamically called and then managed by a customizing table per Company Code.</w:t>
      </w:r>
    </w:p>
    <w:p w14:paraId="6C6DC849" w14:textId="77777777" w:rsidR="0002557C" w:rsidRPr="00B02CCC" w:rsidRDefault="0002557C" w:rsidP="0002557C">
      <w:pPr>
        <w:rPr>
          <w:rFonts w:cs="Arial"/>
          <w:lang w:val="en-GB"/>
        </w:rPr>
      </w:pPr>
      <w:r w:rsidRPr="00B02CCC">
        <w:rPr>
          <w:rFonts w:cs="Arial"/>
          <w:lang w:val="en-GB"/>
        </w:rPr>
        <w:t>These checks are triggered when saving and submitting the Payment Request.</w:t>
      </w:r>
    </w:p>
    <w:p w14:paraId="4AA98757" w14:textId="77777777" w:rsidR="0002557C" w:rsidRPr="00B02CCC" w:rsidRDefault="0002557C" w:rsidP="00753147">
      <w:pPr>
        <w:pStyle w:val="Heading4"/>
        <w:rPr>
          <w:rFonts w:cs="Arial"/>
          <w:lang w:val="en-GB"/>
        </w:rPr>
      </w:pPr>
      <w:bookmarkStart w:id="49" w:name="_Toc89072671"/>
      <w:r w:rsidRPr="00B02CCC">
        <w:rPr>
          <w:rFonts w:cs="Arial"/>
          <w:lang w:val="en-GB"/>
        </w:rPr>
        <w:t>Down payment on PO amount check</w:t>
      </w:r>
      <w:bookmarkEnd w:id="49"/>
    </w:p>
    <w:p w14:paraId="64B9E0F5" w14:textId="77777777" w:rsidR="0002557C" w:rsidRPr="00B02CCC" w:rsidRDefault="0002557C" w:rsidP="0002557C">
      <w:pPr>
        <w:rPr>
          <w:rFonts w:cs="Arial"/>
          <w:lang w:val="en-GB"/>
        </w:rPr>
      </w:pPr>
      <w:r w:rsidRPr="00B02CCC">
        <w:rPr>
          <w:rFonts w:cs="Arial"/>
          <w:lang w:val="en-GB"/>
        </w:rPr>
        <w:t>During the creation of Down payment on PO document in the Fiori Application, the Amount of down payment on PO cannot be higher than PO amount + highest tax rate existing for that country for which PO is created.</w:t>
      </w:r>
    </w:p>
    <w:p w14:paraId="41C9B806" w14:textId="1BE73A10" w:rsidR="00EB7BDA" w:rsidRPr="00B02CCC" w:rsidRDefault="0002557C" w:rsidP="00EB7BDA">
      <w:pPr>
        <w:rPr>
          <w:rFonts w:cs="Arial"/>
          <w:lang w:val="en-GB"/>
        </w:rPr>
      </w:pPr>
      <w:r w:rsidRPr="00B02CCC">
        <w:rPr>
          <w:rFonts w:cs="Arial"/>
          <w:lang w:val="en-GB"/>
        </w:rPr>
        <w:lastRenderedPageBreak/>
        <w:t>ZMM_GET_PO_CTY_MAX_TAX_RATE function module determines the max tax rate of the PO relevant to the country and is used at the Down payment creation in the Fiori Application.</w:t>
      </w:r>
    </w:p>
    <w:p w14:paraId="1E658F55" w14:textId="77777777" w:rsidR="0002557C" w:rsidRPr="00B02CCC" w:rsidRDefault="0002557C" w:rsidP="00753147">
      <w:pPr>
        <w:pStyle w:val="Heading4"/>
        <w:rPr>
          <w:lang w:val="en-GB"/>
        </w:rPr>
      </w:pPr>
      <w:bookmarkStart w:id="50" w:name="_Toc89072672"/>
      <w:r w:rsidRPr="00B02CCC">
        <w:rPr>
          <w:lang w:val="en-GB"/>
        </w:rPr>
        <w:t>Check for Duplicate E-Payment request.</w:t>
      </w:r>
      <w:bookmarkEnd w:id="50"/>
    </w:p>
    <w:p w14:paraId="3938695A" w14:textId="77777777" w:rsidR="0002557C" w:rsidRPr="00B02CCC" w:rsidRDefault="0002557C" w:rsidP="0002557C">
      <w:pPr>
        <w:rPr>
          <w:rFonts w:cs="Arial"/>
          <w:lang w:val="en-GB"/>
        </w:rPr>
      </w:pPr>
      <w:r w:rsidRPr="00B02CCC">
        <w:rPr>
          <w:rFonts w:cs="Arial"/>
          <w:lang w:val="en-GB"/>
        </w:rPr>
        <w:t>Each time that a payment request is created with same Supplier, Company Code and Reference then system does not allow the creation of a duplicate payment request in ECC. This check is triggered at the payment request creation/Submit.</w:t>
      </w:r>
    </w:p>
    <w:p w14:paraId="442E6162" w14:textId="77777777" w:rsidR="0002557C" w:rsidRPr="00B02CCC" w:rsidRDefault="0002557C" w:rsidP="0002557C">
      <w:pPr>
        <w:rPr>
          <w:rFonts w:cs="Arial"/>
          <w:lang w:val="en-GB"/>
        </w:rPr>
      </w:pPr>
      <w:r w:rsidRPr="00B02CCC">
        <w:rPr>
          <w:rFonts w:cs="Arial"/>
          <w:lang w:val="en-GB"/>
        </w:rPr>
        <w:t>The duplicate documents error is displayed on the Fiori Application at Creation/Submit. For this the FM ‘Z_FI_DUPLICATE_INVOICE_CHECK’ is used to check for the duplicate invoices.</w:t>
      </w:r>
    </w:p>
    <w:p w14:paraId="31C0549A" w14:textId="77777777" w:rsidR="0002557C" w:rsidRPr="00B02CCC" w:rsidRDefault="0002557C" w:rsidP="00753147">
      <w:pPr>
        <w:pStyle w:val="Heading4"/>
        <w:rPr>
          <w:rFonts w:cs="Arial"/>
          <w:lang w:val="en-GB"/>
        </w:rPr>
      </w:pPr>
      <w:bookmarkStart w:id="51" w:name="_Toc89072673"/>
      <w:r w:rsidRPr="00B02CCC">
        <w:rPr>
          <w:rFonts w:cs="Arial"/>
          <w:lang w:val="en-GB"/>
        </w:rPr>
        <w:t>Other checks</w:t>
      </w:r>
      <w:bookmarkEnd w:id="51"/>
    </w:p>
    <w:p w14:paraId="3A7A5683" w14:textId="77777777" w:rsidR="0002557C" w:rsidRPr="00B02CCC" w:rsidRDefault="0002557C" w:rsidP="0002557C">
      <w:pPr>
        <w:rPr>
          <w:rFonts w:cs="Arial"/>
          <w:lang w:val="en-GB"/>
        </w:rPr>
      </w:pPr>
      <w:r w:rsidRPr="00B02CCC">
        <w:rPr>
          <w:rFonts w:cs="Arial"/>
          <w:lang w:val="en-GB"/>
        </w:rPr>
        <w:t>See UDD 1945</w:t>
      </w:r>
    </w:p>
    <w:p w14:paraId="38E821F6" w14:textId="3119E46B" w:rsidR="00785897" w:rsidRPr="003617FD" w:rsidRDefault="00785897" w:rsidP="00785897">
      <w:pPr>
        <w:pStyle w:val="ListParagraph"/>
        <w:numPr>
          <w:ilvl w:val="0"/>
          <w:numId w:val="7"/>
        </w:numPr>
        <w:rPr>
          <w:lang w:val="en-GB"/>
        </w:rPr>
      </w:pPr>
      <w:r w:rsidRPr="00E56C3C">
        <w:rPr>
          <w:rFonts w:ascii="Arial" w:hAnsi="Arial" w:cs="Arial"/>
          <w:sz w:val="20"/>
          <w:szCs w:val="20"/>
          <w:lang w:val="en-GB"/>
        </w:rPr>
        <w:t xml:space="preserve">{CRQ10013409–Start} Only Vendors from </w:t>
      </w:r>
      <w:r>
        <w:rPr>
          <w:rFonts w:ascii="Arial" w:hAnsi="Arial" w:cs="Arial"/>
          <w:sz w:val="20"/>
          <w:szCs w:val="20"/>
          <w:lang w:val="en-GB"/>
        </w:rPr>
        <w:t>defined</w:t>
      </w:r>
      <w:r w:rsidRPr="00E56C3C">
        <w:rPr>
          <w:rFonts w:ascii="Arial" w:hAnsi="Arial" w:cs="Arial"/>
          <w:sz w:val="20"/>
          <w:szCs w:val="20"/>
          <w:lang w:val="en-GB"/>
        </w:rPr>
        <w:t xml:space="preserve"> Vendor account groups  </w:t>
      </w:r>
      <w:r>
        <w:rPr>
          <w:rFonts w:ascii="Arial" w:hAnsi="Arial" w:cs="Arial"/>
          <w:sz w:val="20"/>
          <w:szCs w:val="20"/>
          <w:lang w:val="en-GB"/>
        </w:rPr>
        <w:t>(</w:t>
      </w:r>
      <w:r w:rsidRPr="00E56C3C">
        <w:rPr>
          <w:rFonts w:ascii="Arial" w:hAnsi="Arial" w:cs="Arial"/>
          <w:sz w:val="20"/>
          <w:szCs w:val="20"/>
          <w:lang w:val="en-GB"/>
        </w:rPr>
        <w:t>ZFI_Developments table</w:t>
      </w:r>
      <w:r>
        <w:rPr>
          <w:rFonts w:ascii="Arial" w:hAnsi="Arial" w:cs="Arial"/>
          <w:sz w:val="20"/>
          <w:szCs w:val="20"/>
          <w:lang w:val="en-GB"/>
        </w:rPr>
        <w:t xml:space="preserve"> for step VAG (Vendor ACCOUNT Group)</w:t>
      </w:r>
      <w:r w:rsidRPr="00E56C3C">
        <w:rPr>
          <w:rFonts w:ascii="Arial" w:hAnsi="Arial" w:cs="Arial"/>
          <w:sz w:val="20"/>
          <w:szCs w:val="20"/>
          <w:lang w:val="en-GB"/>
        </w:rPr>
        <w:t xml:space="preserve"> </w:t>
      </w:r>
      <w:r>
        <w:rPr>
          <w:rFonts w:ascii="Arial" w:hAnsi="Arial" w:cs="Arial"/>
          <w:sz w:val="20"/>
          <w:szCs w:val="20"/>
          <w:lang w:val="en-GB"/>
        </w:rPr>
        <w:t>are usable for which user is authorized (</w:t>
      </w:r>
      <w:r w:rsidRPr="00E56C3C">
        <w:rPr>
          <w:rFonts w:ascii="Arial" w:hAnsi="Arial" w:cs="Arial"/>
          <w:sz w:val="20"/>
          <w:szCs w:val="20"/>
          <w:lang w:val="en-GB"/>
        </w:rPr>
        <w:t>field value of Authorization object F_LFA1_GRP)</w:t>
      </w:r>
      <w:r>
        <w:rPr>
          <w:rFonts w:ascii="Arial" w:hAnsi="Arial" w:cs="Arial"/>
          <w:sz w:val="20"/>
          <w:szCs w:val="20"/>
          <w:lang w:val="en-GB"/>
        </w:rPr>
        <w:t>.</w:t>
      </w:r>
      <w:r w:rsidRPr="00E56C3C">
        <w:rPr>
          <w:rFonts w:ascii="Arial" w:hAnsi="Arial" w:cs="Arial"/>
          <w:sz w:val="20"/>
          <w:szCs w:val="20"/>
          <w:lang w:val="en-GB"/>
        </w:rPr>
        <w:t>{CRQ10013409–End}.</w:t>
      </w:r>
      <w:r>
        <w:rPr>
          <w:rStyle w:val="ui-provider"/>
        </w:rPr>
        <w:t> </w:t>
      </w:r>
    </w:p>
    <w:p w14:paraId="0255ACC5" w14:textId="6CE5FB75" w:rsidR="0002557C" w:rsidRPr="00B02CCC" w:rsidRDefault="0002557C" w:rsidP="00753147">
      <w:pPr>
        <w:pStyle w:val="ListParagraph"/>
        <w:numPr>
          <w:ilvl w:val="0"/>
          <w:numId w:val="7"/>
        </w:numPr>
        <w:rPr>
          <w:rFonts w:ascii="Arial" w:hAnsi="Arial" w:cs="Arial"/>
          <w:sz w:val="20"/>
          <w:szCs w:val="20"/>
          <w:lang w:val="en-GB"/>
        </w:rPr>
      </w:pPr>
      <w:r w:rsidRPr="00B02CCC">
        <w:rPr>
          <w:rFonts w:ascii="Arial" w:hAnsi="Arial" w:cs="Arial"/>
          <w:sz w:val="20"/>
          <w:szCs w:val="20"/>
          <w:lang w:val="en-GB"/>
        </w:rPr>
        <w:t xml:space="preserve">It </w:t>
      </w:r>
      <w:r w:rsidR="00E42423">
        <w:rPr>
          <w:rFonts w:ascii="Arial" w:hAnsi="Arial" w:cs="Arial"/>
          <w:sz w:val="20"/>
          <w:szCs w:val="20"/>
          <w:lang w:val="en-GB"/>
        </w:rPr>
        <w:t>is</w:t>
      </w:r>
      <w:r w:rsidR="00013B19">
        <w:rPr>
          <w:rFonts w:ascii="Arial" w:hAnsi="Arial" w:cs="Arial"/>
          <w:sz w:val="20"/>
          <w:szCs w:val="20"/>
          <w:lang w:val="en-GB"/>
        </w:rPr>
        <w:t xml:space="preserve"> not</w:t>
      </w:r>
      <w:r w:rsidRPr="00B02CCC">
        <w:rPr>
          <w:rFonts w:ascii="Arial" w:hAnsi="Arial" w:cs="Arial"/>
          <w:sz w:val="20"/>
          <w:szCs w:val="20"/>
          <w:lang w:val="en-GB"/>
        </w:rPr>
        <w:t xml:space="preserve"> allowed to use one time vendor (vendor account group = Y003) for other payment request type than Regular.</w:t>
      </w:r>
    </w:p>
    <w:p w14:paraId="2BD1B87E" w14:textId="77777777" w:rsidR="0002557C" w:rsidRPr="00B02CCC" w:rsidRDefault="0002557C" w:rsidP="00753147">
      <w:pPr>
        <w:pStyle w:val="ListParagraph"/>
        <w:numPr>
          <w:ilvl w:val="0"/>
          <w:numId w:val="7"/>
        </w:numPr>
        <w:rPr>
          <w:rFonts w:ascii="Arial" w:hAnsi="Arial" w:cs="Arial"/>
          <w:sz w:val="20"/>
          <w:szCs w:val="20"/>
          <w:lang w:val="en-GB"/>
        </w:rPr>
      </w:pPr>
      <w:r w:rsidRPr="00B02CCC">
        <w:rPr>
          <w:rFonts w:ascii="Arial" w:hAnsi="Arial" w:cs="Arial"/>
          <w:sz w:val="20"/>
          <w:szCs w:val="20"/>
          <w:lang w:val="en-GB"/>
        </w:rPr>
        <w:t>When an HCP/HCO supplier is selected (vendor account group = Y007) the “compliance reference” is mandatory. A check ensures that the compliance reference entered is in line with the selected Vendor “Please note that the selected compliance reference is not linked to the Vendor” see UDD1087 same check as in ECC.</w:t>
      </w:r>
    </w:p>
    <w:p w14:paraId="279F72B9" w14:textId="77777777" w:rsidR="0002557C" w:rsidRPr="00B02CCC" w:rsidRDefault="0002557C" w:rsidP="00753147">
      <w:pPr>
        <w:pStyle w:val="ListParagraph"/>
        <w:numPr>
          <w:ilvl w:val="0"/>
          <w:numId w:val="7"/>
        </w:numPr>
        <w:rPr>
          <w:rFonts w:ascii="Arial" w:hAnsi="Arial" w:cs="Arial"/>
          <w:sz w:val="20"/>
          <w:szCs w:val="20"/>
          <w:lang w:val="en-GB"/>
        </w:rPr>
      </w:pPr>
      <w:r w:rsidRPr="00B02CCC">
        <w:rPr>
          <w:rFonts w:ascii="Arial" w:hAnsi="Arial" w:cs="Arial"/>
          <w:sz w:val="20"/>
          <w:szCs w:val="20"/>
          <w:lang w:val="en-GB"/>
        </w:rPr>
        <w:t>ISR Vendors (payment method = E for Swiss company code cannot be used in e-Payment requests).</w:t>
      </w:r>
    </w:p>
    <w:p w14:paraId="2B00EF7C" w14:textId="4D87A89B" w:rsidR="0002557C" w:rsidRPr="00FD04DF" w:rsidRDefault="0002557C" w:rsidP="001858BD">
      <w:pPr>
        <w:pStyle w:val="ListParagraph"/>
        <w:numPr>
          <w:ilvl w:val="0"/>
          <w:numId w:val="7"/>
        </w:numPr>
        <w:rPr>
          <w:rFonts w:ascii="Arial" w:hAnsi="Arial" w:cs="Arial"/>
          <w:sz w:val="20"/>
          <w:szCs w:val="20"/>
          <w:lang w:val="en-GB"/>
        </w:rPr>
      </w:pPr>
      <w:r w:rsidRPr="00FD04DF">
        <w:rPr>
          <w:rFonts w:ascii="Arial" w:hAnsi="Arial" w:cs="Arial"/>
          <w:sz w:val="20"/>
          <w:szCs w:val="20"/>
          <w:lang w:val="en-GB"/>
        </w:rPr>
        <w:t>During the creation of Down payment on PO document, the Amount of down payment on PO cannot be higher than PO amount + highest tax rate existing for that country for which PO is created.</w:t>
      </w:r>
      <w:r w:rsidR="00FD04DF" w:rsidRPr="00FD04DF">
        <w:rPr>
          <w:rFonts w:ascii="Arial" w:hAnsi="Arial" w:cs="Arial"/>
          <w:sz w:val="20"/>
          <w:szCs w:val="20"/>
          <w:lang w:val="en-GB"/>
        </w:rPr>
        <w:t xml:space="preserve"> {CRQ10006877–Start} minus the amount in other DownPayment PO Request (not Composing and not Deleted) for same PO. {CRQ10006877–End}</w:t>
      </w:r>
      <w:r w:rsidR="00FD04DF">
        <w:rPr>
          <w:rFonts w:ascii="Arial" w:hAnsi="Arial" w:cs="Arial"/>
          <w:sz w:val="20"/>
          <w:szCs w:val="20"/>
          <w:lang w:val="en-GB"/>
        </w:rPr>
        <w:t>.</w:t>
      </w:r>
      <w:r w:rsidR="00FD04DF" w:rsidRPr="00FD04DF">
        <w:rPr>
          <w:rFonts w:ascii="Arial" w:hAnsi="Arial" w:cs="Arial"/>
          <w:sz w:val="20"/>
          <w:szCs w:val="20"/>
          <w:lang w:val="en-GB"/>
        </w:rPr>
        <w:t xml:space="preserve"> If not the case an error message is raised. </w:t>
      </w:r>
    </w:p>
    <w:p w14:paraId="5DF03E70" w14:textId="77777777" w:rsidR="0002557C" w:rsidRPr="00B02CCC" w:rsidRDefault="0002557C" w:rsidP="00753147">
      <w:pPr>
        <w:pStyle w:val="ListParagraph"/>
        <w:numPr>
          <w:ilvl w:val="0"/>
          <w:numId w:val="7"/>
        </w:numPr>
        <w:rPr>
          <w:rFonts w:ascii="Arial" w:hAnsi="Arial" w:cs="Arial"/>
          <w:sz w:val="20"/>
          <w:szCs w:val="20"/>
          <w:lang w:val="en-GB"/>
        </w:rPr>
      </w:pPr>
      <w:r w:rsidRPr="00B02CCC">
        <w:rPr>
          <w:rFonts w:ascii="Arial" w:hAnsi="Arial" w:cs="Arial"/>
          <w:b/>
          <w:bCs/>
          <w:sz w:val="20"/>
          <w:szCs w:val="20"/>
          <w:lang w:val="en-GB"/>
        </w:rPr>
        <w:t>Warning</w:t>
      </w:r>
      <w:r w:rsidRPr="00B02CCC">
        <w:rPr>
          <w:rFonts w:ascii="Arial" w:hAnsi="Arial" w:cs="Arial"/>
          <w:sz w:val="20"/>
          <w:szCs w:val="20"/>
          <w:lang w:val="en-GB"/>
        </w:rPr>
        <w:t xml:space="preserve"> message if the Tax Code is blank at </w:t>
      </w:r>
      <w:r w:rsidRPr="00B02CCC">
        <w:rPr>
          <w:rFonts w:ascii="Arial" w:hAnsi="Arial" w:cs="Arial"/>
          <w:b/>
          <w:bCs/>
          <w:sz w:val="20"/>
          <w:szCs w:val="20"/>
          <w:lang w:val="en-GB"/>
        </w:rPr>
        <w:t>Creation</w:t>
      </w:r>
      <w:r w:rsidRPr="00B02CCC">
        <w:rPr>
          <w:rFonts w:ascii="Arial" w:hAnsi="Arial" w:cs="Arial"/>
          <w:sz w:val="20"/>
          <w:szCs w:val="20"/>
          <w:lang w:val="en-GB"/>
        </w:rPr>
        <w:t xml:space="preserve"> level and </w:t>
      </w:r>
      <w:r w:rsidRPr="00B02CCC">
        <w:rPr>
          <w:rFonts w:ascii="Arial" w:hAnsi="Arial" w:cs="Arial"/>
          <w:b/>
          <w:bCs/>
          <w:sz w:val="20"/>
          <w:szCs w:val="20"/>
          <w:lang w:val="en-GB"/>
        </w:rPr>
        <w:t>error</w:t>
      </w:r>
      <w:r w:rsidRPr="00B02CCC">
        <w:rPr>
          <w:rFonts w:ascii="Arial" w:hAnsi="Arial" w:cs="Arial"/>
          <w:sz w:val="20"/>
          <w:szCs w:val="20"/>
          <w:lang w:val="en-GB"/>
        </w:rPr>
        <w:t xml:space="preserve"> message if the Tax Code is blank at </w:t>
      </w:r>
      <w:r w:rsidRPr="00B02CCC">
        <w:rPr>
          <w:rFonts w:ascii="Arial" w:hAnsi="Arial" w:cs="Arial"/>
          <w:b/>
          <w:bCs/>
          <w:sz w:val="20"/>
          <w:szCs w:val="20"/>
          <w:lang w:val="en-GB"/>
        </w:rPr>
        <w:t>Completion</w:t>
      </w:r>
      <w:r w:rsidRPr="00B02CCC">
        <w:rPr>
          <w:rFonts w:ascii="Arial" w:hAnsi="Arial" w:cs="Arial"/>
          <w:sz w:val="20"/>
          <w:szCs w:val="20"/>
          <w:lang w:val="en-GB"/>
        </w:rPr>
        <w:t xml:space="preserve"> Approval level.</w:t>
      </w:r>
    </w:p>
    <w:p w14:paraId="64983915" w14:textId="77777777" w:rsidR="0002557C" w:rsidRPr="00B02CCC" w:rsidRDefault="0002557C" w:rsidP="00753147">
      <w:pPr>
        <w:pStyle w:val="ListParagraph"/>
        <w:numPr>
          <w:ilvl w:val="0"/>
          <w:numId w:val="7"/>
        </w:numPr>
        <w:rPr>
          <w:rFonts w:ascii="Arial" w:hAnsi="Arial" w:cs="Arial"/>
          <w:sz w:val="20"/>
          <w:szCs w:val="20"/>
          <w:lang w:val="en-GB"/>
        </w:rPr>
      </w:pPr>
      <w:r w:rsidRPr="00B02CCC">
        <w:rPr>
          <w:rFonts w:ascii="Arial" w:hAnsi="Arial" w:cs="Arial"/>
          <w:sz w:val="20"/>
          <w:szCs w:val="20"/>
          <w:lang w:val="en-GB"/>
        </w:rPr>
        <w:lastRenderedPageBreak/>
        <w:t xml:space="preserve">A check is triggered during Payment Request </w:t>
      </w:r>
      <w:r w:rsidRPr="00B02CCC">
        <w:rPr>
          <w:rFonts w:ascii="Arial" w:hAnsi="Arial" w:cs="Arial"/>
          <w:b/>
          <w:bCs/>
          <w:sz w:val="20"/>
          <w:szCs w:val="20"/>
          <w:lang w:val="en-GB"/>
        </w:rPr>
        <w:t>creation</w:t>
      </w:r>
      <w:r w:rsidRPr="00B02CCC">
        <w:rPr>
          <w:rFonts w:ascii="Arial" w:hAnsi="Arial" w:cs="Arial"/>
          <w:sz w:val="20"/>
          <w:szCs w:val="20"/>
          <w:lang w:val="en-GB"/>
        </w:rPr>
        <w:t xml:space="preserve"> and then gives a </w:t>
      </w:r>
      <w:r w:rsidRPr="00B02CCC">
        <w:rPr>
          <w:rFonts w:ascii="Arial" w:hAnsi="Arial" w:cs="Arial"/>
          <w:b/>
          <w:bCs/>
          <w:sz w:val="20"/>
          <w:szCs w:val="20"/>
          <w:lang w:val="en-GB"/>
        </w:rPr>
        <w:t>warning</w:t>
      </w:r>
      <w:r w:rsidRPr="00B02CCC">
        <w:rPr>
          <w:rFonts w:ascii="Arial" w:hAnsi="Arial" w:cs="Arial"/>
          <w:sz w:val="20"/>
          <w:szCs w:val="20"/>
          <w:lang w:val="en-GB"/>
        </w:rPr>
        <w:t xml:space="preserve"> message if the G/L account is not filled in. And during Payment Request </w:t>
      </w:r>
      <w:r w:rsidRPr="00B02CCC">
        <w:rPr>
          <w:rFonts w:ascii="Arial" w:hAnsi="Arial" w:cs="Arial"/>
          <w:b/>
          <w:bCs/>
          <w:sz w:val="20"/>
          <w:szCs w:val="20"/>
          <w:lang w:val="en-GB"/>
        </w:rPr>
        <w:t>Completion</w:t>
      </w:r>
      <w:r w:rsidRPr="00B02CCC">
        <w:rPr>
          <w:rFonts w:ascii="Arial" w:hAnsi="Arial" w:cs="Arial"/>
          <w:sz w:val="20"/>
          <w:szCs w:val="20"/>
          <w:lang w:val="en-GB"/>
        </w:rPr>
        <w:t xml:space="preserve"> Approval it gives an </w:t>
      </w:r>
      <w:r w:rsidRPr="00B02CCC">
        <w:rPr>
          <w:rFonts w:ascii="Arial" w:hAnsi="Arial" w:cs="Arial"/>
          <w:b/>
          <w:bCs/>
          <w:sz w:val="20"/>
          <w:szCs w:val="20"/>
          <w:lang w:val="en-GB"/>
        </w:rPr>
        <w:t>error</w:t>
      </w:r>
      <w:r w:rsidRPr="00B02CCC">
        <w:rPr>
          <w:rFonts w:ascii="Arial" w:hAnsi="Arial" w:cs="Arial"/>
          <w:sz w:val="20"/>
          <w:szCs w:val="20"/>
          <w:lang w:val="en-GB"/>
        </w:rPr>
        <w:t xml:space="preserve"> message if the G/L account is blank.</w:t>
      </w:r>
    </w:p>
    <w:p w14:paraId="3ED2D822" w14:textId="77777777" w:rsidR="0002557C" w:rsidRPr="00B02CCC" w:rsidRDefault="0002557C" w:rsidP="00753147">
      <w:pPr>
        <w:pStyle w:val="ListParagraph"/>
        <w:numPr>
          <w:ilvl w:val="0"/>
          <w:numId w:val="7"/>
        </w:numPr>
        <w:rPr>
          <w:rFonts w:ascii="Arial" w:hAnsi="Arial" w:cs="Arial"/>
          <w:sz w:val="20"/>
          <w:szCs w:val="20"/>
          <w:lang w:val="en-GB"/>
        </w:rPr>
      </w:pPr>
      <w:r w:rsidRPr="00B02CCC">
        <w:rPr>
          <w:rFonts w:ascii="Arial" w:hAnsi="Arial" w:cs="Arial"/>
          <w:sz w:val="20"/>
          <w:szCs w:val="20"/>
          <w:lang w:val="en-GB"/>
        </w:rPr>
        <w:t xml:space="preserve">A check is triggered during Payment Request </w:t>
      </w:r>
      <w:r w:rsidRPr="00B02CCC">
        <w:rPr>
          <w:rFonts w:ascii="Arial" w:hAnsi="Arial" w:cs="Arial"/>
          <w:b/>
          <w:bCs/>
          <w:sz w:val="20"/>
          <w:szCs w:val="20"/>
          <w:lang w:val="en-GB"/>
        </w:rPr>
        <w:t>creation</w:t>
      </w:r>
      <w:r w:rsidRPr="00B02CCC">
        <w:rPr>
          <w:rFonts w:ascii="Arial" w:hAnsi="Arial" w:cs="Arial"/>
          <w:sz w:val="20"/>
          <w:szCs w:val="20"/>
          <w:lang w:val="en-GB"/>
        </w:rPr>
        <w:t xml:space="preserve"> and then gives an </w:t>
      </w:r>
      <w:r w:rsidRPr="00B02CCC">
        <w:rPr>
          <w:rFonts w:ascii="Arial" w:hAnsi="Arial" w:cs="Arial"/>
          <w:b/>
          <w:bCs/>
          <w:sz w:val="20"/>
          <w:szCs w:val="20"/>
          <w:lang w:val="en-GB"/>
        </w:rPr>
        <w:t>error</w:t>
      </w:r>
      <w:r w:rsidRPr="00B02CCC">
        <w:rPr>
          <w:rFonts w:ascii="Arial" w:hAnsi="Arial" w:cs="Arial"/>
          <w:sz w:val="20"/>
          <w:szCs w:val="20"/>
          <w:lang w:val="en-GB"/>
        </w:rPr>
        <w:t xml:space="preserve"> message if the payment method of the vendor master = E and the company code is in the ZFI_DEVELOPMENTS table.</w:t>
      </w:r>
    </w:p>
    <w:p w14:paraId="4B34FA20" w14:textId="495CB3B6" w:rsidR="00CC5301" w:rsidRDefault="0002557C" w:rsidP="00753147">
      <w:pPr>
        <w:pStyle w:val="ListParagraph"/>
        <w:numPr>
          <w:ilvl w:val="0"/>
          <w:numId w:val="7"/>
        </w:numPr>
        <w:rPr>
          <w:rFonts w:ascii="Arial" w:hAnsi="Arial" w:cs="Arial"/>
          <w:sz w:val="20"/>
          <w:szCs w:val="20"/>
          <w:lang w:val="en-GB"/>
        </w:rPr>
      </w:pPr>
      <w:r w:rsidRPr="00B02CCC">
        <w:rPr>
          <w:rFonts w:ascii="Arial" w:hAnsi="Arial" w:cs="Arial"/>
          <w:sz w:val="20"/>
          <w:szCs w:val="20"/>
          <w:lang w:val="en-GB"/>
        </w:rPr>
        <w:t>During the creation (and the approval) of the payment request, the BAPI which simulates the posting in ECC (</w:t>
      </w:r>
      <w:r w:rsidRPr="00B02CCC">
        <w:rPr>
          <w:rFonts w:ascii="Arial" w:hAnsi="Arial" w:cs="Arial"/>
          <w:b/>
          <w:bCs/>
          <w:i/>
          <w:iCs/>
          <w:sz w:val="20"/>
          <w:szCs w:val="20"/>
          <w:lang w:val="en-GB"/>
        </w:rPr>
        <w:t>BAPI_ACC_DOCUMENT_CHECK</w:t>
      </w:r>
      <w:r w:rsidRPr="00B02CCC">
        <w:rPr>
          <w:rFonts w:ascii="Arial" w:hAnsi="Arial" w:cs="Arial"/>
          <w:sz w:val="20"/>
          <w:szCs w:val="20"/>
          <w:lang w:val="en-GB"/>
        </w:rPr>
        <w:t>) is already triggered to show errors and to indicate which information is missing.</w:t>
      </w:r>
    </w:p>
    <w:p w14:paraId="40F5BB0C" w14:textId="62459A8B" w:rsidR="0002557C" w:rsidRDefault="004927AC" w:rsidP="00753147">
      <w:pPr>
        <w:pStyle w:val="Heading3"/>
        <w:rPr>
          <w:lang w:val="en-GB"/>
        </w:rPr>
      </w:pPr>
      <w:r>
        <w:rPr>
          <w:lang w:val="en-GB"/>
        </w:rPr>
        <w:t>Payment request approval</w:t>
      </w:r>
    </w:p>
    <w:p w14:paraId="522AB355" w14:textId="48BCA384" w:rsidR="004927AC" w:rsidRDefault="009D234F" w:rsidP="00753147">
      <w:pPr>
        <w:pStyle w:val="Heading4"/>
        <w:rPr>
          <w:lang w:val="en-GB"/>
        </w:rPr>
      </w:pPr>
      <w:r>
        <w:rPr>
          <w:lang w:val="en-GB"/>
        </w:rPr>
        <w:t>Approval Engine</w:t>
      </w:r>
    </w:p>
    <w:p w14:paraId="0A7112C1" w14:textId="7DE4D6B6" w:rsidR="009D234F" w:rsidRDefault="009D234F" w:rsidP="004927AC">
      <w:pPr>
        <w:rPr>
          <w:lang w:val="en-GB"/>
        </w:rPr>
      </w:pPr>
      <w:r>
        <w:rPr>
          <w:lang w:val="en-GB"/>
        </w:rPr>
        <w:t>Approval determination is done using the Approval Engine of Purchasing (see UDD252)</w:t>
      </w:r>
    </w:p>
    <w:p w14:paraId="3976DED1" w14:textId="77777777" w:rsidR="001C7B0A" w:rsidRDefault="001C7B0A" w:rsidP="001C7B0A">
      <w:pPr>
        <w:rPr>
          <w:rFonts w:cs="Arial"/>
          <w:lang w:val="en-GB"/>
        </w:rPr>
      </w:pPr>
      <w:r w:rsidRPr="00FE457D">
        <w:rPr>
          <w:rFonts w:cs="Arial"/>
          <w:lang w:val="en-GB"/>
        </w:rPr>
        <w:t xml:space="preserve">{CRQ10005708 Start} </w:t>
      </w:r>
    </w:p>
    <w:p w14:paraId="204EC6FA" w14:textId="34DA0D32" w:rsidR="001C7B0A" w:rsidRDefault="001C7B0A" w:rsidP="001C7B0A">
      <w:pPr>
        <w:rPr>
          <w:rFonts w:ascii="Calibri" w:hAnsi="Calibri"/>
        </w:rPr>
      </w:pPr>
      <w:r>
        <w:t xml:space="preserve">The button "Recall" allows </w:t>
      </w:r>
      <w:r w:rsidR="006074AF">
        <w:t>ePay creator</w:t>
      </w:r>
      <w:r>
        <w:t xml:space="preserve"> to re-call submitted </w:t>
      </w:r>
      <w:r w:rsidR="00BE215D">
        <w:t>ePayment</w:t>
      </w:r>
      <w:r>
        <w:t xml:space="preserve"> request till the time it’s not fully approved by last approver (see also UDD1945).</w:t>
      </w:r>
    </w:p>
    <w:p w14:paraId="09343080" w14:textId="6057594C" w:rsidR="001C7B0A" w:rsidRDefault="001C7B0A" w:rsidP="001C7B0A">
      <w:r>
        <w:t xml:space="preserve">When re-call is executed, status of e-pay request is reset to “Composition” status and respective UUID of e-pay is set deleted from table ZFI_EPAY_WF_S and is updated as “rejected” with user id “requisitioner” in table ZFI_EPAY_WF_L. </w:t>
      </w:r>
    </w:p>
    <w:p w14:paraId="32356383" w14:textId="446A476D" w:rsidR="001C7B0A" w:rsidRDefault="001C7B0A" w:rsidP="001C7B0A">
      <w:pPr>
        <w:rPr>
          <w:rFonts w:cs="Arial"/>
          <w:lang w:val="en-GB"/>
        </w:rPr>
      </w:pPr>
      <w:r w:rsidRPr="00FE457D">
        <w:rPr>
          <w:rFonts w:cs="Arial"/>
          <w:lang w:val="en-GB"/>
        </w:rPr>
        <w:t xml:space="preserve">{CRQ10005708 </w:t>
      </w:r>
      <w:r w:rsidR="00BC1CF7">
        <w:rPr>
          <w:rFonts w:cs="Arial"/>
          <w:lang w:val="en-GB"/>
        </w:rPr>
        <w:t>End</w:t>
      </w:r>
      <w:r w:rsidRPr="00FE457D">
        <w:rPr>
          <w:rFonts w:cs="Arial"/>
          <w:lang w:val="en-GB"/>
        </w:rPr>
        <w:t>}</w:t>
      </w:r>
    </w:p>
    <w:p w14:paraId="24383F84" w14:textId="77777777" w:rsidR="008A69E8" w:rsidRDefault="00BB6B74" w:rsidP="00753147">
      <w:pPr>
        <w:pStyle w:val="Heading4"/>
        <w:rPr>
          <w:lang w:val="en-GB"/>
        </w:rPr>
      </w:pPr>
      <w:r>
        <w:rPr>
          <w:lang w:val="en-GB"/>
        </w:rPr>
        <w:t xml:space="preserve">Approval Reminder </w:t>
      </w:r>
    </w:p>
    <w:p w14:paraId="3A535728" w14:textId="72FF069E" w:rsidR="00240C35" w:rsidRDefault="00240C35" w:rsidP="001C7B0A">
      <w:pPr>
        <w:rPr>
          <w:lang w:val="en-GB"/>
        </w:rPr>
      </w:pPr>
      <w:r w:rsidRPr="00240C35">
        <w:rPr>
          <w:lang w:val="en-GB"/>
        </w:rPr>
        <w:t>{CRQ10005708 – Start}</w:t>
      </w:r>
    </w:p>
    <w:p w14:paraId="1E0289D6" w14:textId="70330320" w:rsidR="008A69E8" w:rsidRDefault="00756862" w:rsidP="001C7B0A">
      <w:pPr>
        <w:rPr>
          <w:lang w:val="en-GB"/>
        </w:rPr>
      </w:pPr>
      <w:r>
        <w:rPr>
          <w:lang w:val="en-GB"/>
        </w:rPr>
        <w:t xml:space="preserve">A </w:t>
      </w:r>
      <w:r w:rsidR="001C7B0A">
        <w:rPr>
          <w:lang w:val="en-GB"/>
        </w:rPr>
        <w:t xml:space="preserve">reminder </w:t>
      </w:r>
      <w:r>
        <w:rPr>
          <w:lang w:val="en-GB"/>
        </w:rPr>
        <w:t xml:space="preserve">program </w:t>
      </w:r>
      <w:r w:rsidR="00842E74" w:rsidRPr="00B02CCC">
        <w:rPr>
          <w:lang w:val="en-GB"/>
        </w:rPr>
        <w:t>ZFI_EPAY_</w:t>
      </w:r>
      <w:r w:rsidR="00842E74">
        <w:rPr>
          <w:lang w:val="en-GB"/>
        </w:rPr>
        <w:t>APPROVAL</w:t>
      </w:r>
      <w:r w:rsidR="00842E74" w:rsidRPr="00B02CCC">
        <w:rPr>
          <w:lang w:val="en-GB"/>
        </w:rPr>
        <w:t>_</w:t>
      </w:r>
      <w:r w:rsidR="00842E74">
        <w:rPr>
          <w:lang w:val="en-GB"/>
        </w:rPr>
        <w:t>REMINDER</w:t>
      </w:r>
      <w:r w:rsidR="001C7B0A">
        <w:rPr>
          <w:lang w:val="en-GB"/>
        </w:rPr>
        <w:t xml:space="preserve"> </w:t>
      </w:r>
      <w:r w:rsidR="001C7B0A">
        <w:rPr>
          <w:rFonts w:cs="Arial"/>
        </w:rPr>
        <w:t xml:space="preserve">(with no transaction, but scheduled as job) </w:t>
      </w:r>
      <w:r>
        <w:rPr>
          <w:lang w:val="en-GB"/>
        </w:rPr>
        <w:t>send</w:t>
      </w:r>
      <w:r w:rsidR="001C7B0A">
        <w:rPr>
          <w:lang w:val="en-GB"/>
        </w:rPr>
        <w:t>s</w:t>
      </w:r>
      <w:r>
        <w:rPr>
          <w:lang w:val="en-GB"/>
        </w:rPr>
        <w:t xml:space="preserve"> </w:t>
      </w:r>
      <w:r w:rsidR="004A4C96">
        <w:rPr>
          <w:lang w:val="en-GB"/>
        </w:rPr>
        <w:t xml:space="preserve">reminder email to </w:t>
      </w:r>
      <w:r w:rsidR="002C7B96">
        <w:rPr>
          <w:lang w:val="en-GB"/>
        </w:rPr>
        <w:t>approvers</w:t>
      </w:r>
      <w:r w:rsidR="004A4C96">
        <w:rPr>
          <w:lang w:val="en-GB"/>
        </w:rPr>
        <w:t xml:space="preserve"> for approving </w:t>
      </w:r>
      <w:r w:rsidR="009F145A">
        <w:rPr>
          <w:lang w:val="en-GB"/>
        </w:rPr>
        <w:t>e-</w:t>
      </w:r>
      <w:r w:rsidR="00207A0A">
        <w:rPr>
          <w:lang w:val="en-GB"/>
        </w:rPr>
        <w:t>P</w:t>
      </w:r>
      <w:r w:rsidR="009F145A">
        <w:rPr>
          <w:lang w:val="en-GB"/>
        </w:rPr>
        <w:t xml:space="preserve">ayment request pending for approval </w:t>
      </w:r>
      <w:r w:rsidR="003511A5">
        <w:rPr>
          <w:lang w:val="en-GB"/>
        </w:rPr>
        <w:t xml:space="preserve">(Submitted status) </w:t>
      </w:r>
      <w:r w:rsidR="009F145A">
        <w:rPr>
          <w:lang w:val="en-GB"/>
        </w:rPr>
        <w:t>more than certain days</w:t>
      </w:r>
      <w:r w:rsidR="002854FB">
        <w:rPr>
          <w:lang w:val="en-GB"/>
        </w:rPr>
        <w:t xml:space="preserve"> (</w:t>
      </w:r>
      <w:r w:rsidR="00EA5759" w:rsidRPr="00EA5759">
        <w:rPr>
          <w:lang w:val="en-GB"/>
        </w:rPr>
        <w:t xml:space="preserve">Number of days defined at selection </w:t>
      </w:r>
      <w:r w:rsidR="00667BA2">
        <w:rPr>
          <w:lang w:val="en-GB"/>
        </w:rPr>
        <w:t>parameter</w:t>
      </w:r>
      <w:r w:rsidR="002854FB">
        <w:rPr>
          <w:lang w:val="en-GB"/>
        </w:rPr>
        <w:t>)</w:t>
      </w:r>
      <w:r w:rsidR="003511A5">
        <w:rPr>
          <w:lang w:val="en-GB"/>
        </w:rPr>
        <w:t>.</w:t>
      </w:r>
      <w:r w:rsidR="00C85F9E">
        <w:rPr>
          <w:lang w:val="en-GB"/>
        </w:rPr>
        <w:t xml:space="preserve"> </w:t>
      </w:r>
    </w:p>
    <w:p w14:paraId="0124ECCA" w14:textId="34F3E239" w:rsidR="008A69E8" w:rsidRDefault="008A69E8" w:rsidP="001C7B0A">
      <w:pPr>
        <w:rPr>
          <w:lang w:val="en-GB"/>
        </w:rPr>
      </w:pPr>
    </w:p>
    <w:p w14:paraId="0B3A7F00" w14:textId="5BA5BAA4" w:rsidR="008A69E8" w:rsidRDefault="008A69E8" w:rsidP="001C7B0A">
      <w:pPr>
        <w:rPr>
          <w:lang w:val="en-GB"/>
        </w:rPr>
      </w:pPr>
      <w:r w:rsidRPr="00207A0A">
        <w:rPr>
          <w:u w:val="single"/>
          <w:lang w:val="en-GB"/>
        </w:rPr>
        <w:t>E-mail format</w:t>
      </w:r>
      <w:r>
        <w:rPr>
          <w:lang w:val="en-GB"/>
        </w:rPr>
        <w:t>:</w:t>
      </w:r>
    </w:p>
    <w:p w14:paraId="7FF60290" w14:textId="532EB19F" w:rsidR="008A69E8" w:rsidRPr="008A69E8" w:rsidRDefault="008A69E8" w:rsidP="001C7B0A">
      <w:pPr>
        <w:rPr>
          <w:i/>
          <w:iCs/>
          <w:lang w:val="en-GB"/>
        </w:rPr>
      </w:pPr>
      <w:r w:rsidRPr="00C342BF">
        <w:rPr>
          <w:b/>
          <w:bCs/>
          <w:i/>
          <w:iCs/>
          <w:lang w:val="en-GB"/>
        </w:rPr>
        <w:t>Subject:</w:t>
      </w:r>
      <w:r w:rsidRPr="008A69E8">
        <w:rPr>
          <w:i/>
          <w:iCs/>
          <w:lang w:val="en-GB"/>
        </w:rPr>
        <w:t xml:space="preserve"> Weekly Reminder for Pending ePayment Request approval.</w:t>
      </w:r>
      <w:r w:rsidR="00036097">
        <w:rPr>
          <w:i/>
          <w:iCs/>
          <w:lang w:val="en-GB"/>
        </w:rPr>
        <w:t xml:space="preserve"> </w:t>
      </w:r>
      <w:r w:rsidR="00036097" w:rsidRPr="009C4551">
        <w:rPr>
          <w:i/>
          <w:iCs/>
        </w:rPr>
        <w:t>(similar to): but managed via SO10 text (see below)</w:t>
      </w:r>
    </w:p>
    <w:p w14:paraId="45038970" w14:textId="30D0A1E8" w:rsidR="008A69E8" w:rsidRPr="00C342BF" w:rsidRDefault="008A69E8" w:rsidP="008A69E8">
      <w:pPr>
        <w:spacing w:after="240"/>
        <w:rPr>
          <w:b/>
          <w:bCs/>
          <w:i/>
          <w:iCs/>
        </w:rPr>
      </w:pPr>
      <w:r w:rsidRPr="00C342BF">
        <w:rPr>
          <w:b/>
          <w:bCs/>
          <w:i/>
          <w:iCs/>
        </w:rPr>
        <w:lastRenderedPageBreak/>
        <w:t xml:space="preserve">Body of email: </w:t>
      </w:r>
      <w:r w:rsidR="00BB209F" w:rsidRPr="009C4551">
        <w:rPr>
          <w:i/>
          <w:iCs/>
        </w:rPr>
        <w:t>(similar to): but managed via SO10 text</w:t>
      </w:r>
      <w:r w:rsidR="009C4551" w:rsidRPr="009C4551">
        <w:rPr>
          <w:i/>
          <w:iCs/>
        </w:rPr>
        <w:t xml:space="preserve"> (see below)</w:t>
      </w:r>
    </w:p>
    <w:p w14:paraId="69B490EF" w14:textId="285E4ED8" w:rsidR="008A69E8" w:rsidRPr="008A69E8" w:rsidRDefault="008A69E8" w:rsidP="008A69E8">
      <w:pPr>
        <w:spacing w:after="240"/>
        <w:rPr>
          <w:rFonts w:ascii="Calibri" w:hAnsi="Calibri"/>
          <w:i/>
          <w:iCs/>
        </w:rPr>
      </w:pPr>
      <w:r w:rsidRPr="008A69E8">
        <w:rPr>
          <w:i/>
          <w:iCs/>
        </w:rPr>
        <w:t>Hello,</w:t>
      </w:r>
      <w:r w:rsidRPr="008A69E8">
        <w:rPr>
          <w:i/>
          <w:iCs/>
        </w:rPr>
        <w:br/>
      </w:r>
      <w:r w:rsidRPr="008A69E8">
        <w:rPr>
          <w:i/>
          <w:iCs/>
        </w:rPr>
        <w:br/>
        <w:t xml:space="preserve">Your action is required on below pending E-Payment requests: </w:t>
      </w:r>
    </w:p>
    <w:tbl>
      <w:tblPr>
        <w:tblW w:w="0" w:type="auto"/>
        <w:tblCellSpacing w:w="15" w:type="dxa"/>
        <w:tblBorders>
          <w:top w:val="single" w:sz="6" w:space="0" w:color="000000"/>
          <w:left w:val="single" w:sz="6" w:space="0" w:color="000000"/>
          <w:bottom w:val="single" w:sz="6" w:space="0" w:color="000000"/>
          <w:right w:val="single" w:sz="6" w:space="0" w:color="000000"/>
        </w:tblBorders>
        <w:tblCellMar>
          <w:top w:w="75" w:type="dxa"/>
          <w:left w:w="75" w:type="dxa"/>
          <w:bottom w:w="75" w:type="dxa"/>
          <w:right w:w="75" w:type="dxa"/>
        </w:tblCellMar>
        <w:tblLook w:val="04A0" w:firstRow="1" w:lastRow="0" w:firstColumn="1" w:lastColumn="0" w:noHBand="0" w:noVBand="1"/>
      </w:tblPr>
      <w:tblGrid>
        <w:gridCol w:w="2070"/>
        <w:gridCol w:w="2400"/>
        <w:gridCol w:w="1066"/>
        <w:gridCol w:w="1089"/>
        <w:gridCol w:w="1604"/>
      </w:tblGrid>
      <w:tr w:rsidR="008A69E8" w:rsidRPr="008A69E8" w14:paraId="23963F6B" w14:textId="77777777" w:rsidTr="008A69E8">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4F29182F" w14:textId="77777777" w:rsidR="008A69E8" w:rsidRPr="008A69E8" w:rsidRDefault="008A69E8">
            <w:pPr>
              <w:jc w:val="center"/>
              <w:rPr>
                <w:b/>
                <w:bCs/>
                <w:i/>
                <w:iCs/>
              </w:rPr>
            </w:pPr>
            <w:r w:rsidRPr="008A69E8">
              <w:rPr>
                <w:b/>
                <w:bCs/>
                <w:i/>
                <w:iCs/>
              </w:rPr>
              <w:t>E-Payment Number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91AA79" w14:textId="77777777" w:rsidR="008A69E8" w:rsidRPr="008A69E8" w:rsidRDefault="008A69E8">
            <w:pPr>
              <w:jc w:val="center"/>
              <w:rPr>
                <w:b/>
                <w:bCs/>
                <w:i/>
                <w:iCs/>
              </w:rPr>
            </w:pPr>
            <w:r w:rsidRPr="008A69E8">
              <w:rPr>
                <w:b/>
                <w:bCs/>
                <w:i/>
                <w:iCs/>
              </w:rPr>
              <w:t xml:space="preserve">E-Payment Description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45D745" w14:textId="77777777" w:rsidR="008A69E8" w:rsidRPr="008A69E8" w:rsidRDefault="008A69E8">
            <w:pPr>
              <w:jc w:val="center"/>
              <w:rPr>
                <w:b/>
                <w:bCs/>
                <w:i/>
                <w:iCs/>
              </w:rPr>
            </w:pPr>
            <w:r w:rsidRPr="008A69E8">
              <w:rPr>
                <w:b/>
                <w:bCs/>
                <w:i/>
                <w:iCs/>
              </w:rPr>
              <w:t>Amount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6060E4" w14:textId="77777777" w:rsidR="008A69E8" w:rsidRPr="008A69E8" w:rsidRDefault="008A69E8">
            <w:pPr>
              <w:jc w:val="center"/>
              <w:rPr>
                <w:b/>
                <w:bCs/>
                <w:i/>
                <w:iCs/>
              </w:rPr>
            </w:pPr>
            <w:r w:rsidRPr="008A69E8">
              <w:rPr>
                <w:b/>
                <w:bCs/>
                <w:i/>
                <w:iCs/>
              </w:rPr>
              <w:t>Currency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71B0BF" w14:textId="77777777" w:rsidR="008A69E8" w:rsidRPr="008A69E8" w:rsidRDefault="008A69E8">
            <w:pPr>
              <w:jc w:val="center"/>
              <w:rPr>
                <w:b/>
                <w:bCs/>
                <w:i/>
                <w:iCs/>
              </w:rPr>
            </w:pPr>
            <w:r w:rsidRPr="008A69E8">
              <w:rPr>
                <w:b/>
                <w:bCs/>
                <w:i/>
                <w:iCs/>
              </w:rPr>
              <w:t xml:space="preserve">Pending Since </w:t>
            </w:r>
          </w:p>
        </w:tc>
      </w:tr>
      <w:tr w:rsidR="008A69E8" w:rsidRPr="008A69E8" w14:paraId="76E998B8" w14:textId="77777777" w:rsidTr="008A69E8">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560BAFE8" w14:textId="6F7ED01A" w:rsidR="008A69E8" w:rsidRPr="008A69E8" w:rsidRDefault="008A69E8">
            <w:pPr>
              <w:jc w:val="center"/>
              <w:rPr>
                <w:i/>
                <w:iCs/>
              </w:rPr>
            </w:pPr>
            <w:r w:rsidRPr="008A69E8">
              <w:rPr>
                <w:i/>
                <w:iCs/>
              </w:rPr>
              <w:t>1000000xxx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682E6D" w14:textId="387AAB07" w:rsidR="008A69E8" w:rsidRPr="008A69E8" w:rsidRDefault="008A69E8">
            <w:pPr>
              <w:jc w:val="center"/>
              <w:rPr>
                <w:i/>
                <w:iCs/>
              </w:rPr>
            </w:pPr>
            <w:r w:rsidRPr="008A69E8">
              <w:rPr>
                <w:i/>
                <w:iCs/>
              </w:rPr>
              <w:t>XXXXX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C9C897" w14:textId="55E23197" w:rsidR="008A69E8" w:rsidRPr="008A69E8" w:rsidRDefault="008A69E8">
            <w:pPr>
              <w:jc w:val="center"/>
              <w:rPr>
                <w:i/>
                <w:iCs/>
              </w:rPr>
            </w:pPr>
            <w:r w:rsidRPr="008A69E8">
              <w:rPr>
                <w:i/>
                <w:iCs/>
              </w:rPr>
              <w:t>XXXX.YY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211D26" w14:textId="630A4309" w:rsidR="008A69E8" w:rsidRPr="008A69E8" w:rsidRDefault="008A69E8">
            <w:pPr>
              <w:jc w:val="center"/>
              <w:rPr>
                <w:i/>
                <w:iCs/>
              </w:rPr>
            </w:pPr>
            <w:r w:rsidRPr="008A69E8">
              <w:rPr>
                <w:i/>
                <w:iCs/>
              </w:rPr>
              <w:t>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6821E8" w14:textId="66BA4E53" w:rsidR="008A69E8" w:rsidRPr="008A69E8" w:rsidRDefault="008A69E8">
            <w:pPr>
              <w:jc w:val="center"/>
              <w:rPr>
                <w:i/>
                <w:iCs/>
              </w:rPr>
            </w:pPr>
            <w:r w:rsidRPr="008A69E8">
              <w:rPr>
                <w:i/>
                <w:iCs/>
              </w:rPr>
              <w:t>DD.MM.YYYY</w:t>
            </w:r>
          </w:p>
        </w:tc>
      </w:tr>
      <w:tr w:rsidR="008A69E8" w:rsidRPr="008A69E8" w14:paraId="0FBD5846" w14:textId="77777777" w:rsidTr="008A69E8">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7A94CA12" w14:textId="2AEB614F" w:rsidR="008A69E8" w:rsidRPr="008A69E8" w:rsidRDefault="008A69E8">
            <w:pPr>
              <w:jc w:val="center"/>
              <w:rPr>
                <w:i/>
                <w:iCs/>
              </w:rPr>
            </w:pPr>
            <w:r w:rsidRPr="008A69E8">
              <w:rPr>
                <w:i/>
                <w:iCs/>
              </w:rPr>
              <w:t>1000000xxx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18FEDD" w14:textId="61C25352" w:rsidR="008A69E8" w:rsidRPr="008A69E8" w:rsidRDefault="008A69E8">
            <w:pPr>
              <w:jc w:val="center"/>
              <w:rPr>
                <w:i/>
                <w:iCs/>
              </w:rPr>
            </w:pPr>
            <w:r w:rsidRPr="008A69E8">
              <w:rPr>
                <w:i/>
                <w:iCs/>
              </w:rPr>
              <w:t>XXXXX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63489" w14:textId="0B0EFD74" w:rsidR="008A69E8" w:rsidRPr="008A69E8" w:rsidRDefault="008A69E8">
            <w:pPr>
              <w:jc w:val="center"/>
              <w:rPr>
                <w:i/>
                <w:iCs/>
              </w:rPr>
            </w:pPr>
            <w:r w:rsidRPr="008A69E8">
              <w:rPr>
                <w:i/>
                <w:iCs/>
              </w:rPr>
              <w:t>XXXX.YY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4A33DA" w14:textId="249331CD" w:rsidR="008A69E8" w:rsidRPr="008A69E8" w:rsidRDefault="008A69E8">
            <w:pPr>
              <w:jc w:val="center"/>
              <w:rPr>
                <w:i/>
                <w:iCs/>
              </w:rPr>
            </w:pPr>
            <w:r w:rsidRPr="008A69E8">
              <w:rPr>
                <w:i/>
                <w:iCs/>
              </w:rPr>
              <w:t>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B401FF" w14:textId="310FE41F" w:rsidR="008A69E8" w:rsidRPr="008A69E8" w:rsidRDefault="008A69E8">
            <w:pPr>
              <w:jc w:val="center"/>
              <w:rPr>
                <w:i/>
                <w:iCs/>
              </w:rPr>
            </w:pPr>
            <w:r w:rsidRPr="008A69E8">
              <w:rPr>
                <w:i/>
                <w:iCs/>
              </w:rPr>
              <w:t>DD.MM.YYYY</w:t>
            </w:r>
          </w:p>
        </w:tc>
      </w:tr>
      <w:tr w:rsidR="008A69E8" w:rsidRPr="008A69E8" w14:paraId="2D55CD99" w14:textId="77777777" w:rsidTr="008A69E8">
        <w:trPr>
          <w:tblCellSpacing w:w="15" w:type="dxa"/>
        </w:trPr>
        <w:tc>
          <w:tcPr>
            <w:tcW w:w="0" w:type="auto"/>
            <w:tcBorders>
              <w:top w:val="single" w:sz="6" w:space="0" w:color="000000"/>
              <w:left w:val="single" w:sz="6" w:space="0" w:color="000000"/>
              <w:bottom w:val="single" w:sz="6" w:space="0" w:color="000000"/>
              <w:right w:val="single" w:sz="6" w:space="0" w:color="000000"/>
            </w:tcBorders>
            <w:vAlign w:val="center"/>
            <w:hideMark/>
          </w:tcPr>
          <w:p w14:paraId="6DF03797" w14:textId="549765C2" w:rsidR="008A69E8" w:rsidRPr="008A69E8" w:rsidRDefault="008A69E8">
            <w:pPr>
              <w:jc w:val="center"/>
              <w:rPr>
                <w:i/>
                <w:iCs/>
              </w:rPr>
            </w:pPr>
            <w:r w:rsidRPr="008A69E8">
              <w:rPr>
                <w:i/>
                <w:iCs/>
              </w:rPr>
              <w:t>1000000xxx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91849B" w14:textId="46D8D7FA" w:rsidR="008A69E8" w:rsidRPr="008A69E8" w:rsidRDefault="008A69E8">
            <w:pPr>
              <w:jc w:val="center"/>
              <w:rPr>
                <w:i/>
                <w:iCs/>
              </w:rPr>
            </w:pPr>
            <w:r w:rsidRPr="008A69E8">
              <w:rPr>
                <w:i/>
                <w:iCs/>
              </w:rPr>
              <w:t>XXXX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905BF" w14:textId="5C932DA0" w:rsidR="008A69E8" w:rsidRPr="008A69E8" w:rsidRDefault="008A69E8">
            <w:pPr>
              <w:jc w:val="center"/>
              <w:rPr>
                <w:i/>
                <w:iCs/>
              </w:rPr>
            </w:pPr>
            <w:r w:rsidRPr="008A69E8">
              <w:rPr>
                <w:i/>
                <w:iCs/>
              </w:rPr>
              <w:t>XXXX.YY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E6F9E" w14:textId="5240A462" w:rsidR="008A69E8" w:rsidRPr="008A69E8" w:rsidRDefault="008A69E8">
            <w:pPr>
              <w:jc w:val="center"/>
              <w:rPr>
                <w:i/>
                <w:iCs/>
              </w:rPr>
            </w:pPr>
            <w:r w:rsidRPr="008A69E8">
              <w:rPr>
                <w:i/>
                <w:iCs/>
              </w:rPr>
              <w:t>XXX</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8CC45C" w14:textId="529607AD" w:rsidR="008A69E8" w:rsidRPr="008A69E8" w:rsidRDefault="008A69E8">
            <w:pPr>
              <w:jc w:val="center"/>
              <w:rPr>
                <w:i/>
                <w:iCs/>
              </w:rPr>
            </w:pPr>
            <w:r w:rsidRPr="008A69E8">
              <w:rPr>
                <w:i/>
                <w:iCs/>
              </w:rPr>
              <w:t>DD.MM.YYYY</w:t>
            </w:r>
          </w:p>
        </w:tc>
      </w:tr>
    </w:tbl>
    <w:p w14:paraId="4FBD27B2" w14:textId="700BD4E3" w:rsidR="008A69E8" w:rsidRPr="008A69E8" w:rsidRDefault="008A69E8" w:rsidP="008A69E8">
      <w:pPr>
        <w:jc w:val="left"/>
        <w:rPr>
          <w:rFonts w:ascii="Calibri" w:hAnsi="Calibri" w:cs="Calibri"/>
          <w:i/>
          <w:iCs/>
          <w:sz w:val="22"/>
          <w:szCs w:val="22"/>
          <w:lang w:eastAsia="en-IN"/>
        </w:rPr>
      </w:pPr>
      <w:r w:rsidRPr="008A69E8">
        <w:rPr>
          <w:i/>
          <w:iCs/>
        </w:rPr>
        <w:br/>
        <w:t xml:space="preserve">Please login to </w:t>
      </w:r>
      <w:hyperlink r:id="rId13" w:history="1">
        <w:r w:rsidR="005577F3">
          <w:rPr>
            <w:rStyle w:val="Hyperlink"/>
          </w:rPr>
          <w:t>ePay Approval</w:t>
        </w:r>
      </w:hyperlink>
      <w:r w:rsidRPr="008A69E8">
        <w:rPr>
          <w:i/>
          <w:iCs/>
        </w:rPr>
        <w:t xml:space="preserve"> and approve/reject the request accordingly.</w:t>
      </w:r>
      <w:r w:rsidRPr="008A69E8">
        <w:rPr>
          <w:i/>
          <w:iCs/>
        </w:rPr>
        <w:br/>
      </w:r>
      <w:r w:rsidRPr="008A69E8">
        <w:rPr>
          <w:i/>
          <w:iCs/>
        </w:rPr>
        <w:br/>
        <w:t xml:space="preserve">For step-by-step instructions on how to approve request, please check the </w:t>
      </w:r>
      <w:hyperlink r:id="rId14" w:history="1">
        <w:r w:rsidRPr="008A69E8">
          <w:rPr>
            <w:rStyle w:val="Hyperlink"/>
            <w:i/>
            <w:iCs/>
          </w:rPr>
          <w:t>Training Videos</w:t>
        </w:r>
      </w:hyperlink>
      <w:r w:rsidRPr="008A69E8">
        <w:rPr>
          <w:i/>
          <w:iCs/>
        </w:rPr>
        <w:br/>
      </w:r>
      <w:r w:rsidRPr="008A69E8">
        <w:rPr>
          <w:i/>
          <w:iCs/>
        </w:rPr>
        <w:br/>
        <w:t xml:space="preserve">For any further support or guidance, please reach out to your local Key User or </w:t>
      </w:r>
      <w:hyperlink r:id="rId15" w:history="1">
        <w:r w:rsidRPr="008A69E8">
          <w:rPr>
            <w:rStyle w:val="Hyperlink"/>
            <w:i/>
            <w:iCs/>
          </w:rPr>
          <w:t>Finance Answers</w:t>
        </w:r>
      </w:hyperlink>
      <w:r w:rsidRPr="008A69E8">
        <w:rPr>
          <w:i/>
          <w:iCs/>
        </w:rPr>
        <w:t xml:space="preserve"> helpdesk agent.</w:t>
      </w:r>
      <w:r w:rsidRPr="008A69E8">
        <w:rPr>
          <w:i/>
          <w:iCs/>
        </w:rPr>
        <w:br/>
      </w:r>
      <w:r w:rsidRPr="008A69E8">
        <w:rPr>
          <w:i/>
          <w:iCs/>
        </w:rPr>
        <w:br/>
        <w:t xml:space="preserve">------------------------------------------------------------------------ </w:t>
      </w:r>
      <w:r w:rsidRPr="008A69E8">
        <w:rPr>
          <w:i/>
          <w:iCs/>
        </w:rPr>
        <w:br/>
        <w:t xml:space="preserve">This e-mail is auto-generated from SAP. Please do not reply as the mailbox is not monitored. </w:t>
      </w:r>
    </w:p>
    <w:p w14:paraId="403C4A6A" w14:textId="77777777" w:rsidR="008A69E8" w:rsidRPr="008A69E8" w:rsidRDefault="008A69E8" w:rsidP="001C7B0A">
      <w:pPr>
        <w:rPr>
          <w:i/>
          <w:iCs/>
          <w:lang w:val="en-GB"/>
        </w:rPr>
      </w:pPr>
    </w:p>
    <w:p w14:paraId="55FE9EA3" w14:textId="4F954779" w:rsidR="008B1AD7" w:rsidRDefault="008A69E8" w:rsidP="00340C25">
      <w:pPr>
        <w:pStyle w:val="ListParagraph"/>
        <w:numPr>
          <w:ilvl w:val="0"/>
          <w:numId w:val="22"/>
        </w:numPr>
        <w:rPr>
          <w:rFonts w:cs="Arial"/>
        </w:rPr>
      </w:pPr>
      <w:r>
        <w:rPr>
          <w:rFonts w:cs="Arial"/>
        </w:rPr>
        <w:t>Email include</w:t>
      </w:r>
      <w:r w:rsidR="008B1AD7">
        <w:rPr>
          <w:rFonts w:cs="Arial"/>
        </w:rPr>
        <w:t xml:space="preserve">s e-pay request information, highlighted below, pending for approval </w:t>
      </w:r>
    </w:p>
    <w:p w14:paraId="2BD2C96B" w14:textId="62CCF9E6" w:rsidR="008B1AD7" w:rsidRPr="008B1AD7" w:rsidRDefault="008B1AD7" w:rsidP="00340C25">
      <w:pPr>
        <w:pStyle w:val="ListParagraph"/>
        <w:numPr>
          <w:ilvl w:val="1"/>
          <w:numId w:val="22"/>
        </w:numPr>
        <w:rPr>
          <w:rFonts w:cs="Arial"/>
        </w:rPr>
      </w:pPr>
      <w:r w:rsidRPr="008B1AD7">
        <w:rPr>
          <w:rFonts w:cs="Arial"/>
        </w:rPr>
        <w:t>E-Payment Number</w:t>
      </w:r>
      <w:r w:rsidRPr="008B1AD7">
        <w:rPr>
          <w:rFonts w:cs="Arial"/>
        </w:rPr>
        <w:tab/>
        <w:t>(</w:t>
      </w:r>
      <w:r>
        <w:rPr>
          <w:rFonts w:cs="Arial"/>
        </w:rPr>
        <w:t xml:space="preserve">field </w:t>
      </w:r>
      <w:r w:rsidRPr="008B1AD7">
        <w:rPr>
          <w:rFonts w:cs="Arial"/>
        </w:rPr>
        <w:t xml:space="preserve">EPAY_REQ_ID, </w:t>
      </w:r>
      <w:r>
        <w:rPr>
          <w:rFonts w:cs="Arial"/>
        </w:rPr>
        <w:t xml:space="preserve">from </w:t>
      </w:r>
      <w:r w:rsidRPr="008B1AD7">
        <w:rPr>
          <w:rFonts w:cs="Arial"/>
        </w:rPr>
        <w:t>ZFI_EPAY_REQ_HD)</w:t>
      </w:r>
    </w:p>
    <w:p w14:paraId="5085E2B0" w14:textId="5A954A1F" w:rsidR="008B1AD7" w:rsidRPr="008B1AD7" w:rsidRDefault="008B1AD7" w:rsidP="00340C25">
      <w:pPr>
        <w:pStyle w:val="ListParagraph"/>
        <w:numPr>
          <w:ilvl w:val="1"/>
          <w:numId w:val="22"/>
        </w:numPr>
        <w:rPr>
          <w:rFonts w:cs="Arial"/>
        </w:rPr>
      </w:pPr>
      <w:r w:rsidRPr="008B1AD7">
        <w:rPr>
          <w:rFonts w:cs="Arial"/>
        </w:rPr>
        <w:t xml:space="preserve">E-Payment Description </w:t>
      </w:r>
      <w:r w:rsidR="002D5B9D">
        <w:rPr>
          <w:rFonts w:cs="Arial"/>
        </w:rPr>
        <w:tab/>
      </w:r>
      <w:r w:rsidRPr="008B1AD7">
        <w:rPr>
          <w:rFonts w:cs="Arial"/>
        </w:rPr>
        <w:t>(</w:t>
      </w:r>
      <w:r>
        <w:rPr>
          <w:rFonts w:cs="Arial"/>
        </w:rPr>
        <w:t xml:space="preserve">field </w:t>
      </w:r>
      <w:r w:rsidRPr="008B1AD7">
        <w:rPr>
          <w:rFonts w:cs="Arial"/>
        </w:rPr>
        <w:t xml:space="preserve">REFERENCE, </w:t>
      </w:r>
      <w:r>
        <w:rPr>
          <w:rFonts w:cs="Arial"/>
        </w:rPr>
        <w:t xml:space="preserve">from </w:t>
      </w:r>
      <w:r w:rsidRPr="008B1AD7">
        <w:rPr>
          <w:rFonts w:cs="Arial"/>
        </w:rPr>
        <w:t>ZFI_EPAY_REQ_HD)</w:t>
      </w:r>
    </w:p>
    <w:p w14:paraId="3B566B74" w14:textId="56B79269" w:rsidR="008B1AD7" w:rsidRPr="008B1AD7" w:rsidRDefault="008B1AD7" w:rsidP="00340C25">
      <w:pPr>
        <w:pStyle w:val="ListParagraph"/>
        <w:numPr>
          <w:ilvl w:val="1"/>
          <w:numId w:val="22"/>
        </w:numPr>
        <w:rPr>
          <w:rFonts w:cs="Arial"/>
        </w:rPr>
      </w:pPr>
      <w:r w:rsidRPr="008B1AD7">
        <w:rPr>
          <w:rFonts w:cs="Arial"/>
        </w:rPr>
        <w:t xml:space="preserve">Amount </w:t>
      </w:r>
      <w:r>
        <w:rPr>
          <w:rFonts w:cs="Arial"/>
        </w:rPr>
        <w:tab/>
      </w:r>
      <w:r>
        <w:rPr>
          <w:rFonts w:cs="Arial"/>
        </w:rPr>
        <w:tab/>
      </w:r>
      <w:r w:rsidRPr="008B1AD7">
        <w:rPr>
          <w:rFonts w:cs="Arial"/>
        </w:rPr>
        <w:t>(</w:t>
      </w:r>
      <w:r>
        <w:rPr>
          <w:rFonts w:cs="Arial"/>
        </w:rPr>
        <w:t xml:space="preserve">field </w:t>
      </w:r>
      <w:r w:rsidRPr="008B1AD7">
        <w:rPr>
          <w:rFonts w:cs="Arial"/>
        </w:rPr>
        <w:t xml:space="preserve">TOTAL_AMOUNT, </w:t>
      </w:r>
      <w:r>
        <w:rPr>
          <w:rFonts w:cs="Arial"/>
        </w:rPr>
        <w:t xml:space="preserve">from </w:t>
      </w:r>
      <w:r w:rsidRPr="008B1AD7">
        <w:rPr>
          <w:rFonts w:cs="Arial"/>
        </w:rPr>
        <w:t>ZFI_EPAY_REQ_HD)</w:t>
      </w:r>
    </w:p>
    <w:p w14:paraId="7D652218" w14:textId="08361C57" w:rsidR="008B1AD7" w:rsidRPr="008B1AD7" w:rsidRDefault="008B1AD7" w:rsidP="00340C25">
      <w:pPr>
        <w:pStyle w:val="ListParagraph"/>
        <w:numPr>
          <w:ilvl w:val="1"/>
          <w:numId w:val="22"/>
        </w:numPr>
        <w:rPr>
          <w:rFonts w:cs="Arial"/>
        </w:rPr>
      </w:pPr>
      <w:r w:rsidRPr="008B1AD7">
        <w:rPr>
          <w:rFonts w:cs="Arial"/>
        </w:rPr>
        <w:lastRenderedPageBreak/>
        <w:t>Currency</w:t>
      </w:r>
      <w:r w:rsidRPr="008B1AD7">
        <w:rPr>
          <w:rFonts w:cs="Arial"/>
        </w:rPr>
        <w:tab/>
      </w:r>
      <w:r>
        <w:rPr>
          <w:rFonts w:cs="Arial"/>
        </w:rPr>
        <w:tab/>
      </w:r>
      <w:r w:rsidRPr="008B1AD7">
        <w:rPr>
          <w:rFonts w:cs="Arial"/>
        </w:rPr>
        <w:t>(</w:t>
      </w:r>
      <w:r>
        <w:rPr>
          <w:rFonts w:cs="Arial"/>
        </w:rPr>
        <w:t xml:space="preserve">field </w:t>
      </w:r>
      <w:r w:rsidRPr="008B1AD7">
        <w:rPr>
          <w:rFonts w:cs="Arial"/>
        </w:rPr>
        <w:t xml:space="preserve">CURRENCY, </w:t>
      </w:r>
      <w:r>
        <w:rPr>
          <w:rFonts w:cs="Arial"/>
        </w:rPr>
        <w:t xml:space="preserve">from </w:t>
      </w:r>
      <w:r w:rsidRPr="008B1AD7">
        <w:rPr>
          <w:rFonts w:cs="Arial"/>
        </w:rPr>
        <w:t>ZFI_EPAY_REQ_HD)</w:t>
      </w:r>
    </w:p>
    <w:p w14:paraId="20B56E99" w14:textId="7A62746E" w:rsidR="008A69E8" w:rsidRDefault="008B1AD7" w:rsidP="00340C25">
      <w:pPr>
        <w:pStyle w:val="ListParagraph"/>
        <w:numPr>
          <w:ilvl w:val="1"/>
          <w:numId w:val="22"/>
        </w:numPr>
        <w:rPr>
          <w:rFonts w:cs="Arial"/>
        </w:rPr>
      </w:pPr>
      <w:r w:rsidRPr="008B1AD7">
        <w:rPr>
          <w:rFonts w:cs="Arial"/>
        </w:rPr>
        <w:t xml:space="preserve">Pending Since </w:t>
      </w:r>
      <w:r>
        <w:rPr>
          <w:rFonts w:cs="Arial"/>
        </w:rPr>
        <w:tab/>
      </w:r>
      <w:r>
        <w:rPr>
          <w:rFonts w:cs="Arial"/>
        </w:rPr>
        <w:tab/>
      </w:r>
      <w:r w:rsidRPr="008B1AD7">
        <w:rPr>
          <w:rFonts w:cs="Arial"/>
        </w:rPr>
        <w:t>(</w:t>
      </w:r>
      <w:r>
        <w:rPr>
          <w:rFonts w:cs="Arial"/>
        </w:rPr>
        <w:t xml:space="preserve">field </w:t>
      </w:r>
      <w:r w:rsidRPr="008B1AD7">
        <w:rPr>
          <w:rFonts w:cs="Arial"/>
        </w:rPr>
        <w:t xml:space="preserve">START_DATE, </w:t>
      </w:r>
      <w:r>
        <w:rPr>
          <w:rFonts w:cs="Arial"/>
        </w:rPr>
        <w:t xml:space="preserve">from </w:t>
      </w:r>
      <w:r w:rsidRPr="008B1AD7">
        <w:rPr>
          <w:rFonts w:cs="Arial"/>
        </w:rPr>
        <w:t>ZFI_EPAY_WF_L)</w:t>
      </w:r>
      <w:r w:rsidR="008A69E8">
        <w:rPr>
          <w:rFonts w:cs="Arial"/>
        </w:rPr>
        <w:t xml:space="preserve"> </w:t>
      </w:r>
    </w:p>
    <w:p w14:paraId="2F550CAD" w14:textId="10F308D2" w:rsidR="008A69E8" w:rsidRPr="008A69E8" w:rsidRDefault="00C85F9E" w:rsidP="00340C25">
      <w:pPr>
        <w:pStyle w:val="ListParagraph"/>
        <w:numPr>
          <w:ilvl w:val="0"/>
          <w:numId w:val="22"/>
        </w:numPr>
        <w:rPr>
          <w:rFonts w:cs="Arial"/>
        </w:rPr>
      </w:pPr>
      <w:r w:rsidRPr="008A69E8">
        <w:rPr>
          <w:rFonts w:cs="Arial"/>
        </w:rPr>
        <w:t>T</w:t>
      </w:r>
      <w:r w:rsidR="00BB209F">
        <w:rPr>
          <w:rFonts w:cs="Arial"/>
        </w:rPr>
        <w:t xml:space="preserve">he </w:t>
      </w:r>
      <w:r w:rsidRPr="008A69E8">
        <w:rPr>
          <w:rFonts w:cs="Arial"/>
        </w:rPr>
        <w:t>status</w:t>
      </w:r>
      <w:r w:rsidR="00861765">
        <w:rPr>
          <w:rFonts w:cs="Arial"/>
        </w:rPr>
        <w:t>es</w:t>
      </w:r>
      <w:r w:rsidR="008A69E8" w:rsidRPr="008A69E8">
        <w:rPr>
          <w:rFonts w:cs="Arial"/>
        </w:rPr>
        <w:t xml:space="preserve"> of e-pay</w:t>
      </w:r>
      <w:r w:rsidRPr="008A69E8">
        <w:rPr>
          <w:rFonts w:cs="Arial"/>
        </w:rPr>
        <w:t xml:space="preserve"> </w:t>
      </w:r>
      <w:r w:rsidR="00861765">
        <w:rPr>
          <w:rFonts w:cs="Arial"/>
        </w:rPr>
        <w:t xml:space="preserve">to be reminded are defined in ZFI_DEVELOPMENTS </w:t>
      </w:r>
      <w:r w:rsidRPr="008A69E8">
        <w:rPr>
          <w:rFonts w:cs="Arial"/>
        </w:rPr>
        <w:t xml:space="preserve">step </w:t>
      </w:r>
      <w:r w:rsidR="00F72857">
        <w:rPr>
          <w:rFonts w:cs="Arial"/>
        </w:rPr>
        <w:t>ARS</w:t>
      </w:r>
      <w:r w:rsidR="00861765">
        <w:rPr>
          <w:rFonts w:cs="Arial"/>
        </w:rPr>
        <w:t>.</w:t>
      </w:r>
      <w:r w:rsidR="003511A5" w:rsidRPr="008A69E8">
        <w:rPr>
          <w:lang w:val="en-GB"/>
        </w:rPr>
        <w:t xml:space="preserve"> </w:t>
      </w:r>
    </w:p>
    <w:p w14:paraId="140863D7" w14:textId="56A6199C" w:rsidR="008A69E8" w:rsidRDefault="001C7B0A" w:rsidP="00340C25">
      <w:pPr>
        <w:pStyle w:val="ListParagraph"/>
        <w:numPr>
          <w:ilvl w:val="0"/>
          <w:numId w:val="22"/>
        </w:numPr>
        <w:rPr>
          <w:rFonts w:cs="Arial"/>
        </w:rPr>
      </w:pPr>
      <w:r w:rsidRPr="008A69E8">
        <w:rPr>
          <w:rFonts w:cs="Arial"/>
        </w:rPr>
        <w:t xml:space="preserve">Approval pending days are calculated by subtracting “Workflow start date” </w:t>
      </w:r>
      <w:r w:rsidR="00F72857">
        <w:rPr>
          <w:rFonts w:cs="Arial"/>
        </w:rPr>
        <w:t xml:space="preserve">(per task) </w:t>
      </w:r>
      <w:r w:rsidRPr="008A69E8">
        <w:rPr>
          <w:rFonts w:cs="Arial"/>
        </w:rPr>
        <w:t xml:space="preserve">from “Current System Date”. If approval is pending for more than certain number of days (Number of days </w:t>
      </w:r>
      <w:r w:rsidR="008A69E8" w:rsidRPr="008A69E8">
        <w:rPr>
          <w:rFonts w:cs="Arial"/>
        </w:rPr>
        <w:t>d</w:t>
      </w:r>
      <w:r w:rsidRPr="008A69E8">
        <w:rPr>
          <w:rFonts w:cs="Arial"/>
        </w:rPr>
        <w:t xml:space="preserve">efined at selection </w:t>
      </w:r>
      <w:r w:rsidR="008A69E8" w:rsidRPr="008A69E8">
        <w:rPr>
          <w:rFonts w:cs="Arial"/>
        </w:rPr>
        <w:t>parameter</w:t>
      </w:r>
      <w:r w:rsidRPr="008A69E8">
        <w:rPr>
          <w:rFonts w:cs="Arial"/>
        </w:rPr>
        <w:t>) then email is sent to the respective approver.</w:t>
      </w:r>
    </w:p>
    <w:p w14:paraId="3A4586A9" w14:textId="77777777" w:rsidR="008B1AD7" w:rsidRDefault="001C7B0A" w:rsidP="00340C25">
      <w:pPr>
        <w:pStyle w:val="ListParagraph"/>
        <w:numPr>
          <w:ilvl w:val="0"/>
          <w:numId w:val="22"/>
        </w:numPr>
        <w:rPr>
          <w:rFonts w:cs="Arial"/>
        </w:rPr>
      </w:pPr>
      <w:r w:rsidRPr="008A69E8">
        <w:rPr>
          <w:rFonts w:cs="Arial"/>
        </w:rPr>
        <w:t>Email includes all pending e-pay requests for same approver.</w:t>
      </w:r>
      <w:r w:rsidR="008A69E8" w:rsidRPr="008A69E8">
        <w:rPr>
          <w:rFonts w:cs="Arial"/>
        </w:rPr>
        <w:t xml:space="preserve"> </w:t>
      </w:r>
    </w:p>
    <w:p w14:paraId="656150F2" w14:textId="4E009429" w:rsidR="008B1AD7" w:rsidRDefault="008A69E8" w:rsidP="00340C25">
      <w:pPr>
        <w:pStyle w:val="ListParagraph"/>
        <w:numPr>
          <w:ilvl w:val="0"/>
          <w:numId w:val="22"/>
        </w:numPr>
        <w:rPr>
          <w:rFonts w:cs="Arial"/>
        </w:rPr>
      </w:pPr>
      <w:r w:rsidRPr="008B1AD7">
        <w:rPr>
          <w:rFonts w:cs="Arial"/>
        </w:rPr>
        <w:t>Introduction</w:t>
      </w:r>
      <w:r w:rsidR="00D166BA" w:rsidRPr="008B1AD7">
        <w:rPr>
          <w:rFonts w:cs="Arial"/>
        </w:rPr>
        <w:t xml:space="preserve"> text of email </w:t>
      </w:r>
      <w:r w:rsidR="00F72857">
        <w:rPr>
          <w:rFonts w:cs="Arial"/>
        </w:rPr>
        <w:t xml:space="preserve">is </w:t>
      </w:r>
      <w:r w:rsidR="00D166BA" w:rsidRPr="008B1AD7">
        <w:rPr>
          <w:rFonts w:cs="Arial"/>
        </w:rPr>
        <w:t xml:space="preserve">defined in </w:t>
      </w:r>
      <w:r w:rsidR="008B1AD7" w:rsidRPr="008A69E8">
        <w:rPr>
          <w:rFonts w:cs="Arial"/>
        </w:rPr>
        <w:t>ZFI_DEVELOPMENTS</w:t>
      </w:r>
      <w:r w:rsidR="008B1AD7" w:rsidRPr="008B1AD7" w:rsidDel="008B1AD7">
        <w:rPr>
          <w:rFonts w:cs="Arial"/>
        </w:rPr>
        <w:t xml:space="preserve"> </w:t>
      </w:r>
      <w:r w:rsidR="00D166BA" w:rsidRPr="008B1AD7">
        <w:rPr>
          <w:rFonts w:cs="Arial"/>
        </w:rPr>
        <w:t xml:space="preserve">step </w:t>
      </w:r>
      <w:r w:rsidR="008B1AD7" w:rsidRPr="008B1AD7">
        <w:rPr>
          <w:rFonts w:cs="Arial"/>
        </w:rPr>
        <w:t>MTX</w:t>
      </w:r>
      <w:r w:rsidR="00D166BA" w:rsidRPr="008B1AD7">
        <w:rPr>
          <w:rFonts w:cs="Arial"/>
        </w:rPr>
        <w:t xml:space="preserve"> (E</w:t>
      </w:r>
      <w:r w:rsidR="00F72857">
        <w:rPr>
          <w:rFonts w:cs="Arial"/>
        </w:rPr>
        <w:t>M</w:t>
      </w:r>
      <w:r w:rsidR="00D166BA" w:rsidRPr="008B1AD7">
        <w:rPr>
          <w:rFonts w:cs="Arial"/>
        </w:rPr>
        <w:t xml:space="preserve">ail </w:t>
      </w:r>
      <w:r w:rsidR="008B1AD7" w:rsidRPr="008B1AD7">
        <w:rPr>
          <w:rFonts w:cs="Arial"/>
        </w:rPr>
        <w:t xml:space="preserve">body </w:t>
      </w:r>
      <w:r w:rsidR="00D166BA" w:rsidRPr="008B1AD7">
        <w:rPr>
          <w:rFonts w:cs="Arial"/>
        </w:rPr>
        <w:t>content</w:t>
      </w:r>
      <w:r w:rsidR="00F72857">
        <w:rPr>
          <w:rFonts w:cs="Arial"/>
        </w:rPr>
        <w:t xml:space="preserve"> Text</w:t>
      </w:r>
      <w:r w:rsidR="008B1AD7" w:rsidRPr="008B1AD7">
        <w:rPr>
          <w:rFonts w:cs="Arial"/>
        </w:rPr>
        <w:t xml:space="preserve">, </w:t>
      </w:r>
      <w:r w:rsidR="00D166BA" w:rsidRPr="008B1AD7">
        <w:rPr>
          <w:rFonts w:cs="Arial"/>
        </w:rPr>
        <w:t>based on SO10 texts</w:t>
      </w:r>
      <w:r w:rsidR="008B1AD7" w:rsidRPr="008B1AD7">
        <w:rPr>
          <w:rFonts w:cs="Arial"/>
        </w:rPr>
        <w:t>)</w:t>
      </w:r>
      <w:r w:rsidR="00F72857">
        <w:rPr>
          <w:rFonts w:cs="Arial"/>
        </w:rPr>
        <w:t xml:space="preserve"> and subject text of email is defined </w:t>
      </w:r>
      <w:r w:rsidR="00F72857" w:rsidRPr="008B1AD7">
        <w:rPr>
          <w:rFonts w:cs="Arial"/>
        </w:rPr>
        <w:t xml:space="preserve">in </w:t>
      </w:r>
      <w:r w:rsidR="00F72857" w:rsidRPr="008A69E8">
        <w:rPr>
          <w:rFonts w:cs="Arial"/>
        </w:rPr>
        <w:t>ZFI_DEVELOPMENTS</w:t>
      </w:r>
      <w:r w:rsidR="00F72857" w:rsidRPr="008B1AD7" w:rsidDel="008B1AD7">
        <w:rPr>
          <w:rFonts w:cs="Arial"/>
        </w:rPr>
        <w:t xml:space="preserve"> </w:t>
      </w:r>
      <w:r w:rsidR="00F72857" w:rsidRPr="008B1AD7">
        <w:rPr>
          <w:rFonts w:cs="Arial"/>
        </w:rPr>
        <w:t>step</w:t>
      </w:r>
      <w:r w:rsidR="00F72857">
        <w:rPr>
          <w:rFonts w:cs="Arial"/>
        </w:rPr>
        <w:t xml:space="preserve"> MTS Email Text Subject).</w:t>
      </w:r>
    </w:p>
    <w:p w14:paraId="048080FF" w14:textId="2396EDF1" w:rsidR="001C7B0A" w:rsidRPr="008B1AD7" w:rsidRDefault="00F956A0" w:rsidP="00340C25">
      <w:pPr>
        <w:pStyle w:val="ListParagraph"/>
        <w:numPr>
          <w:ilvl w:val="0"/>
          <w:numId w:val="22"/>
        </w:numPr>
        <w:rPr>
          <w:rFonts w:cs="Arial"/>
        </w:rPr>
      </w:pPr>
      <w:r w:rsidRPr="008B1AD7">
        <w:rPr>
          <w:rFonts w:cs="Arial"/>
        </w:rPr>
        <w:t xml:space="preserve">Email includes my-inbox FIORI link for development, quality and production system, detail maintained in ZFI_DEV steps </w:t>
      </w:r>
      <w:r w:rsidR="00821937">
        <w:rPr>
          <w:rFonts w:cs="Arial"/>
        </w:rPr>
        <w:t>EPA</w:t>
      </w:r>
      <w:r w:rsidRPr="008B1AD7">
        <w:rPr>
          <w:rFonts w:cs="Arial"/>
        </w:rPr>
        <w:t xml:space="preserve"> (My-inbox link)</w:t>
      </w:r>
      <w:r w:rsidR="008B1AD7">
        <w:rPr>
          <w:rFonts w:cs="Arial"/>
        </w:rPr>
        <w:t xml:space="preserve"> </w:t>
      </w:r>
      <w:r w:rsidR="008B1AD7" w:rsidRPr="008B1AD7">
        <w:rPr>
          <w:rFonts w:cs="Arial"/>
        </w:rPr>
        <w:t xml:space="preserve">in </w:t>
      </w:r>
      <w:r w:rsidR="008B1AD7" w:rsidRPr="008A69E8">
        <w:rPr>
          <w:rFonts w:cs="Arial"/>
        </w:rPr>
        <w:t>ZFI_DEVELOPMENTS</w:t>
      </w:r>
      <w:r w:rsidRPr="008B1AD7">
        <w:rPr>
          <w:rFonts w:cs="Arial"/>
        </w:rPr>
        <w:t xml:space="preserve">. </w:t>
      </w:r>
    </w:p>
    <w:p w14:paraId="7E8D90A0" w14:textId="206B9E9C" w:rsidR="003A20E2" w:rsidRDefault="003A20E2" w:rsidP="004927AC">
      <w:pPr>
        <w:rPr>
          <w:lang w:val="en-GB"/>
        </w:rPr>
      </w:pPr>
      <w:r w:rsidRPr="003A20E2">
        <w:rPr>
          <w:lang w:val="en-GB"/>
        </w:rPr>
        <w:t>{CRQ10005708 – End}</w:t>
      </w:r>
    </w:p>
    <w:p w14:paraId="49B9FD46" w14:textId="082F2E80" w:rsidR="004863D4" w:rsidRPr="004863D4" w:rsidRDefault="004863D4" w:rsidP="00753147">
      <w:pPr>
        <w:pStyle w:val="Heading4"/>
        <w:rPr>
          <w:lang w:val="en-GB"/>
        </w:rPr>
      </w:pPr>
      <w:r w:rsidRPr="004863D4">
        <w:rPr>
          <w:lang w:val="en-GB"/>
        </w:rPr>
        <w:t>ePayment dashboard for Y1 Approver</w:t>
      </w:r>
    </w:p>
    <w:p w14:paraId="3BF1DAE4" w14:textId="6F8C9548" w:rsidR="003B73F5" w:rsidRPr="00C655F0" w:rsidRDefault="003B73F5" w:rsidP="004863D4">
      <w:pPr>
        <w:rPr>
          <w:rFonts w:ascii="Calibri" w:eastAsia="Calibri" w:hAnsi="Calibri" w:cs="Arial"/>
          <w:sz w:val="22"/>
          <w:szCs w:val="22"/>
        </w:rPr>
      </w:pPr>
      <w:r w:rsidRPr="00C655F0">
        <w:rPr>
          <w:rFonts w:ascii="Calibri" w:eastAsia="Calibri" w:hAnsi="Calibri" w:cs="Arial"/>
          <w:sz w:val="22"/>
          <w:szCs w:val="22"/>
        </w:rPr>
        <w:t>{CRQ10005708 – Start}</w:t>
      </w:r>
    </w:p>
    <w:p w14:paraId="21F3DFE2" w14:textId="496F3069" w:rsidR="002F091E" w:rsidRPr="00C655F0" w:rsidRDefault="002F091E" w:rsidP="004863D4">
      <w:pPr>
        <w:rPr>
          <w:rFonts w:ascii="Calibri" w:eastAsia="Calibri" w:hAnsi="Calibri" w:cs="Arial"/>
          <w:sz w:val="22"/>
          <w:szCs w:val="22"/>
        </w:rPr>
      </w:pPr>
      <w:r w:rsidRPr="00C655F0">
        <w:rPr>
          <w:rFonts w:ascii="Calibri" w:eastAsia="Calibri" w:hAnsi="Calibri" w:cs="Arial"/>
          <w:sz w:val="22"/>
          <w:szCs w:val="22"/>
        </w:rPr>
        <w:t>ePayment approver's (Y1/Substitute approver) dashboard show</w:t>
      </w:r>
      <w:r w:rsidR="001914E3">
        <w:rPr>
          <w:rFonts w:ascii="Calibri" w:eastAsia="Calibri" w:hAnsi="Calibri" w:cs="Arial"/>
          <w:sz w:val="22"/>
          <w:szCs w:val="22"/>
        </w:rPr>
        <w:t>s</w:t>
      </w:r>
      <w:r w:rsidRPr="00C655F0">
        <w:rPr>
          <w:rFonts w:ascii="Calibri" w:eastAsia="Calibri" w:hAnsi="Calibri" w:cs="Arial"/>
          <w:sz w:val="22"/>
          <w:szCs w:val="22"/>
        </w:rPr>
        <w:t xml:space="preserve"> only pending ePayment request</w:t>
      </w:r>
      <w:r w:rsidR="007D1D2F">
        <w:rPr>
          <w:rFonts w:ascii="Calibri" w:eastAsia="Calibri" w:hAnsi="Calibri" w:cs="Arial"/>
          <w:sz w:val="22"/>
          <w:szCs w:val="22"/>
        </w:rPr>
        <w:t xml:space="preserve"> for the agent (or for substitution of agent)</w:t>
      </w:r>
      <w:r w:rsidRPr="00C655F0">
        <w:rPr>
          <w:rFonts w:ascii="Calibri" w:eastAsia="Calibri" w:hAnsi="Calibri" w:cs="Arial"/>
          <w:sz w:val="22"/>
          <w:szCs w:val="22"/>
        </w:rPr>
        <w:t>.</w:t>
      </w:r>
    </w:p>
    <w:p w14:paraId="68A3B430" w14:textId="49A0FA85" w:rsidR="00C655F0" w:rsidRPr="00C655F0" w:rsidRDefault="00C655F0" w:rsidP="002F091E">
      <w:pPr>
        <w:rPr>
          <w:rFonts w:ascii="Calibri" w:eastAsia="Calibri" w:hAnsi="Calibri" w:cs="Arial"/>
          <w:sz w:val="22"/>
          <w:szCs w:val="22"/>
        </w:rPr>
      </w:pPr>
      <w:r w:rsidRPr="00C655F0">
        <w:rPr>
          <w:rFonts w:ascii="Calibri" w:eastAsia="Calibri" w:hAnsi="Calibri" w:cs="Arial"/>
          <w:sz w:val="22"/>
          <w:szCs w:val="22"/>
        </w:rPr>
        <w:t xml:space="preserve">Only those epayment request which are pending for approval at Y1 </w:t>
      </w:r>
      <w:r w:rsidR="007D1D2F">
        <w:rPr>
          <w:rFonts w:ascii="Calibri" w:eastAsia="Calibri" w:hAnsi="Calibri" w:cs="Arial"/>
          <w:sz w:val="22"/>
          <w:szCs w:val="22"/>
        </w:rPr>
        <w:t>are</w:t>
      </w:r>
      <w:r w:rsidRPr="00C655F0">
        <w:rPr>
          <w:rFonts w:ascii="Calibri" w:eastAsia="Calibri" w:hAnsi="Calibri" w:cs="Arial"/>
          <w:sz w:val="22"/>
          <w:szCs w:val="22"/>
        </w:rPr>
        <w:t xml:space="preserve"> visible at approver’s dashboard. </w:t>
      </w:r>
    </w:p>
    <w:p w14:paraId="3B078B8A" w14:textId="6D91DDF9" w:rsidR="004863D4" w:rsidRDefault="002F091E" w:rsidP="00340C25">
      <w:pPr>
        <w:pStyle w:val="ListParagraph"/>
        <w:numPr>
          <w:ilvl w:val="0"/>
          <w:numId w:val="23"/>
        </w:numPr>
        <w:rPr>
          <w:lang w:val="en-GB"/>
        </w:rPr>
      </w:pPr>
      <w:r w:rsidRPr="00C655F0">
        <w:rPr>
          <w:rFonts w:cs="Arial"/>
        </w:rPr>
        <w:t xml:space="preserve">Compare system user id with WI_AAGENT </w:t>
      </w:r>
      <w:r w:rsidR="009834F8" w:rsidRPr="00C655F0">
        <w:rPr>
          <w:rFonts w:cs="Arial"/>
        </w:rPr>
        <w:t>(</w:t>
      </w:r>
      <w:r w:rsidRPr="00C655F0">
        <w:rPr>
          <w:rFonts w:cs="Arial"/>
        </w:rPr>
        <w:t>ZFI_EPAY_WF_L</w:t>
      </w:r>
      <w:r w:rsidR="009834F8" w:rsidRPr="00C655F0">
        <w:rPr>
          <w:rFonts w:cs="Arial"/>
        </w:rPr>
        <w:t>)</w:t>
      </w:r>
      <w:r w:rsidRPr="00C655F0">
        <w:rPr>
          <w:rFonts w:cs="Arial"/>
        </w:rPr>
        <w:t xml:space="preserve">, </w:t>
      </w:r>
      <w:r w:rsidR="009834F8" w:rsidRPr="00C655F0">
        <w:rPr>
          <w:rFonts w:cs="Arial"/>
        </w:rPr>
        <w:t xml:space="preserve">condition </w:t>
      </w:r>
      <w:r w:rsidRPr="00C655F0">
        <w:rPr>
          <w:rFonts w:cs="Arial"/>
        </w:rPr>
        <w:t xml:space="preserve">WF_STEP </w:t>
      </w:r>
      <w:r w:rsidR="009834F8" w:rsidRPr="00C655F0">
        <w:rPr>
          <w:rFonts w:cs="Arial"/>
        </w:rPr>
        <w:t xml:space="preserve">as </w:t>
      </w:r>
      <w:r w:rsidRPr="00C655F0">
        <w:rPr>
          <w:rFonts w:cs="Arial"/>
        </w:rPr>
        <w:t xml:space="preserve">Y1, </w:t>
      </w:r>
      <w:r w:rsidR="009834F8" w:rsidRPr="00C655F0">
        <w:rPr>
          <w:rFonts w:cs="Arial"/>
        </w:rPr>
        <w:t xml:space="preserve">and </w:t>
      </w:r>
      <w:r w:rsidRPr="00C655F0">
        <w:rPr>
          <w:rFonts w:cs="Arial"/>
        </w:rPr>
        <w:t xml:space="preserve">WI_DECISION </w:t>
      </w:r>
      <w:r w:rsidR="009834F8" w:rsidRPr="00C655F0">
        <w:rPr>
          <w:rFonts w:cs="Arial"/>
        </w:rPr>
        <w:t xml:space="preserve">equals to </w:t>
      </w:r>
      <w:r w:rsidRPr="00C655F0">
        <w:rPr>
          <w:rFonts w:cs="Arial"/>
        </w:rPr>
        <w:t>"Blank"</w:t>
      </w:r>
      <w:r w:rsidR="009834F8" w:rsidRPr="00C655F0">
        <w:rPr>
          <w:rFonts w:cs="Arial"/>
        </w:rPr>
        <w:t>, then show those respective ePayment request in Y1/Y1 substitute approver’s dashboard.</w:t>
      </w:r>
    </w:p>
    <w:p w14:paraId="565A6892" w14:textId="77777777" w:rsidR="004863D4" w:rsidRPr="00EF6705" w:rsidRDefault="004863D4" w:rsidP="004863D4">
      <w:pPr>
        <w:rPr>
          <w:lang w:val="en-GB"/>
        </w:rPr>
      </w:pPr>
      <w:r w:rsidRPr="00A260DF">
        <w:rPr>
          <w:lang w:val="en-GB"/>
        </w:rPr>
        <w:t>{CRQ10005708 – End}</w:t>
      </w:r>
    </w:p>
    <w:p w14:paraId="37FE26A1" w14:textId="77777777" w:rsidR="00225725" w:rsidRPr="00B02CCC" w:rsidRDefault="00225725" w:rsidP="00753147">
      <w:pPr>
        <w:pStyle w:val="Heading3"/>
        <w:rPr>
          <w:rFonts w:cs="Arial"/>
          <w:lang w:val="en-GB"/>
        </w:rPr>
      </w:pPr>
      <w:bookmarkStart w:id="52" w:name="_Toc89072674"/>
      <w:r w:rsidRPr="00B02CCC">
        <w:rPr>
          <w:rFonts w:cs="Arial"/>
          <w:lang w:val="en-GB"/>
        </w:rPr>
        <w:lastRenderedPageBreak/>
        <w:t>Payment Request posting</w:t>
      </w:r>
      <w:bookmarkEnd w:id="47"/>
      <w:bookmarkEnd w:id="48"/>
      <w:bookmarkEnd w:id="52"/>
    </w:p>
    <w:p w14:paraId="2C1CB2D3" w14:textId="77777777" w:rsidR="00225725" w:rsidRPr="00B02CCC" w:rsidRDefault="00225725" w:rsidP="00225725">
      <w:pPr>
        <w:rPr>
          <w:rFonts w:cs="Arial"/>
          <w:lang w:val="en-GB"/>
        </w:rPr>
      </w:pPr>
      <w:r w:rsidRPr="00B02CCC">
        <w:rPr>
          <w:rFonts w:cs="Arial"/>
          <w:lang w:val="en-GB"/>
        </w:rPr>
        <w:t>In the case of payment request type DPO and DFI, program call BAPI “</w:t>
      </w:r>
      <w:r w:rsidRPr="00B02CCC">
        <w:rPr>
          <w:rFonts w:cs="Arial"/>
          <w:b/>
          <w:bCs/>
          <w:i/>
          <w:iCs/>
          <w:lang w:val="en-GB"/>
        </w:rPr>
        <w:t>BAPI_ACC_DOCUMENT_POST</w:t>
      </w:r>
      <w:r w:rsidRPr="00B02CCC">
        <w:rPr>
          <w:rFonts w:cs="Arial"/>
          <w:lang w:val="en-GB"/>
        </w:rPr>
        <w:t>” and pass input parameters. System call also BTE “RWBAPI0” and pass below input parameters:</w:t>
      </w:r>
    </w:p>
    <w:p w14:paraId="6405154D" w14:textId="77777777" w:rsidR="00225725" w:rsidRPr="00B02CCC" w:rsidRDefault="00225725" w:rsidP="00225725">
      <w:pPr>
        <w:rPr>
          <w:rFonts w:cs="Arial"/>
          <w:lang w:val="en-GB"/>
        </w:rPr>
      </w:pPr>
      <w:r w:rsidRPr="00B02CCC">
        <w:rPr>
          <w:rFonts w:cs="Arial"/>
          <w:lang w:val="en-GB"/>
        </w:rPr>
        <w:t>ACCHD-GLVOR = RFST</w:t>
      </w:r>
      <w:r w:rsidRPr="00B02CCC">
        <w:rPr>
          <w:rFonts w:cs="Arial"/>
          <w:lang w:val="en-GB"/>
        </w:rPr>
        <w:br/>
        <w:t>ACCIT-BSTAT=S</w:t>
      </w:r>
      <w:r w:rsidRPr="00B02CCC">
        <w:rPr>
          <w:rFonts w:cs="Arial"/>
          <w:lang w:val="en-GB"/>
        </w:rPr>
        <w:br/>
        <w:t>ACCIT-BSCHL=39</w:t>
      </w:r>
      <w:r w:rsidRPr="00B02CCC">
        <w:rPr>
          <w:rFonts w:cs="Arial"/>
          <w:lang w:val="en-GB"/>
        </w:rPr>
        <w:br/>
        <w:t>ACCIT-UMSKZ=F</w:t>
      </w:r>
      <w:r w:rsidRPr="00B02CCC">
        <w:rPr>
          <w:rFonts w:cs="Arial"/>
          <w:lang w:val="en-GB"/>
        </w:rPr>
        <w:br/>
        <w:t>ACCIT-ZUMSK = A</w:t>
      </w:r>
    </w:p>
    <w:p w14:paraId="320F2435" w14:textId="72D3B0CF" w:rsidR="00225725" w:rsidRPr="00B02CCC" w:rsidRDefault="00225725" w:rsidP="00225725">
      <w:pPr>
        <w:rPr>
          <w:rFonts w:cs="Arial"/>
          <w:lang w:val="en-GB"/>
        </w:rPr>
      </w:pPr>
      <w:r w:rsidRPr="00B02CCC">
        <w:rPr>
          <w:rFonts w:cs="Arial"/>
          <w:lang w:val="en-GB"/>
        </w:rPr>
        <w:t xml:space="preserve">To trigger the above BTE some value </w:t>
      </w:r>
      <w:r w:rsidR="00DC719F" w:rsidRPr="00B02CCC">
        <w:rPr>
          <w:rFonts w:cs="Arial"/>
          <w:lang w:val="en-GB"/>
        </w:rPr>
        <w:t>are</w:t>
      </w:r>
      <w:r w:rsidRPr="00B02CCC">
        <w:rPr>
          <w:rFonts w:cs="Arial"/>
          <w:lang w:val="en-GB"/>
        </w:rPr>
        <w:t xml:space="preserve"> passed in the Extension1 structure fields of BAPI : BAPI_ACC_DOCUMENT_POST’ :  In the field3 (field 1 &amp; 2 already used for some other purpose) below value is passed:</w:t>
      </w:r>
    </w:p>
    <w:p w14:paraId="09ECDB0D" w14:textId="77777777" w:rsidR="00225725" w:rsidRPr="00B02CCC" w:rsidRDefault="00225725" w:rsidP="00225725">
      <w:pPr>
        <w:rPr>
          <w:rFonts w:cs="Arial"/>
          <w:lang w:val="en-GB"/>
        </w:rPr>
      </w:pPr>
      <w:r w:rsidRPr="00B02CCC">
        <w:rPr>
          <w:rFonts w:cs="Arial"/>
          <w:lang w:val="en-GB"/>
        </w:rPr>
        <w:t>Pass EXTENSION1-FIELD3 =  ‘</w:t>
      </w:r>
      <w:r w:rsidRPr="00B02CCC">
        <w:rPr>
          <w:rFonts w:cs="Arial"/>
          <w:highlight w:val="yellow"/>
          <w:lang w:val="en-GB"/>
        </w:rPr>
        <w:t>DPR’</w:t>
      </w:r>
    </w:p>
    <w:p w14:paraId="5E9C345F" w14:textId="4C09A2BA" w:rsidR="00225725" w:rsidRPr="00B02CCC" w:rsidRDefault="00225725" w:rsidP="00225725">
      <w:pPr>
        <w:rPr>
          <w:rFonts w:cs="Arial"/>
          <w:lang w:val="en-GB"/>
        </w:rPr>
      </w:pPr>
      <w:r w:rsidRPr="00B02CCC">
        <w:rPr>
          <w:rFonts w:cs="Arial"/>
          <w:lang w:val="en-GB"/>
        </w:rPr>
        <w:t>And as there is no field for PO number and Item number extension field4 is used:</w:t>
      </w:r>
    </w:p>
    <w:p w14:paraId="4D5A70D5" w14:textId="48C567F6" w:rsidR="00745121" w:rsidRPr="00B02CCC" w:rsidRDefault="00745121" w:rsidP="00753147">
      <w:pPr>
        <w:pStyle w:val="Heading4"/>
        <w:rPr>
          <w:lang w:val="en-GB"/>
        </w:rPr>
      </w:pPr>
      <w:bookmarkStart w:id="53" w:name="_Toc89072675"/>
      <w:r w:rsidRPr="00B02CCC">
        <w:rPr>
          <w:lang w:val="en-GB"/>
        </w:rPr>
        <w:t>Epayment request nr</w:t>
      </w:r>
      <w:bookmarkEnd w:id="53"/>
    </w:p>
    <w:p w14:paraId="299218A0" w14:textId="2E7B5AE3" w:rsidR="00225725" w:rsidRPr="00B02CCC" w:rsidRDefault="00A57DE3" w:rsidP="00225725">
      <w:pPr>
        <w:rPr>
          <w:rFonts w:cs="Arial"/>
          <w:lang w:val="en-GB"/>
        </w:rPr>
      </w:pPr>
      <w:r w:rsidRPr="00B02CCC">
        <w:rPr>
          <w:rFonts w:cs="Arial"/>
          <w:lang w:val="en-GB"/>
        </w:rPr>
        <w:t>P</w:t>
      </w:r>
      <w:r w:rsidR="00442C4B" w:rsidRPr="00B02CCC">
        <w:rPr>
          <w:rFonts w:cs="Arial"/>
          <w:lang w:val="en-GB"/>
        </w:rPr>
        <w:t>a</w:t>
      </w:r>
      <w:r w:rsidRPr="00B02CCC">
        <w:rPr>
          <w:rFonts w:cs="Arial"/>
          <w:lang w:val="en-GB"/>
        </w:rPr>
        <w:t>ssing</w:t>
      </w:r>
      <w:r w:rsidR="00225725" w:rsidRPr="00B02CCC">
        <w:rPr>
          <w:rFonts w:cs="Arial"/>
          <w:lang w:val="en-GB"/>
        </w:rPr>
        <w:t xml:space="preserve"> EXTENSION1-FIELD4 = Concatenation of (PO number + PO item number), if it is available in the input screen in the Fiori Application (Type DPO).</w:t>
      </w:r>
    </w:p>
    <w:p w14:paraId="64C76C1E" w14:textId="1F2A98A2" w:rsidR="00225725" w:rsidRPr="00B02CCC" w:rsidRDefault="00101710" w:rsidP="00225725">
      <w:pPr>
        <w:rPr>
          <w:rFonts w:cs="Arial"/>
          <w:lang w:val="en-GB"/>
        </w:rPr>
      </w:pPr>
      <w:r w:rsidRPr="00B02CCC">
        <w:rPr>
          <w:rFonts w:cs="Arial"/>
          <w:lang w:val="en-GB"/>
        </w:rPr>
        <w:t>The field ‘ACCOUNTPAYABLE-ALLOC_NMBR’</w:t>
      </w:r>
      <w:r w:rsidR="00225725" w:rsidRPr="00B02CCC">
        <w:rPr>
          <w:rFonts w:cs="Arial"/>
          <w:lang w:val="en-GB"/>
        </w:rPr>
        <w:t xml:space="preserve"> maintain</w:t>
      </w:r>
      <w:r w:rsidRPr="00B02CCC">
        <w:rPr>
          <w:rFonts w:cs="Arial"/>
          <w:lang w:val="en-GB"/>
        </w:rPr>
        <w:t>s</w:t>
      </w:r>
      <w:r w:rsidR="00225725" w:rsidRPr="00B02CCC">
        <w:rPr>
          <w:rFonts w:cs="Arial"/>
          <w:lang w:val="en-GB"/>
        </w:rPr>
        <w:t xml:space="preserve"> a link between the document posted through the Fiori Application and the ECC follow-on document </w:t>
      </w:r>
      <w:r w:rsidR="00750561" w:rsidRPr="00B02CCC">
        <w:rPr>
          <w:rFonts w:cs="Arial"/>
          <w:lang w:val="en-GB"/>
        </w:rPr>
        <w:t xml:space="preserve">to </w:t>
      </w:r>
      <w:r w:rsidR="00225725" w:rsidRPr="00B02CCC">
        <w:rPr>
          <w:rFonts w:cs="Arial"/>
          <w:lang w:val="en-GB"/>
        </w:rPr>
        <w:t>help in the reports to retrieve other details, which are stored in the object behind the Fiori Application.</w:t>
      </w:r>
    </w:p>
    <w:p w14:paraId="518BAB5D" w14:textId="7B9DF182" w:rsidR="00225725" w:rsidRPr="00B02CCC" w:rsidRDefault="00750561" w:rsidP="00225725">
      <w:pPr>
        <w:rPr>
          <w:rFonts w:cs="Arial"/>
          <w:lang w:val="en-GB"/>
        </w:rPr>
      </w:pPr>
      <w:r w:rsidRPr="00B02CCC">
        <w:rPr>
          <w:rFonts w:cs="Arial"/>
          <w:lang w:val="en-GB"/>
        </w:rPr>
        <w:t>T</w:t>
      </w:r>
      <w:r w:rsidR="00225725" w:rsidRPr="00B02CCC">
        <w:rPr>
          <w:rFonts w:cs="Arial"/>
          <w:lang w:val="en-GB"/>
        </w:rPr>
        <w:t xml:space="preserve">he ‘Payment request number’ </w:t>
      </w:r>
      <w:r w:rsidR="00F76A53" w:rsidRPr="00B02CCC">
        <w:rPr>
          <w:rFonts w:cs="Arial"/>
          <w:lang w:val="en-GB"/>
        </w:rPr>
        <w:t xml:space="preserve">of the </w:t>
      </w:r>
      <w:r w:rsidR="00225725" w:rsidRPr="00B02CCC">
        <w:rPr>
          <w:rFonts w:cs="Arial"/>
          <w:lang w:val="en-GB"/>
        </w:rPr>
        <w:t>Fiori Application</w:t>
      </w:r>
      <w:r w:rsidR="00E757AE" w:rsidRPr="00B02CCC">
        <w:rPr>
          <w:rFonts w:cs="Arial"/>
          <w:lang w:val="en-GB"/>
        </w:rPr>
        <w:t xml:space="preserve"> </w:t>
      </w:r>
      <w:r w:rsidR="005370CC" w:rsidRPr="00B02CCC">
        <w:rPr>
          <w:rFonts w:cs="Arial"/>
          <w:lang w:val="en-GB"/>
        </w:rPr>
        <w:t xml:space="preserve">is passed to </w:t>
      </w:r>
      <w:r w:rsidR="00225725" w:rsidRPr="00B02CCC">
        <w:rPr>
          <w:rFonts w:cs="Arial"/>
          <w:lang w:val="en-GB"/>
        </w:rPr>
        <w:t xml:space="preserve">the ‘ACCOUNTPAYABLE-ALLOC_NMBR’: </w:t>
      </w:r>
    </w:p>
    <w:p w14:paraId="763A0146" w14:textId="5C6C1D5B" w:rsidR="00225725" w:rsidRPr="00B02CCC" w:rsidRDefault="00225725" w:rsidP="00753147">
      <w:pPr>
        <w:numPr>
          <w:ilvl w:val="0"/>
          <w:numId w:val="7"/>
        </w:numPr>
        <w:rPr>
          <w:rFonts w:cs="Arial"/>
          <w:lang w:val="en-GB"/>
        </w:rPr>
      </w:pPr>
      <w:r w:rsidRPr="00B02CCC">
        <w:rPr>
          <w:rFonts w:cs="Arial"/>
          <w:lang w:val="en-GB"/>
        </w:rPr>
        <w:t xml:space="preserve">When filling ALLOC_NMBR in table ACCOUNTPAYABLE it </w:t>
      </w:r>
      <w:r w:rsidR="003A084E" w:rsidRPr="00B02CCC">
        <w:rPr>
          <w:rFonts w:cs="Arial"/>
          <w:lang w:val="en-GB"/>
        </w:rPr>
        <w:t xml:space="preserve">is </w:t>
      </w:r>
      <w:r w:rsidR="00051663" w:rsidRPr="00B02CCC">
        <w:rPr>
          <w:rFonts w:cs="Arial"/>
          <w:lang w:val="en-GB"/>
        </w:rPr>
        <w:t>composed of</w:t>
      </w:r>
      <w:r w:rsidRPr="00B02CCC">
        <w:rPr>
          <w:rFonts w:cs="Arial"/>
          <w:lang w:val="en-GB"/>
        </w:rPr>
        <w:t xml:space="preserve"> "PMT" + Payment Request Object number.</w:t>
      </w:r>
    </w:p>
    <w:p w14:paraId="253810E6" w14:textId="101E31D1" w:rsidR="0045710D" w:rsidRPr="00B02CCC" w:rsidRDefault="00225725" w:rsidP="00753147">
      <w:pPr>
        <w:numPr>
          <w:ilvl w:val="0"/>
          <w:numId w:val="7"/>
        </w:numPr>
        <w:rPr>
          <w:rFonts w:cs="Arial"/>
          <w:lang w:val="en-GB"/>
        </w:rPr>
      </w:pPr>
      <w:r w:rsidRPr="00B02CCC">
        <w:rPr>
          <w:rFonts w:cs="Arial"/>
          <w:lang w:val="en-GB"/>
        </w:rPr>
        <w:t xml:space="preserve">When filling ALLOC_NMBR in table ACCOUNTGL it </w:t>
      </w:r>
      <w:r w:rsidR="00213E8F" w:rsidRPr="00B02CCC">
        <w:rPr>
          <w:rFonts w:cs="Arial"/>
          <w:lang w:val="en-GB"/>
        </w:rPr>
        <w:t>is composed of</w:t>
      </w:r>
      <w:r w:rsidRPr="00B02CCC">
        <w:rPr>
          <w:rFonts w:cs="Arial"/>
          <w:lang w:val="en-GB"/>
        </w:rPr>
        <w:t xml:space="preserve"> "PMT" + Payment Request Object number.+ "-" + Payment Request Object item number. </w:t>
      </w:r>
    </w:p>
    <w:p w14:paraId="753200D4" w14:textId="77777777" w:rsidR="00745121" w:rsidRPr="00B02CCC" w:rsidRDefault="00745121" w:rsidP="00753147">
      <w:pPr>
        <w:pStyle w:val="Heading4"/>
        <w:rPr>
          <w:lang w:val="en-GB"/>
        </w:rPr>
      </w:pPr>
      <w:bookmarkStart w:id="54" w:name="_Toc89072676"/>
      <w:r w:rsidRPr="00B02CCC">
        <w:rPr>
          <w:lang w:val="en-GB"/>
        </w:rPr>
        <w:lastRenderedPageBreak/>
        <w:t>FI Document Number</w:t>
      </w:r>
      <w:bookmarkEnd w:id="54"/>
    </w:p>
    <w:p w14:paraId="7832A321" w14:textId="47D29885" w:rsidR="00A31D5B" w:rsidRPr="00B02CCC" w:rsidRDefault="00A31D5B" w:rsidP="0045710D">
      <w:pPr>
        <w:rPr>
          <w:rFonts w:cs="Arial"/>
          <w:lang w:val="en-GB"/>
        </w:rPr>
      </w:pPr>
      <w:r w:rsidRPr="00B02CCC">
        <w:rPr>
          <w:rFonts w:cs="Arial"/>
          <w:lang w:val="en-GB"/>
        </w:rPr>
        <w:t>The FI Document Number (BSEG/BELNR) – follow-on Document is sent back from ECC to the Fiori e-Payment Request App in the FI Doc field (header of the Payment Request).</w:t>
      </w:r>
    </w:p>
    <w:p w14:paraId="72ED200B" w14:textId="29178ADD" w:rsidR="0045710D" w:rsidRPr="00B02CCC" w:rsidRDefault="00006FE5" w:rsidP="0045710D">
      <w:pPr>
        <w:rPr>
          <w:rFonts w:cs="Arial"/>
          <w:lang w:val="en-GB"/>
        </w:rPr>
      </w:pPr>
      <w:r w:rsidRPr="00B02CCC">
        <w:rPr>
          <w:rFonts w:cs="Arial"/>
          <w:b/>
          <w:bCs/>
          <w:u w:val="single"/>
          <w:lang w:val="en-GB"/>
        </w:rPr>
        <w:t>Urgency</w:t>
      </w:r>
      <w:r w:rsidR="00B02CCC" w:rsidRPr="00B02CCC">
        <w:rPr>
          <w:rFonts w:cs="Arial"/>
          <w:b/>
          <w:bCs/>
          <w:u w:val="single"/>
          <w:lang w:val="en-GB"/>
        </w:rPr>
        <w:t xml:space="preserve"> </w:t>
      </w:r>
      <w:r w:rsidR="0045710D" w:rsidRPr="00B02CCC">
        <w:rPr>
          <w:rFonts w:cs="Arial"/>
          <w:lang w:val="en-GB"/>
        </w:rPr>
        <w:t>Entered Payment Method urgency in the ePayment Request Fiori Application is populated in FI accounting document in SAP ECC System following this mapping:</w:t>
      </w:r>
    </w:p>
    <w:p w14:paraId="51E8689A" w14:textId="77777777" w:rsidR="00225725" w:rsidRPr="00B02CCC" w:rsidRDefault="00225725" w:rsidP="00A31D5B">
      <w:pPr>
        <w:rPr>
          <w:rFonts w:cs="Arial"/>
          <w:lang w:val="en-GB"/>
        </w:rPr>
      </w:pPr>
    </w:p>
    <w:tbl>
      <w:tblPr>
        <w:tblStyle w:val="GridTable1Light-Accent1"/>
        <w:tblW w:w="3240" w:type="dxa"/>
        <w:tblLayout w:type="fixed"/>
        <w:tblLook w:val="06A0" w:firstRow="1" w:lastRow="0" w:firstColumn="1" w:lastColumn="0" w:noHBand="1" w:noVBand="1"/>
      </w:tblPr>
      <w:tblGrid>
        <w:gridCol w:w="2115"/>
        <w:gridCol w:w="1125"/>
      </w:tblGrid>
      <w:tr w:rsidR="00225725" w:rsidRPr="00B02CCC" w14:paraId="23461D8E" w14:textId="77777777" w:rsidTr="008D5A2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15" w:type="dxa"/>
            <w:vAlign w:val="center"/>
          </w:tcPr>
          <w:p w14:paraId="5C01B94E" w14:textId="77777777" w:rsidR="00225725" w:rsidRPr="00B02CCC" w:rsidRDefault="00225725" w:rsidP="008D5A2A">
            <w:pPr>
              <w:rPr>
                <w:rFonts w:cs="Arial"/>
                <w:lang w:val="en-GB"/>
              </w:rPr>
            </w:pPr>
            <w:r w:rsidRPr="00B02CCC">
              <w:rPr>
                <w:rFonts w:eastAsia="Calibri" w:cs="Arial"/>
                <w:lang w:val="en-GB"/>
              </w:rPr>
              <w:t>ePayment Request</w:t>
            </w:r>
          </w:p>
        </w:tc>
        <w:tc>
          <w:tcPr>
            <w:tcW w:w="1125" w:type="dxa"/>
            <w:vAlign w:val="center"/>
          </w:tcPr>
          <w:p w14:paraId="492ECB9D" w14:textId="77777777" w:rsidR="00225725" w:rsidRPr="00B02CCC" w:rsidRDefault="00225725" w:rsidP="008D5A2A">
            <w:pPr>
              <w:cnfStyle w:val="100000000000" w:firstRow="1" w:lastRow="0" w:firstColumn="0" w:lastColumn="0" w:oddVBand="0" w:evenVBand="0" w:oddHBand="0" w:evenHBand="0" w:firstRowFirstColumn="0" w:firstRowLastColumn="0" w:lastRowFirstColumn="0" w:lastRowLastColumn="0"/>
              <w:rPr>
                <w:rFonts w:cs="Arial"/>
                <w:lang w:val="en-GB"/>
              </w:rPr>
            </w:pPr>
            <w:r w:rsidRPr="00B02CCC">
              <w:rPr>
                <w:rFonts w:eastAsia="Calibri" w:cs="Arial"/>
                <w:lang w:val="en-GB"/>
              </w:rPr>
              <w:t>SAP ECC</w:t>
            </w:r>
          </w:p>
        </w:tc>
      </w:tr>
      <w:tr w:rsidR="00225725" w:rsidRPr="00B02CCC" w14:paraId="41ED6022" w14:textId="77777777" w:rsidTr="008D5A2A">
        <w:trPr>
          <w:trHeight w:val="300"/>
        </w:trPr>
        <w:tc>
          <w:tcPr>
            <w:cnfStyle w:val="001000000000" w:firstRow="0" w:lastRow="0" w:firstColumn="1" w:lastColumn="0" w:oddVBand="0" w:evenVBand="0" w:oddHBand="0" w:evenHBand="0" w:firstRowFirstColumn="0" w:firstRowLastColumn="0" w:lastRowFirstColumn="0" w:lastRowLastColumn="0"/>
            <w:tcW w:w="2115" w:type="dxa"/>
            <w:vAlign w:val="center"/>
          </w:tcPr>
          <w:p w14:paraId="53E88A0E" w14:textId="77777777" w:rsidR="00225725" w:rsidRPr="00B02CCC" w:rsidRDefault="00225725" w:rsidP="008D5A2A">
            <w:pPr>
              <w:rPr>
                <w:rFonts w:cs="Arial"/>
                <w:lang w:val="en-GB"/>
              </w:rPr>
            </w:pPr>
            <w:r w:rsidRPr="00B02CCC">
              <w:rPr>
                <w:rFonts w:eastAsia="Calibri" w:cs="Arial"/>
                <w:lang w:val="en-GB"/>
              </w:rPr>
              <w:t xml:space="preserve">Normal </w:t>
            </w:r>
          </w:p>
          <w:p w14:paraId="1B052124" w14:textId="77777777" w:rsidR="00225725" w:rsidRPr="00B02CCC" w:rsidRDefault="00225725" w:rsidP="008D5A2A">
            <w:pPr>
              <w:rPr>
                <w:rFonts w:cs="Arial"/>
                <w:lang w:val="en-GB"/>
              </w:rPr>
            </w:pPr>
            <w:r w:rsidRPr="00B02CCC">
              <w:rPr>
                <w:rFonts w:eastAsia="Calibri" w:cs="Arial"/>
                <w:lang w:val="en-GB"/>
              </w:rPr>
              <w:t>(Pay per due date) (Blank)</w:t>
            </w:r>
          </w:p>
        </w:tc>
        <w:tc>
          <w:tcPr>
            <w:tcW w:w="1125" w:type="dxa"/>
            <w:vAlign w:val="center"/>
          </w:tcPr>
          <w:p w14:paraId="2ED524B1" w14:textId="77777777" w:rsidR="00225725" w:rsidRPr="00B02CCC" w:rsidRDefault="00225725" w:rsidP="008D5A2A">
            <w:pPr>
              <w:cnfStyle w:val="000000000000" w:firstRow="0" w:lastRow="0" w:firstColumn="0" w:lastColumn="0" w:oddVBand="0" w:evenVBand="0" w:oddHBand="0" w:evenHBand="0" w:firstRowFirstColumn="0" w:firstRowLastColumn="0" w:lastRowFirstColumn="0" w:lastRowLastColumn="0"/>
              <w:rPr>
                <w:rFonts w:cs="Arial"/>
                <w:lang w:val="en-GB"/>
              </w:rPr>
            </w:pPr>
            <w:r w:rsidRPr="00B02CCC">
              <w:rPr>
                <w:rFonts w:eastAsia="Calibri" w:cs="Arial"/>
                <w:lang w:val="en-GB"/>
              </w:rPr>
              <w:t>Blank</w:t>
            </w:r>
          </w:p>
        </w:tc>
      </w:tr>
      <w:tr w:rsidR="00225725" w:rsidRPr="00B02CCC" w14:paraId="1BA0FA2B" w14:textId="77777777" w:rsidTr="008D5A2A">
        <w:trPr>
          <w:trHeight w:val="300"/>
        </w:trPr>
        <w:tc>
          <w:tcPr>
            <w:cnfStyle w:val="001000000000" w:firstRow="0" w:lastRow="0" w:firstColumn="1" w:lastColumn="0" w:oddVBand="0" w:evenVBand="0" w:oddHBand="0" w:evenHBand="0" w:firstRowFirstColumn="0" w:firstRowLastColumn="0" w:lastRowFirstColumn="0" w:lastRowLastColumn="0"/>
            <w:tcW w:w="2115" w:type="dxa"/>
            <w:vAlign w:val="center"/>
          </w:tcPr>
          <w:p w14:paraId="4A8DDD48" w14:textId="77777777" w:rsidR="00225725" w:rsidRPr="00B02CCC" w:rsidRDefault="00225725" w:rsidP="008D5A2A">
            <w:pPr>
              <w:rPr>
                <w:rFonts w:eastAsia="Calibri" w:cs="Arial"/>
                <w:lang w:val="en-GB"/>
              </w:rPr>
            </w:pPr>
            <w:r w:rsidRPr="00B02CCC">
              <w:rPr>
                <w:rFonts w:eastAsia="Calibri" w:cs="Arial"/>
                <w:lang w:val="en-GB"/>
              </w:rPr>
              <w:t>Critical (Accelerated payment) (CL)</w:t>
            </w:r>
          </w:p>
        </w:tc>
        <w:tc>
          <w:tcPr>
            <w:tcW w:w="1125" w:type="dxa"/>
            <w:vAlign w:val="center"/>
          </w:tcPr>
          <w:p w14:paraId="3F6EE055" w14:textId="77777777" w:rsidR="00225725" w:rsidRPr="00B02CCC" w:rsidRDefault="00225725" w:rsidP="008D5A2A">
            <w:pPr>
              <w:cnfStyle w:val="000000000000" w:firstRow="0" w:lastRow="0" w:firstColumn="0" w:lastColumn="0" w:oddVBand="0" w:evenVBand="0" w:oddHBand="0" w:evenHBand="0" w:firstRowFirstColumn="0" w:firstRowLastColumn="0" w:lastRowFirstColumn="0" w:lastRowLastColumn="0"/>
              <w:rPr>
                <w:rFonts w:cs="Arial"/>
                <w:lang w:val="en-GB"/>
              </w:rPr>
            </w:pPr>
            <w:r w:rsidRPr="00B02CCC">
              <w:rPr>
                <w:rFonts w:eastAsia="Calibri" w:cs="Arial"/>
                <w:lang w:val="en-GB"/>
              </w:rPr>
              <w:t>CL</w:t>
            </w:r>
          </w:p>
        </w:tc>
      </w:tr>
      <w:tr w:rsidR="00225725" w:rsidRPr="00B02CCC" w14:paraId="32703686" w14:textId="77777777" w:rsidTr="008D5A2A">
        <w:trPr>
          <w:trHeight w:val="300"/>
        </w:trPr>
        <w:tc>
          <w:tcPr>
            <w:cnfStyle w:val="001000000000" w:firstRow="0" w:lastRow="0" w:firstColumn="1" w:lastColumn="0" w:oddVBand="0" w:evenVBand="0" w:oddHBand="0" w:evenHBand="0" w:firstRowFirstColumn="0" w:firstRowLastColumn="0" w:lastRowFirstColumn="0" w:lastRowLastColumn="0"/>
            <w:tcW w:w="2115" w:type="dxa"/>
            <w:vAlign w:val="center"/>
          </w:tcPr>
          <w:p w14:paraId="09A9FC92" w14:textId="77777777" w:rsidR="00225725" w:rsidRPr="00B02CCC" w:rsidRDefault="00225725" w:rsidP="008D5A2A">
            <w:pPr>
              <w:rPr>
                <w:rFonts w:cs="Arial"/>
                <w:lang w:val="en-GB"/>
              </w:rPr>
            </w:pPr>
            <w:r w:rsidRPr="00B02CCC">
              <w:rPr>
                <w:rFonts w:eastAsia="Calibri" w:cs="Arial"/>
                <w:lang w:val="en-GB"/>
              </w:rPr>
              <w:t>N/A (not used)</w:t>
            </w:r>
          </w:p>
        </w:tc>
        <w:tc>
          <w:tcPr>
            <w:tcW w:w="1125" w:type="dxa"/>
            <w:vAlign w:val="center"/>
          </w:tcPr>
          <w:p w14:paraId="594B2250" w14:textId="77777777" w:rsidR="00225725" w:rsidRPr="00B02CCC" w:rsidRDefault="00225725" w:rsidP="008D5A2A">
            <w:pPr>
              <w:cnfStyle w:val="000000000000" w:firstRow="0" w:lastRow="0" w:firstColumn="0" w:lastColumn="0" w:oddVBand="0" w:evenVBand="0" w:oddHBand="0" w:evenHBand="0" w:firstRowFirstColumn="0" w:firstRowLastColumn="0" w:lastRowFirstColumn="0" w:lastRowLastColumn="0"/>
              <w:rPr>
                <w:rFonts w:eastAsia="Calibri" w:cs="Arial"/>
                <w:lang w:val="en-GB"/>
              </w:rPr>
            </w:pPr>
            <w:r w:rsidRPr="00B02CCC">
              <w:rPr>
                <w:rFonts w:eastAsia="Calibri" w:cs="Arial"/>
                <w:lang w:val="en-GB"/>
              </w:rPr>
              <w:t>UR</w:t>
            </w:r>
          </w:p>
        </w:tc>
      </w:tr>
    </w:tbl>
    <w:p w14:paraId="15E875E5" w14:textId="77777777" w:rsidR="00225725" w:rsidRPr="00B02CCC" w:rsidRDefault="00225725" w:rsidP="00225725">
      <w:pPr>
        <w:rPr>
          <w:rFonts w:cs="Arial"/>
          <w:lang w:val="en-GB"/>
        </w:rPr>
      </w:pPr>
    </w:p>
    <w:p w14:paraId="57C2D022" w14:textId="77777777" w:rsidR="00ED456C" w:rsidRPr="00B02CCC" w:rsidRDefault="00ED456C" w:rsidP="00753147">
      <w:pPr>
        <w:pStyle w:val="Heading4"/>
        <w:rPr>
          <w:lang w:val="en-GB"/>
        </w:rPr>
      </w:pPr>
      <w:bookmarkStart w:id="55" w:name="_Toc89072677"/>
      <w:r w:rsidRPr="00B02CCC">
        <w:rPr>
          <w:lang w:val="en-GB"/>
        </w:rPr>
        <w:t>Tax</w:t>
      </w:r>
      <w:bookmarkEnd w:id="55"/>
    </w:p>
    <w:p w14:paraId="11FF830C" w14:textId="5F18DC28" w:rsidR="00225725" w:rsidRPr="00B02CCC" w:rsidRDefault="00225725" w:rsidP="00225725">
      <w:pPr>
        <w:rPr>
          <w:rFonts w:eastAsia="Arial" w:cs="Arial"/>
          <w:lang w:val="en-GB"/>
        </w:rPr>
      </w:pPr>
      <w:r w:rsidRPr="00B02CCC">
        <w:rPr>
          <w:rFonts w:cs="Arial"/>
          <w:lang w:val="en-GB"/>
        </w:rPr>
        <w:t>To calculate the tax the following actions are necessary:</w:t>
      </w:r>
    </w:p>
    <w:p w14:paraId="12532753" w14:textId="77777777" w:rsidR="00225725" w:rsidRPr="00B02CCC" w:rsidRDefault="00225725" w:rsidP="00225725">
      <w:pPr>
        <w:rPr>
          <w:rFonts w:eastAsia="Arial" w:cs="Arial"/>
          <w:lang w:val="en-GB"/>
        </w:rPr>
      </w:pPr>
      <w:r w:rsidRPr="00B02CCC">
        <w:rPr>
          <w:rFonts w:cs="Arial"/>
          <w:lang w:val="en-GB"/>
        </w:rPr>
        <w:t>For every line item of the payment request:</w:t>
      </w:r>
    </w:p>
    <w:p w14:paraId="1B1844F7" w14:textId="77777777" w:rsidR="00225725" w:rsidRPr="00B02CCC" w:rsidRDefault="00225725" w:rsidP="00753147">
      <w:pPr>
        <w:pStyle w:val="ListParagraph"/>
        <w:numPr>
          <w:ilvl w:val="0"/>
          <w:numId w:val="4"/>
        </w:numPr>
        <w:rPr>
          <w:rFonts w:ascii="Arial" w:eastAsia="Arial" w:hAnsi="Arial" w:cs="Arial"/>
          <w:sz w:val="20"/>
          <w:szCs w:val="20"/>
          <w:lang w:val="en-GB"/>
        </w:rPr>
      </w:pPr>
      <w:r w:rsidRPr="00B02CCC">
        <w:rPr>
          <w:rFonts w:ascii="Arial" w:eastAsia="Arial" w:hAnsi="Arial" w:cs="Arial"/>
          <w:sz w:val="20"/>
          <w:szCs w:val="20"/>
          <w:lang w:val="en-GB"/>
        </w:rPr>
        <w:t xml:space="preserve">Call FM </w:t>
      </w:r>
      <w:r w:rsidRPr="00B02CCC">
        <w:rPr>
          <w:rFonts w:ascii="Arial" w:eastAsia="Arial" w:hAnsi="Arial" w:cs="Arial"/>
          <w:b/>
          <w:bCs/>
          <w:sz w:val="20"/>
          <w:szCs w:val="20"/>
          <w:lang w:val="en-GB"/>
        </w:rPr>
        <w:t xml:space="preserve">“CALCULATE_TAX_FROM_NET_AMOUNT” </w:t>
      </w:r>
    </w:p>
    <w:p w14:paraId="0D1A78D9" w14:textId="77777777" w:rsidR="00225725" w:rsidRPr="00B02CCC" w:rsidRDefault="00225725" w:rsidP="00753147">
      <w:pPr>
        <w:pStyle w:val="ListParagraph"/>
        <w:numPr>
          <w:ilvl w:val="0"/>
          <w:numId w:val="4"/>
        </w:numPr>
        <w:rPr>
          <w:rFonts w:ascii="Arial" w:eastAsia="Arial" w:hAnsi="Arial" w:cs="Arial"/>
          <w:sz w:val="20"/>
          <w:szCs w:val="20"/>
          <w:lang w:val="en-GB"/>
        </w:rPr>
      </w:pPr>
      <w:r w:rsidRPr="00B02CCC">
        <w:rPr>
          <w:rFonts w:ascii="Arial" w:eastAsia="Arial" w:hAnsi="Arial" w:cs="Arial"/>
          <w:sz w:val="20"/>
          <w:szCs w:val="20"/>
          <w:lang w:val="en-GB"/>
        </w:rPr>
        <w:t>Fill in following fields:</w:t>
      </w:r>
    </w:p>
    <w:p w14:paraId="4B9ACA63"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I_BUKRS: company code</w:t>
      </w:r>
    </w:p>
    <w:p w14:paraId="0C532297"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I_MWSKZ: tax code</w:t>
      </w:r>
    </w:p>
    <w:p w14:paraId="6C62C089"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I_WAERS: currency</w:t>
      </w:r>
    </w:p>
    <w:p w14:paraId="23814520"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I_WRBTR: amount</w:t>
      </w:r>
    </w:p>
    <w:p w14:paraId="3145B21F" w14:textId="77777777" w:rsidR="00225725" w:rsidRPr="00B02CCC" w:rsidRDefault="00225725" w:rsidP="00753147">
      <w:pPr>
        <w:pStyle w:val="ListParagraph"/>
        <w:numPr>
          <w:ilvl w:val="0"/>
          <w:numId w:val="4"/>
        </w:numPr>
        <w:rPr>
          <w:rFonts w:ascii="Arial" w:eastAsia="Arial" w:hAnsi="Arial" w:cs="Arial"/>
          <w:sz w:val="20"/>
          <w:szCs w:val="20"/>
          <w:lang w:val="en-GB"/>
        </w:rPr>
      </w:pPr>
      <w:r w:rsidRPr="00B02CCC">
        <w:rPr>
          <w:rFonts w:ascii="Arial" w:eastAsia="Arial" w:hAnsi="Arial" w:cs="Arial"/>
          <w:sz w:val="20"/>
          <w:szCs w:val="20"/>
          <w:lang w:val="en-GB"/>
        </w:rPr>
        <w:t>The output of this FM gives you (only mandatory fields are mentioned):</w:t>
      </w:r>
    </w:p>
    <w:p w14:paraId="59CF0C67"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lastRenderedPageBreak/>
        <w:t>WMWST: tax amount</w:t>
      </w:r>
    </w:p>
    <w:p w14:paraId="771BADA5"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MSATZ: tax percentage</w:t>
      </w:r>
    </w:p>
    <w:p w14:paraId="7BE19829"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KTO: account key</w:t>
      </w:r>
    </w:p>
    <w:p w14:paraId="18975B9A"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HKONT: tax account</w:t>
      </w:r>
    </w:p>
    <w:p w14:paraId="01A1DC6B" w14:textId="77777777" w:rsidR="00225725" w:rsidRPr="00B02CCC" w:rsidRDefault="00225725" w:rsidP="00753147">
      <w:pPr>
        <w:pStyle w:val="ListParagraph"/>
        <w:numPr>
          <w:ilvl w:val="1"/>
          <w:numId w:val="4"/>
        </w:numPr>
        <w:rPr>
          <w:rFonts w:ascii="Arial" w:eastAsia="Arial" w:hAnsi="Arial" w:cs="Arial"/>
          <w:sz w:val="20"/>
          <w:szCs w:val="20"/>
          <w:lang w:val="en-GB"/>
        </w:rPr>
      </w:pPr>
      <w:r w:rsidRPr="00B02CCC">
        <w:rPr>
          <w:rFonts w:ascii="Arial" w:eastAsia="Arial" w:hAnsi="Arial" w:cs="Arial"/>
          <w:sz w:val="20"/>
          <w:szCs w:val="20"/>
          <w:lang w:val="en-GB"/>
        </w:rPr>
        <w:t>KSCH: condition key</w:t>
      </w:r>
    </w:p>
    <w:p w14:paraId="3991B490" w14:textId="77777777" w:rsidR="00225725" w:rsidRPr="00B02CCC" w:rsidRDefault="00225725" w:rsidP="00753147">
      <w:pPr>
        <w:pStyle w:val="ListParagraph"/>
        <w:numPr>
          <w:ilvl w:val="0"/>
          <w:numId w:val="4"/>
        </w:numPr>
        <w:rPr>
          <w:rFonts w:ascii="Arial" w:eastAsia="Arial" w:hAnsi="Arial" w:cs="Arial"/>
          <w:sz w:val="20"/>
          <w:szCs w:val="20"/>
          <w:lang w:val="en-GB"/>
        </w:rPr>
      </w:pPr>
      <w:r w:rsidRPr="00B02CCC">
        <w:rPr>
          <w:rFonts w:ascii="Arial" w:eastAsia="Arial" w:hAnsi="Arial" w:cs="Arial"/>
          <w:sz w:val="20"/>
          <w:szCs w:val="20"/>
          <w:lang w:val="en-GB"/>
        </w:rPr>
        <w:t>Store all these fields in an internal table per line item.</w:t>
      </w:r>
    </w:p>
    <w:p w14:paraId="25C8BAED" w14:textId="77777777" w:rsidR="00225725" w:rsidRPr="00B02CCC" w:rsidRDefault="00225725" w:rsidP="00225725">
      <w:pPr>
        <w:rPr>
          <w:rFonts w:eastAsia="Arial" w:cs="Arial"/>
          <w:lang w:val="en-GB"/>
        </w:rPr>
      </w:pPr>
      <w:r w:rsidRPr="00B02CCC">
        <w:rPr>
          <w:rFonts w:cs="Arial"/>
          <w:lang w:val="en-GB"/>
        </w:rPr>
        <w:t xml:space="preserve">For each line items in this internal table (except for the records where HKONT = blank), the following values are added in the FM </w:t>
      </w:r>
      <w:r w:rsidRPr="00B02CCC">
        <w:rPr>
          <w:rFonts w:cs="Arial"/>
          <w:b/>
          <w:bCs/>
          <w:lang w:val="en-GB"/>
        </w:rPr>
        <w:t>BAPI_ACC_DOCUMENT_POST</w:t>
      </w:r>
      <w:r w:rsidRPr="00B02CCC">
        <w:rPr>
          <w:rFonts w:eastAsia="Arial" w:cs="Arial"/>
          <w:lang w:val="en-GB"/>
        </w:rPr>
        <w:t>:</w:t>
      </w:r>
    </w:p>
    <w:p w14:paraId="20B7E766" w14:textId="77777777" w:rsidR="00225725" w:rsidRPr="00B02CCC" w:rsidRDefault="00225725" w:rsidP="00753147">
      <w:pPr>
        <w:pStyle w:val="ListParagraph"/>
        <w:numPr>
          <w:ilvl w:val="0"/>
          <w:numId w:val="5"/>
        </w:numPr>
        <w:rPr>
          <w:rFonts w:ascii="Arial" w:eastAsia="Arial" w:hAnsi="Arial" w:cs="Arial"/>
          <w:sz w:val="20"/>
          <w:szCs w:val="20"/>
          <w:lang w:val="en-GB"/>
        </w:rPr>
      </w:pPr>
      <w:r w:rsidRPr="00B02CCC">
        <w:rPr>
          <w:rFonts w:ascii="Arial" w:eastAsia="Arial" w:hAnsi="Arial" w:cs="Arial"/>
          <w:sz w:val="20"/>
          <w:szCs w:val="20"/>
          <w:lang w:val="en-GB"/>
        </w:rPr>
        <w:t>ACCOUNTTAX:</w:t>
      </w:r>
    </w:p>
    <w:p w14:paraId="4A34EA9A"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ITEMNO_ACC: sequential number, starting at number of line items in posting + 1</w:t>
      </w:r>
    </w:p>
    <w:p w14:paraId="6B18F8C6"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GL_ACCOUNT: HKONT from internal table</w:t>
      </w:r>
    </w:p>
    <w:p w14:paraId="380CB42C"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COND_KEY: KSCH from internal table</w:t>
      </w:r>
    </w:p>
    <w:p w14:paraId="5A68D9B8"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ACCT_KEY: KTO from internal table</w:t>
      </w:r>
    </w:p>
    <w:p w14:paraId="03754A9A"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 xml:space="preserve">TAX_CODE: same as tax code </w:t>
      </w:r>
    </w:p>
    <w:p w14:paraId="45BBB8DB"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TAX_RATE: MSATZ from internal table</w:t>
      </w:r>
    </w:p>
    <w:p w14:paraId="4DAF8B44" w14:textId="77777777" w:rsidR="00225725" w:rsidRPr="00B02CCC" w:rsidRDefault="00225725" w:rsidP="00753147">
      <w:pPr>
        <w:pStyle w:val="ListParagraph"/>
        <w:numPr>
          <w:ilvl w:val="0"/>
          <w:numId w:val="5"/>
        </w:numPr>
        <w:rPr>
          <w:rFonts w:ascii="Arial" w:eastAsia="Arial" w:hAnsi="Arial" w:cs="Arial"/>
          <w:sz w:val="20"/>
          <w:szCs w:val="20"/>
          <w:lang w:val="en-GB"/>
        </w:rPr>
      </w:pPr>
      <w:r w:rsidRPr="00B02CCC">
        <w:rPr>
          <w:rFonts w:ascii="Arial" w:eastAsia="Arial" w:hAnsi="Arial" w:cs="Arial"/>
          <w:sz w:val="20"/>
          <w:szCs w:val="20"/>
          <w:lang w:val="en-GB"/>
        </w:rPr>
        <w:t>CURRENCYAMOUNT:</w:t>
      </w:r>
    </w:p>
    <w:p w14:paraId="627E8425"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ITEMNO_ACC: sequential number, starting at number of line items in posting + 1</w:t>
      </w:r>
    </w:p>
    <w:p w14:paraId="2AA0747B"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CURRENCY: same currency as in payment request</w:t>
      </w:r>
    </w:p>
    <w:p w14:paraId="68A161E1"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AMT_DOCCURR: WMWST from internal table</w:t>
      </w:r>
    </w:p>
    <w:p w14:paraId="1234F4B8"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AMT_BASE: amount of the corresponding line item in the payment request</w:t>
      </w:r>
    </w:p>
    <w:p w14:paraId="149CF39D"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TAX_AMT: WMWST from internal table</w:t>
      </w:r>
    </w:p>
    <w:p w14:paraId="643A8D6C" w14:textId="77777777" w:rsidR="00225725" w:rsidRPr="00B02CCC" w:rsidRDefault="00225725" w:rsidP="00225725">
      <w:pPr>
        <w:rPr>
          <w:rFonts w:cs="Arial"/>
          <w:lang w:val="en-GB"/>
        </w:rPr>
      </w:pPr>
    </w:p>
    <w:p w14:paraId="35505BB3" w14:textId="77777777" w:rsidR="00225725" w:rsidRPr="00B02CCC" w:rsidRDefault="00225725" w:rsidP="00225725">
      <w:pPr>
        <w:pStyle w:val="ListParagraph"/>
        <w:ind w:left="0"/>
        <w:rPr>
          <w:rFonts w:ascii="Arial" w:eastAsia="Arial" w:hAnsi="Arial" w:cs="Arial"/>
          <w:sz w:val="20"/>
          <w:szCs w:val="20"/>
          <w:lang w:val="en-GB"/>
        </w:rPr>
      </w:pPr>
      <w:r w:rsidRPr="00B02CCC">
        <w:rPr>
          <w:rFonts w:ascii="Arial" w:eastAsia="Arial" w:hAnsi="Arial" w:cs="Arial"/>
          <w:sz w:val="20"/>
          <w:szCs w:val="20"/>
          <w:lang w:val="en-GB"/>
        </w:rPr>
        <w:t>For the records in the internal table where HKONT = blank:</w:t>
      </w:r>
    </w:p>
    <w:p w14:paraId="66DAB858" w14:textId="77777777" w:rsidR="00225725" w:rsidRPr="00B02CCC" w:rsidRDefault="00225725" w:rsidP="00753147">
      <w:pPr>
        <w:pStyle w:val="ListParagraph"/>
        <w:numPr>
          <w:ilvl w:val="0"/>
          <w:numId w:val="5"/>
        </w:numPr>
        <w:rPr>
          <w:rFonts w:ascii="Arial" w:eastAsia="Arial" w:hAnsi="Arial" w:cs="Arial"/>
          <w:sz w:val="20"/>
          <w:szCs w:val="20"/>
          <w:lang w:val="en-GB"/>
        </w:rPr>
      </w:pPr>
      <w:r w:rsidRPr="00B02CCC">
        <w:rPr>
          <w:rFonts w:ascii="Arial" w:eastAsia="Arial" w:hAnsi="Arial" w:cs="Arial"/>
          <w:sz w:val="20"/>
          <w:szCs w:val="20"/>
          <w:lang w:val="en-GB"/>
        </w:rPr>
        <w:t>No entry is entered into ACCOUNTTAX</w:t>
      </w:r>
    </w:p>
    <w:p w14:paraId="6FDEEB65" w14:textId="77777777" w:rsidR="00225725" w:rsidRPr="00B02CCC" w:rsidRDefault="00225725" w:rsidP="00753147">
      <w:pPr>
        <w:pStyle w:val="ListParagraph"/>
        <w:numPr>
          <w:ilvl w:val="0"/>
          <w:numId w:val="5"/>
        </w:numPr>
        <w:rPr>
          <w:rFonts w:ascii="Arial" w:eastAsia="Arial" w:hAnsi="Arial" w:cs="Arial"/>
          <w:sz w:val="20"/>
          <w:szCs w:val="20"/>
          <w:lang w:val="en-GB"/>
        </w:rPr>
      </w:pPr>
      <w:r w:rsidRPr="00B02CCC">
        <w:rPr>
          <w:rFonts w:ascii="Arial" w:eastAsia="Arial" w:hAnsi="Arial" w:cs="Arial"/>
          <w:sz w:val="20"/>
          <w:szCs w:val="20"/>
          <w:lang w:val="en-GB"/>
        </w:rPr>
        <w:t>CURRENCYAMOUNT: the corresponding line of the payment request for which the tax was calculated is updated:</w:t>
      </w:r>
    </w:p>
    <w:p w14:paraId="55F98351"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lastRenderedPageBreak/>
        <w:t>AMT_DOCCUR: payment request amount + WMWST</w:t>
      </w:r>
    </w:p>
    <w:p w14:paraId="602F9D8E" w14:textId="77777777" w:rsidR="00225725" w:rsidRPr="00B02CCC" w:rsidRDefault="00225725" w:rsidP="00753147">
      <w:pPr>
        <w:pStyle w:val="ListParagraph"/>
        <w:numPr>
          <w:ilvl w:val="1"/>
          <w:numId w:val="5"/>
        </w:numPr>
        <w:rPr>
          <w:rFonts w:ascii="Arial" w:eastAsia="Arial" w:hAnsi="Arial" w:cs="Arial"/>
          <w:sz w:val="20"/>
          <w:szCs w:val="20"/>
          <w:lang w:val="en-GB"/>
        </w:rPr>
      </w:pPr>
      <w:r w:rsidRPr="00B02CCC">
        <w:rPr>
          <w:rFonts w:ascii="Arial" w:eastAsia="Arial" w:hAnsi="Arial" w:cs="Arial"/>
          <w:sz w:val="20"/>
          <w:szCs w:val="20"/>
          <w:lang w:val="en-GB"/>
        </w:rPr>
        <w:t>AMT_BASE: payment request amount + WMWST</w:t>
      </w:r>
    </w:p>
    <w:p w14:paraId="1DBC3657" w14:textId="77777777" w:rsidR="00225725" w:rsidRPr="00B02CCC" w:rsidRDefault="00225725" w:rsidP="00225725">
      <w:pPr>
        <w:pStyle w:val="ListParagraph"/>
        <w:ind w:left="1440"/>
        <w:rPr>
          <w:rFonts w:ascii="Arial" w:eastAsia="Arial" w:hAnsi="Arial" w:cs="Arial"/>
          <w:sz w:val="20"/>
          <w:szCs w:val="20"/>
          <w:lang w:val="en-GB"/>
        </w:rPr>
      </w:pPr>
    </w:p>
    <w:p w14:paraId="587D74B5" w14:textId="77777777" w:rsidR="00225725" w:rsidRPr="00B02CCC" w:rsidRDefault="00225725" w:rsidP="00225725">
      <w:pPr>
        <w:pStyle w:val="ListParagraph"/>
        <w:ind w:left="0"/>
        <w:rPr>
          <w:rFonts w:ascii="Arial" w:eastAsia="Arial" w:hAnsi="Arial" w:cs="Arial"/>
          <w:sz w:val="20"/>
          <w:szCs w:val="20"/>
          <w:lang w:val="en-GB"/>
        </w:rPr>
      </w:pPr>
      <w:r w:rsidRPr="00B02CCC">
        <w:rPr>
          <w:rFonts w:ascii="Arial" w:eastAsia="Arial" w:hAnsi="Arial" w:cs="Arial"/>
          <w:sz w:val="20"/>
          <w:szCs w:val="20"/>
          <w:lang w:val="en-GB"/>
        </w:rPr>
        <w:t>Finally, also the total amount of the vendor item (ACCOUNTPAYABLE) is updated:</w:t>
      </w:r>
    </w:p>
    <w:p w14:paraId="5FF31A12" w14:textId="77777777" w:rsidR="00225725" w:rsidRPr="00B02CCC" w:rsidRDefault="00225725" w:rsidP="00225725">
      <w:pPr>
        <w:pStyle w:val="ListParagraph"/>
        <w:ind w:left="0"/>
        <w:rPr>
          <w:rFonts w:ascii="Arial" w:eastAsia="Arial" w:hAnsi="Arial" w:cs="Arial"/>
          <w:sz w:val="20"/>
          <w:szCs w:val="20"/>
          <w:lang w:val="en-GB"/>
        </w:rPr>
      </w:pPr>
    </w:p>
    <w:p w14:paraId="0C3C07F9" w14:textId="77777777" w:rsidR="00225725" w:rsidRPr="00B02CCC" w:rsidRDefault="00225725" w:rsidP="00753147">
      <w:pPr>
        <w:pStyle w:val="ListParagraph"/>
        <w:numPr>
          <w:ilvl w:val="0"/>
          <w:numId w:val="6"/>
        </w:numPr>
        <w:rPr>
          <w:rFonts w:ascii="Arial" w:eastAsia="Arial" w:hAnsi="Arial" w:cs="Arial"/>
          <w:sz w:val="20"/>
          <w:szCs w:val="20"/>
          <w:lang w:val="en-GB"/>
        </w:rPr>
      </w:pPr>
      <w:r w:rsidRPr="00B02CCC">
        <w:rPr>
          <w:rFonts w:ascii="Arial" w:eastAsia="Arial" w:hAnsi="Arial" w:cs="Arial"/>
          <w:sz w:val="20"/>
          <w:szCs w:val="20"/>
          <w:lang w:val="en-GB"/>
        </w:rPr>
        <w:t>CURRENCYAMOUNT: Line item 1 is normally corresponding to the vendor line item. For this item the following is updated:</w:t>
      </w:r>
    </w:p>
    <w:p w14:paraId="760A905A" w14:textId="6F836A5A" w:rsidR="00225725" w:rsidRPr="00B02CCC" w:rsidRDefault="00225725" w:rsidP="00225725">
      <w:pPr>
        <w:rPr>
          <w:rFonts w:eastAsia="Arial" w:cs="Arial"/>
          <w:lang w:val="en-GB"/>
        </w:rPr>
      </w:pPr>
      <w:r w:rsidRPr="00B02CCC">
        <w:rPr>
          <w:rFonts w:cs="Arial"/>
          <w:lang w:val="en-GB"/>
        </w:rPr>
        <w:t>AMT_DOCCUR: is the sum of all line item amounts of the payment request + all tax amounts that were calculated and stored in the internal table</w:t>
      </w:r>
      <w:r w:rsidRPr="00B02CCC">
        <w:rPr>
          <w:rFonts w:eastAsia="Arial" w:cs="Arial"/>
          <w:lang w:val="en-GB"/>
        </w:rPr>
        <w:t xml:space="preserve"> </w:t>
      </w:r>
      <w:r w:rsidRPr="00B02CCC">
        <w:rPr>
          <w:rFonts w:cs="Arial"/>
          <w:lang w:val="en-GB"/>
        </w:rPr>
        <w:t>for the records where HKONT &lt;&gt; blank.</w:t>
      </w:r>
      <w:r w:rsidRPr="00B02CCC">
        <w:rPr>
          <w:rFonts w:eastAsia="Arial" w:cs="Arial"/>
          <w:lang w:val="en-GB"/>
        </w:rPr>
        <w:t xml:space="preserve"> </w:t>
      </w:r>
    </w:p>
    <w:p w14:paraId="071D438E" w14:textId="4BE5BBA4" w:rsidR="002F0905" w:rsidRPr="00B02CCC" w:rsidRDefault="002F0905" w:rsidP="002F0905">
      <w:pPr>
        <w:rPr>
          <w:rFonts w:cs="Arial"/>
          <w:sz w:val="18"/>
          <w:lang w:val="en-GB" w:eastAsia="fr-BE"/>
        </w:rPr>
      </w:pPr>
      <w:r w:rsidRPr="00B02CCC">
        <w:rPr>
          <w:rFonts w:cs="Arial"/>
          <w:sz w:val="18"/>
          <w:lang w:val="en-GB" w:eastAsia="fr-BE"/>
        </w:rPr>
        <w:t xml:space="preserve">Remark: Tax </w:t>
      </w:r>
      <w:r w:rsidR="00764115" w:rsidRPr="00B02CCC">
        <w:rPr>
          <w:rFonts w:cs="Arial"/>
          <w:sz w:val="18"/>
          <w:lang w:val="en-GB" w:eastAsia="fr-BE"/>
        </w:rPr>
        <w:t>calculation takes into account rounding currency rules</w:t>
      </w:r>
      <w:r w:rsidR="00F14B3D" w:rsidRPr="00B02CCC">
        <w:rPr>
          <w:rFonts w:cs="Arial"/>
          <w:sz w:val="18"/>
          <w:lang w:val="en-GB" w:eastAsia="fr-BE"/>
        </w:rPr>
        <w:t xml:space="preserve"> </w:t>
      </w:r>
      <w:r w:rsidR="00764115" w:rsidRPr="00B02CCC">
        <w:rPr>
          <w:rFonts w:cs="Arial"/>
          <w:sz w:val="18"/>
          <w:lang w:val="en-GB" w:eastAsia="fr-BE"/>
        </w:rPr>
        <w:t>(including for no decimal currencies,</w:t>
      </w:r>
      <w:r w:rsidR="00F14B3D" w:rsidRPr="00B02CCC">
        <w:rPr>
          <w:rFonts w:cs="Arial"/>
          <w:sz w:val="18"/>
          <w:lang w:val="en-GB" w:eastAsia="fr-BE"/>
        </w:rPr>
        <w:t xml:space="preserve"> </w:t>
      </w:r>
      <w:r w:rsidR="00764115" w:rsidRPr="00B02CCC">
        <w:rPr>
          <w:rFonts w:cs="Arial"/>
          <w:sz w:val="18"/>
          <w:lang w:val="en-GB" w:eastAsia="fr-BE"/>
        </w:rPr>
        <w:t>eg: JPY</w:t>
      </w:r>
      <w:r w:rsidR="0014057D">
        <w:rPr>
          <w:rFonts w:cs="Arial"/>
          <w:sz w:val="18"/>
          <w:lang w:val="en-GB" w:eastAsia="fr-BE"/>
        </w:rPr>
        <w:t>)</w:t>
      </w:r>
    </w:p>
    <w:p w14:paraId="08B54182" w14:textId="77777777" w:rsidR="002F0905" w:rsidRPr="00B02CCC" w:rsidRDefault="002F0905" w:rsidP="002F0905">
      <w:pPr>
        <w:rPr>
          <w:rFonts w:cs="Arial"/>
          <w:sz w:val="18"/>
          <w:lang w:val="en-GB" w:eastAsia="fr-BE"/>
        </w:rPr>
      </w:pPr>
      <w:r w:rsidRPr="00B02CCC">
        <w:rPr>
          <w:rFonts w:cs="Arial"/>
          <w:sz w:val="18"/>
          <w:lang w:val="en-GB" w:eastAsia="fr-BE"/>
        </w:rPr>
        <w:t>Tax amount is rounded off as standard setting for SAP.</w:t>
      </w:r>
    </w:p>
    <w:p w14:paraId="2C9EBE11" w14:textId="77777777" w:rsidR="002F0905" w:rsidRPr="00B02CCC" w:rsidRDefault="002F0905" w:rsidP="002F0905">
      <w:pPr>
        <w:rPr>
          <w:rFonts w:cs="Arial"/>
          <w:sz w:val="18"/>
          <w:lang w:val="en-GB" w:eastAsia="fr-BE"/>
        </w:rPr>
      </w:pPr>
      <w:r w:rsidRPr="00B02CCC">
        <w:rPr>
          <w:rFonts w:cs="Arial"/>
          <w:sz w:val="18"/>
          <w:lang w:val="en-GB" w:eastAsia="fr-BE"/>
        </w:rPr>
        <w:t>GTP Payment report structure refresh will be done which will avoid the missing information.</w:t>
      </w:r>
    </w:p>
    <w:p w14:paraId="60EE6199" w14:textId="77777777" w:rsidR="002F0905" w:rsidRPr="00B02CCC" w:rsidRDefault="002F0905" w:rsidP="002F0905">
      <w:pPr>
        <w:rPr>
          <w:rFonts w:cs="Arial"/>
          <w:sz w:val="18"/>
          <w:lang w:val="en-GB" w:eastAsia="fr-BE"/>
        </w:rPr>
      </w:pPr>
    </w:p>
    <w:p w14:paraId="3423191A" w14:textId="77777777" w:rsidR="002F0905" w:rsidRPr="00B02CCC" w:rsidRDefault="002F0905" w:rsidP="002F0905">
      <w:pPr>
        <w:rPr>
          <w:rFonts w:cs="Arial"/>
          <w:sz w:val="18"/>
          <w:lang w:val="en-GB" w:eastAsia="fr-BE"/>
        </w:rPr>
      </w:pPr>
      <w:r w:rsidRPr="00B02CCC">
        <w:rPr>
          <w:rFonts w:cs="Arial"/>
          <w:sz w:val="18"/>
          <w:lang w:val="en-GB" w:eastAsia="fr-BE"/>
        </w:rPr>
        <w:t>Rounding off rule should be worked for JPY currency invoices.</w:t>
      </w:r>
    </w:p>
    <w:p w14:paraId="0E50D60B" w14:textId="70E063FA" w:rsidR="00225725" w:rsidRPr="00B02CCC" w:rsidRDefault="00DC0456" w:rsidP="00753147">
      <w:pPr>
        <w:pStyle w:val="Heading4"/>
        <w:rPr>
          <w:lang w:val="en-GB"/>
        </w:rPr>
      </w:pPr>
      <w:bookmarkStart w:id="56" w:name="_Toc89072678"/>
      <w:r w:rsidRPr="00B02CCC">
        <w:rPr>
          <w:lang w:val="en-GB"/>
        </w:rPr>
        <w:t>Payment reference</w:t>
      </w:r>
      <w:bookmarkEnd w:id="56"/>
    </w:p>
    <w:p w14:paraId="4E301586" w14:textId="6B686DA5" w:rsidR="00225725" w:rsidRPr="00B02CCC" w:rsidRDefault="00225725" w:rsidP="00E23D97">
      <w:pPr>
        <w:rPr>
          <w:rFonts w:eastAsia="Arial" w:cs="Arial"/>
          <w:lang w:val="en-GB"/>
        </w:rPr>
      </w:pPr>
      <w:r w:rsidRPr="00B02CCC">
        <w:rPr>
          <w:rFonts w:eastAsia="Arial" w:cs="Arial"/>
          <w:lang w:val="en-GB"/>
        </w:rPr>
        <w:t>Payment Reference: Payment Reference field in line item is being enabled for all payment requests via the Fiori Application. Then this value is passed on to ECC system and captured at vendor line item Payment Reference field.</w:t>
      </w:r>
    </w:p>
    <w:p w14:paraId="20434EA6" w14:textId="64858E15" w:rsidR="00DC0456" w:rsidRPr="00B02CCC" w:rsidRDefault="00DC0456" w:rsidP="00753147">
      <w:pPr>
        <w:pStyle w:val="Heading4"/>
        <w:rPr>
          <w:lang w:val="en-GB"/>
        </w:rPr>
      </w:pPr>
      <w:bookmarkStart w:id="57" w:name="_Toc89072679"/>
      <w:r w:rsidRPr="00B02CCC">
        <w:rPr>
          <w:lang w:val="en-GB"/>
        </w:rPr>
        <w:t>Bank account</w:t>
      </w:r>
      <w:bookmarkEnd w:id="57"/>
    </w:p>
    <w:p w14:paraId="25B691FE" w14:textId="5A0D6CDF" w:rsidR="00225725" w:rsidRPr="00B02CCC" w:rsidRDefault="00225725" w:rsidP="007B678C">
      <w:pPr>
        <w:spacing w:before="0"/>
        <w:jc w:val="left"/>
        <w:rPr>
          <w:rFonts w:eastAsia="Arial" w:cs="Arial"/>
          <w:lang w:val="en-GB"/>
        </w:rPr>
      </w:pPr>
      <w:r w:rsidRPr="00B02CCC">
        <w:rPr>
          <w:rFonts w:eastAsia="Arial" w:cs="Arial"/>
          <w:lang w:val="en-GB"/>
        </w:rPr>
        <w:t>Bank and Bank account: Based on IBAN</w:t>
      </w:r>
      <w:r w:rsidR="007B678C">
        <w:rPr>
          <w:rFonts w:eastAsia="Arial" w:cs="Arial"/>
          <w:lang w:val="en-GB"/>
        </w:rPr>
        <w:t xml:space="preserve"> </w:t>
      </w:r>
      <w:r w:rsidR="007B678C">
        <w:rPr>
          <w:rFonts w:cs="Arial"/>
          <w:lang w:val="en-GB"/>
        </w:rPr>
        <w:t>{</w:t>
      </w:r>
      <w:r w:rsidR="007B678C" w:rsidRPr="00B07695">
        <w:rPr>
          <w:rFonts w:cs="Arial"/>
          <w:lang w:val="en-GB"/>
        </w:rPr>
        <w:t>CRQ10000618</w:t>
      </w:r>
      <w:r w:rsidR="007B678C">
        <w:rPr>
          <w:rFonts w:cs="Arial"/>
          <w:lang w:val="en-GB"/>
        </w:rPr>
        <w:t>-Start} cleaned from spaces {</w:t>
      </w:r>
      <w:r w:rsidR="007B678C" w:rsidRPr="00B07695">
        <w:rPr>
          <w:rFonts w:cs="Arial"/>
          <w:lang w:val="en-GB"/>
        </w:rPr>
        <w:t>CRQ10000618</w:t>
      </w:r>
      <w:r w:rsidR="007B678C">
        <w:rPr>
          <w:rFonts w:cs="Arial"/>
          <w:lang w:val="en-GB"/>
        </w:rPr>
        <w:t>-End}</w:t>
      </w:r>
      <w:r w:rsidRPr="00B02CCC">
        <w:rPr>
          <w:rFonts w:eastAsia="Arial" w:cs="Arial"/>
          <w:lang w:val="en-GB"/>
        </w:rPr>
        <w:t xml:space="preserve"> input in the Fiori Application ePayment Request the Bank Key and Bank Account Number are auto populated.</w:t>
      </w:r>
    </w:p>
    <w:p w14:paraId="1CAC0C49" w14:textId="58364B95" w:rsidR="00606B3F" w:rsidRPr="008B4477" w:rsidRDefault="00606B3F" w:rsidP="00606B3F">
      <w:pPr>
        <w:rPr>
          <w:rFonts w:cs="Arial"/>
          <w:lang w:val="en-GB"/>
        </w:rPr>
      </w:pPr>
      <w:r w:rsidRPr="008B4477">
        <w:rPr>
          <w:rFonts w:cs="Arial"/>
          <w:lang w:val="en-GB"/>
        </w:rPr>
        <w:t>{CRQ10006877 – Start}</w:t>
      </w:r>
      <w:r>
        <w:rPr>
          <w:rFonts w:cs="Arial"/>
          <w:lang w:val="en-GB"/>
        </w:rPr>
        <w:t xml:space="preserve"> </w:t>
      </w:r>
      <w:r>
        <w:rPr>
          <w:rStyle w:val="ui-provider"/>
        </w:rPr>
        <w:t>Bank Control Key</w:t>
      </w:r>
      <w:r>
        <w:t xml:space="preserve"> for One Time Vendor</w:t>
      </w:r>
      <w:r>
        <w:rPr>
          <w:rFonts w:cs="Arial"/>
        </w:rPr>
        <w:t xml:space="preserve"> is additional bank information </w:t>
      </w:r>
      <w:r>
        <w:rPr>
          <w:rFonts w:cs="Arial"/>
          <w:lang w:val="en-GB"/>
        </w:rPr>
        <w:t xml:space="preserve">available and mandatory for </w:t>
      </w:r>
      <w:r w:rsidRPr="008B4477">
        <w:rPr>
          <w:rFonts w:cs="Arial"/>
          <w:lang w:val="en-GB"/>
        </w:rPr>
        <w:t>the</w:t>
      </w:r>
      <w:r>
        <w:rPr>
          <w:rFonts w:cs="Arial"/>
          <w:lang w:val="en-GB"/>
        </w:rPr>
        <w:t xml:space="preserve"> bank</w:t>
      </w:r>
      <w:r w:rsidRPr="008B4477">
        <w:rPr>
          <w:rFonts w:cs="Arial"/>
          <w:lang w:val="en-GB"/>
        </w:rPr>
        <w:t xml:space="preserve"> country specific settings </w:t>
      </w:r>
      <w:r>
        <w:rPr>
          <w:rFonts w:cs="Arial"/>
          <w:lang w:val="en-GB"/>
        </w:rPr>
        <w:t xml:space="preserve">defined in </w:t>
      </w:r>
      <w:r w:rsidRPr="008B4477">
        <w:rPr>
          <w:rFonts w:cs="Arial"/>
          <w:lang w:val="en-GB"/>
        </w:rPr>
        <w:t xml:space="preserve">table ZFI_DEVELOPMENTS with UDD 1372, step </w:t>
      </w:r>
      <w:r>
        <w:rPr>
          <w:rFonts w:cs="Arial"/>
          <w:lang w:val="en-GB"/>
        </w:rPr>
        <w:t>CCK</w:t>
      </w:r>
      <w:r w:rsidRPr="008B4477">
        <w:rPr>
          <w:rFonts w:cs="Arial"/>
          <w:lang w:val="en-GB"/>
        </w:rPr>
        <w:t xml:space="preserve"> (</w:t>
      </w:r>
      <w:r>
        <w:rPr>
          <w:rStyle w:val="ui-provider"/>
        </w:rPr>
        <w:t>Bank Control Key</w:t>
      </w:r>
      <w:r w:rsidRPr="008B4477">
        <w:rPr>
          <w:rFonts w:cs="Arial"/>
          <w:lang w:val="en-GB"/>
        </w:rPr>
        <w:t xml:space="preserve">), </w:t>
      </w:r>
      <w:r>
        <w:rPr>
          <w:rFonts w:cs="Arial"/>
          <w:lang w:val="en-GB"/>
        </w:rPr>
        <w:t>and needed</w:t>
      </w:r>
      <w:r w:rsidRPr="008B4477">
        <w:rPr>
          <w:rFonts w:cs="Arial"/>
          <w:lang w:val="en-GB"/>
        </w:rPr>
        <w:t xml:space="preserve"> </w:t>
      </w:r>
      <w:r>
        <w:rPr>
          <w:rFonts w:cs="Arial"/>
          <w:lang w:val="en-GB"/>
        </w:rPr>
        <w:t>Country Key</w:t>
      </w:r>
      <w:r w:rsidRPr="008B4477">
        <w:rPr>
          <w:rFonts w:cs="Arial"/>
          <w:lang w:val="en-GB"/>
        </w:rPr>
        <w:t xml:space="preserve"> in ZZPARAMETER1</w:t>
      </w:r>
    </w:p>
    <w:p w14:paraId="0F6010DC" w14:textId="77777777" w:rsidR="00606B3F" w:rsidRPr="00B02CCC" w:rsidRDefault="00606B3F" w:rsidP="00606B3F">
      <w:pPr>
        <w:rPr>
          <w:rFonts w:cs="Arial"/>
          <w:sz w:val="18"/>
          <w:lang w:val="en-GB" w:eastAsia="fr-BE"/>
        </w:rPr>
      </w:pPr>
      <w:r w:rsidRPr="008B4477">
        <w:rPr>
          <w:rFonts w:cs="Arial"/>
          <w:lang w:val="en-GB"/>
        </w:rPr>
        <w:t>{CRQ10006877 – End}</w:t>
      </w:r>
    </w:p>
    <w:p w14:paraId="501687F8" w14:textId="77777777" w:rsidR="00606B3F" w:rsidRPr="00B02CCC" w:rsidRDefault="00606B3F" w:rsidP="007B678C">
      <w:pPr>
        <w:spacing w:before="0"/>
        <w:jc w:val="left"/>
        <w:rPr>
          <w:rFonts w:eastAsia="Arial" w:cs="Arial"/>
          <w:lang w:val="en-GB"/>
        </w:rPr>
      </w:pPr>
    </w:p>
    <w:p w14:paraId="1E6F13B2" w14:textId="77777777" w:rsidR="00225725" w:rsidRPr="00B02CCC" w:rsidRDefault="00225725" w:rsidP="00753147">
      <w:pPr>
        <w:pStyle w:val="Heading4"/>
        <w:rPr>
          <w:lang w:val="en-GB"/>
        </w:rPr>
      </w:pPr>
      <w:bookmarkStart w:id="58" w:name="_Toc89072680"/>
      <w:r w:rsidRPr="00B02CCC">
        <w:rPr>
          <w:lang w:val="en-GB"/>
        </w:rPr>
        <w:t>Partner Function</w:t>
      </w:r>
      <w:bookmarkEnd w:id="58"/>
    </w:p>
    <w:p w14:paraId="265347E4" w14:textId="3D74C4FE" w:rsidR="00225725" w:rsidRPr="00B02CCC" w:rsidRDefault="00225725" w:rsidP="00225725">
      <w:pPr>
        <w:rPr>
          <w:rFonts w:cs="Arial"/>
          <w:lang w:val="en-GB"/>
        </w:rPr>
      </w:pPr>
      <w:r w:rsidRPr="00B02CCC">
        <w:rPr>
          <w:rFonts w:cs="Arial"/>
          <w:lang w:val="en-GB"/>
        </w:rPr>
        <w:t xml:space="preserve">For PO Down payment possibility to pay at a Partner Function Payee of the Vendor </w:t>
      </w:r>
      <w:r w:rsidR="00325B81" w:rsidRPr="00B02CCC">
        <w:rPr>
          <w:rFonts w:cs="Arial"/>
          <w:lang w:val="en-GB"/>
        </w:rPr>
        <w:t>(</w:t>
      </w:r>
      <w:r w:rsidRPr="00B02CCC">
        <w:rPr>
          <w:rFonts w:cs="Arial"/>
          <w:lang w:val="en-GB"/>
        </w:rPr>
        <w:t>WYT3-PARNR</w:t>
      </w:r>
      <w:r w:rsidR="00325B81" w:rsidRPr="00B02CCC">
        <w:rPr>
          <w:rFonts w:cs="Arial"/>
          <w:lang w:val="en-GB"/>
        </w:rPr>
        <w:t>)</w:t>
      </w:r>
    </w:p>
    <w:p w14:paraId="2F64928D" w14:textId="77777777" w:rsidR="00DC0456" w:rsidRPr="00B02CCC" w:rsidRDefault="00225725" w:rsidP="00753147">
      <w:pPr>
        <w:pStyle w:val="Heading4"/>
        <w:rPr>
          <w:lang w:val="en-GB"/>
        </w:rPr>
      </w:pPr>
      <w:bookmarkStart w:id="59" w:name="_Toc89072681"/>
      <w:r w:rsidRPr="00B02CCC">
        <w:rPr>
          <w:lang w:val="en-GB"/>
        </w:rPr>
        <w:t>Withholding Tax:</w:t>
      </w:r>
      <w:bookmarkEnd w:id="59"/>
    </w:p>
    <w:p w14:paraId="7F591F0B" w14:textId="031BC578" w:rsidR="00225725" w:rsidRPr="00B02CCC" w:rsidRDefault="00225725" w:rsidP="00225725">
      <w:pPr>
        <w:rPr>
          <w:rFonts w:eastAsia="Arial" w:cs="Arial"/>
          <w:lang w:val="en-GB"/>
        </w:rPr>
      </w:pPr>
      <w:r w:rsidRPr="00B02CCC">
        <w:rPr>
          <w:rFonts w:cs="Arial"/>
          <w:lang w:val="en-GB"/>
        </w:rPr>
        <w:t xml:space="preserve">If </w:t>
      </w:r>
      <w:r w:rsidR="005E04D1">
        <w:rPr>
          <w:rFonts w:cs="Arial"/>
          <w:lang w:val="en-GB"/>
        </w:rPr>
        <w:t xml:space="preserve">withholding tax is relevant </w:t>
      </w:r>
      <w:r w:rsidRPr="00B02CCC">
        <w:rPr>
          <w:rFonts w:cs="Arial"/>
          <w:lang w:val="en-GB"/>
        </w:rPr>
        <w:t xml:space="preserve"> then the system calculates and posts withholding tax item during invoice posting.</w:t>
      </w:r>
    </w:p>
    <w:p w14:paraId="1908E155" w14:textId="77777777" w:rsidR="00225725" w:rsidRPr="00B02CCC" w:rsidRDefault="00225725" w:rsidP="00225725">
      <w:pPr>
        <w:rPr>
          <w:rFonts w:eastAsia="Arial" w:cs="Arial"/>
          <w:lang w:val="en-GB"/>
        </w:rPr>
      </w:pPr>
      <w:r w:rsidRPr="00B02CCC">
        <w:rPr>
          <w:rFonts w:cs="Arial"/>
          <w:lang w:val="en-GB"/>
        </w:rPr>
        <w:t xml:space="preserve">To perform the above function, the </w:t>
      </w:r>
      <w:r w:rsidRPr="00B02CCC">
        <w:rPr>
          <w:rFonts w:cs="Arial"/>
          <w:b/>
          <w:bCs/>
          <w:lang w:val="en-GB"/>
        </w:rPr>
        <w:t>BAPI_ACC_DOCUMENT_POST</w:t>
      </w:r>
      <w:r w:rsidRPr="00B02CCC">
        <w:rPr>
          <w:rFonts w:cs="Arial"/>
          <w:lang w:val="en-GB"/>
        </w:rPr>
        <w:t xml:space="preserve"> is called to pass and post the withholding tax information like WHT tax code, Base Amount and WHT Tax Type within BAPI.</w:t>
      </w:r>
    </w:p>
    <w:p w14:paraId="04B948EF" w14:textId="77777777" w:rsidR="00225725" w:rsidRPr="00B02CCC" w:rsidRDefault="00225725" w:rsidP="00225725">
      <w:pPr>
        <w:rPr>
          <w:rFonts w:cs="Arial"/>
          <w:lang w:val="en-GB"/>
        </w:rPr>
      </w:pPr>
      <w:r w:rsidRPr="00B02CCC">
        <w:rPr>
          <w:rFonts w:cs="Arial"/>
          <w:lang w:val="en-GB"/>
        </w:rPr>
        <w:t>The posting in this case look as below for every payment request where purchase tax is also involved.</w:t>
      </w:r>
    </w:p>
    <w:p w14:paraId="532F9E23" w14:textId="77777777" w:rsidR="00225725" w:rsidRPr="00B02CCC" w:rsidRDefault="00225725" w:rsidP="00225725">
      <w:pPr>
        <w:rPr>
          <w:rFonts w:cs="Arial"/>
          <w:lang w:val="en-GB"/>
        </w:rPr>
      </w:pPr>
      <w:r w:rsidRPr="00B02CCC">
        <w:rPr>
          <w:rFonts w:cs="Arial"/>
          <w:noProof/>
          <w:lang w:val="en-IN" w:eastAsia="en-IN"/>
        </w:rPr>
        <w:drawing>
          <wp:inline distT="0" distB="0" distL="0" distR="0" wp14:anchorId="5714FD05" wp14:editId="5AA4ACDE">
            <wp:extent cx="2686075" cy="1267791"/>
            <wp:effectExtent l="0" t="0" r="0" b="8890"/>
            <wp:docPr id="1" name="Picture 1" descr="cid:image008.png@01D2C4CA.102D7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d:image008.png@01D2C4CA.102D7C60"/>
                    <pic:cNvPicPr>
                      <a:picLocks noChangeAspect="1" noChangeArrowheads="1"/>
                    </pic:cNvPicPr>
                  </pic:nvPicPr>
                  <pic:blipFill>
                    <a:blip r:embed="rId16" r:link="rId17" cstate="print">
                      <a:extLst>
                        <a:ext uri="{28A0092B-C50C-407E-A947-70E740481C1C}">
                          <a14:useLocalDpi xmlns:a14="http://schemas.microsoft.com/office/drawing/2010/main" val="0"/>
                        </a:ext>
                      </a:extLst>
                    </a:blip>
                    <a:srcRect/>
                    <a:stretch>
                      <a:fillRect/>
                    </a:stretch>
                  </pic:blipFill>
                  <pic:spPr bwMode="auto">
                    <a:xfrm>
                      <a:off x="0" y="0"/>
                      <a:ext cx="2707950" cy="1278116"/>
                    </a:xfrm>
                    <a:prstGeom prst="rect">
                      <a:avLst/>
                    </a:prstGeom>
                    <a:noFill/>
                    <a:ln>
                      <a:noFill/>
                    </a:ln>
                  </pic:spPr>
                </pic:pic>
              </a:graphicData>
            </a:graphic>
          </wp:inline>
        </w:drawing>
      </w:r>
    </w:p>
    <w:p w14:paraId="64D29016" w14:textId="77777777" w:rsidR="00225725" w:rsidRPr="00B02CCC" w:rsidRDefault="00225725" w:rsidP="00225725">
      <w:pPr>
        <w:rPr>
          <w:rFonts w:cs="Arial"/>
          <w:lang w:val="en-GB"/>
        </w:rPr>
      </w:pPr>
      <w:r w:rsidRPr="00B02CCC">
        <w:rPr>
          <w:rFonts w:cs="Arial"/>
          <w:lang w:val="en-GB"/>
        </w:rPr>
        <w:t>Information of the Withholding tax details is coming from the Vendor Master or from the data transferred from the payment request Base amount.</w:t>
      </w:r>
    </w:p>
    <w:p w14:paraId="1C912A71" w14:textId="6F11DF58" w:rsidR="007E4839" w:rsidRPr="00B02CCC" w:rsidRDefault="00225725" w:rsidP="00225725">
      <w:pPr>
        <w:rPr>
          <w:rFonts w:cs="Arial"/>
          <w:lang w:val="en-GB"/>
        </w:rPr>
      </w:pPr>
      <w:r w:rsidRPr="00B02CCC">
        <w:rPr>
          <w:rFonts w:cs="Arial"/>
          <w:lang w:val="en-GB"/>
        </w:rPr>
        <w:t xml:space="preserve">Remark: All amounts which are used in the BAPI, take into account the correct number of decimals of the currency (based on the way SAP stores them). </w:t>
      </w:r>
    </w:p>
    <w:p w14:paraId="75409C04" w14:textId="77777777" w:rsidR="00B1789D" w:rsidRPr="00B02CCC" w:rsidRDefault="00B1789D" w:rsidP="00753147">
      <w:pPr>
        <w:pStyle w:val="Heading4"/>
        <w:rPr>
          <w:lang w:val="en-GB"/>
        </w:rPr>
      </w:pPr>
      <w:bookmarkStart w:id="60" w:name="_Toc89072682"/>
      <w:r w:rsidRPr="00B02CCC">
        <w:rPr>
          <w:lang w:val="en-GB"/>
        </w:rPr>
        <w:t>Document type</w:t>
      </w:r>
      <w:bookmarkEnd w:id="60"/>
    </w:p>
    <w:p w14:paraId="64D78AC7" w14:textId="087E6DA2" w:rsidR="00225725" w:rsidRPr="00B02CCC" w:rsidRDefault="00225725" w:rsidP="00225725">
      <w:pPr>
        <w:rPr>
          <w:rFonts w:cs="Arial"/>
          <w:lang w:val="en-GB"/>
        </w:rPr>
      </w:pPr>
      <w:r w:rsidRPr="00B02CCC">
        <w:rPr>
          <w:rFonts w:cs="Arial"/>
          <w:lang w:val="en-GB"/>
        </w:rPr>
        <w:t xml:space="preserve">To determine the correct document type in the posting BAPI, the </w:t>
      </w:r>
      <w:r w:rsidRPr="00B02CCC">
        <w:rPr>
          <w:rFonts w:cs="Arial"/>
          <w:b/>
          <w:bCs/>
          <w:lang w:val="en-GB"/>
        </w:rPr>
        <w:t>ZFI_DEVELOPMENTS</w:t>
      </w:r>
      <w:r w:rsidRPr="00B02CCC">
        <w:rPr>
          <w:rFonts w:cs="Arial"/>
          <w:lang w:val="en-GB"/>
        </w:rPr>
        <w:t xml:space="preserve"> table is used:</w:t>
      </w:r>
    </w:p>
    <w:p w14:paraId="3BF3F3E5" w14:textId="77777777" w:rsidR="00225725" w:rsidRPr="00B02CCC" w:rsidRDefault="00225725" w:rsidP="00225725">
      <w:pPr>
        <w:rPr>
          <w:rFonts w:cs="Arial"/>
          <w:lang w:val="en-GB"/>
        </w:rPr>
      </w:pPr>
      <w:r w:rsidRPr="00B02CCC">
        <w:rPr>
          <w:rFonts w:cs="Arial"/>
          <w:lang w:val="en-GB"/>
        </w:rPr>
        <w:t>The document type of the posting can be different for the 3 types of payment requests:</w:t>
      </w:r>
    </w:p>
    <w:p w14:paraId="18E07ED9" w14:textId="77777777" w:rsidR="00225725" w:rsidRPr="00B02CCC" w:rsidRDefault="00225725" w:rsidP="00225725">
      <w:pPr>
        <w:rPr>
          <w:rFonts w:cs="Arial"/>
          <w:lang w:val="en-GB"/>
        </w:rPr>
      </w:pPr>
      <w:r w:rsidRPr="00B02CCC">
        <w:rPr>
          <w:rFonts w:cs="Arial"/>
          <w:lang w:val="en-GB"/>
        </w:rPr>
        <w:t>- Regular payment request (NR)</w:t>
      </w:r>
    </w:p>
    <w:p w14:paraId="776EF876" w14:textId="77777777" w:rsidR="00225725" w:rsidRPr="00B02CCC" w:rsidRDefault="00225725" w:rsidP="00225725">
      <w:pPr>
        <w:rPr>
          <w:rFonts w:cs="Arial"/>
          <w:lang w:val="en-GB"/>
        </w:rPr>
      </w:pPr>
      <w:r w:rsidRPr="00B02CCC">
        <w:rPr>
          <w:rFonts w:cs="Arial"/>
          <w:lang w:val="en-GB"/>
        </w:rPr>
        <w:t>- PO down payment (PO)</w:t>
      </w:r>
    </w:p>
    <w:p w14:paraId="773EB875" w14:textId="77777777" w:rsidR="00225725" w:rsidRPr="00B02CCC" w:rsidRDefault="00225725" w:rsidP="00225725">
      <w:pPr>
        <w:rPr>
          <w:rFonts w:cs="Arial"/>
          <w:lang w:val="en-GB"/>
        </w:rPr>
      </w:pPr>
      <w:r w:rsidRPr="00B02CCC">
        <w:rPr>
          <w:rFonts w:cs="Arial"/>
          <w:lang w:val="en-GB"/>
        </w:rPr>
        <w:lastRenderedPageBreak/>
        <w:t>- FI down payment (FI)</w:t>
      </w:r>
    </w:p>
    <w:p w14:paraId="3C37486E" w14:textId="77777777" w:rsidR="00225725" w:rsidRPr="00B02CCC" w:rsidRDefault="00225725" w:rsidP="00225725">
      <w:pPr>
        <w:rPr>
          <w:rFonts w:cs="Arial"/>
          <w:lang w:val="en-GB"/>
        </w:rPr>
      </w:pPr>
    </w:p>
    <w:p w14:paraId="2FE27B67" w14:textId="77777777" w:rsidR="00225725" w:rsidRPr="00B02CCC" w:rsidRDefault="00225725" w:rsidP="00225725">
      <w:pPr>
        <w:rPr>
          <w:rFonts w:cs="Arial"/>
          <w:lang w:val="en-GB"/>
        </w:rPr>
      </w:pPr>
      <w:r w:rsidRPr="00B02CCC">
        <w:rPr>
          <w:rFonts w:cs="Arial"/>
          <w:lang w:val="en-GB"/>
        </w:rPr>
        <w:t>For each of these, the document type of the booking is specified:</w:t>
      </w:r>
    </w:p>
    <w:p w14:paraId="1EA4F749" w14:textId="77777777" w:rsidR="00225725" w:rsidRPr="00B02CCC" w:rsidRDefault="00225725" w:rsidP="00225725">
      <w:pPr>
        <w:rPr>
          <w:rFonts w:cs="Arial"/>
          <w:lang w:val="en-GB"/>
        </w:rPr>
      </w:pPr>
      <w:r w:rsidRPr="00B02CCC">
        <w:rPr>
          <w:rFonts w:cs="Arial"/>
          <w:lang w:val="en-GB"/>
        </w:rPr>
        <w:t>All regular payment request bookings have document type KR</w:t>
      </w:r>
    </w:p>
    <w:p w14:paraId="39AF6F55" w14:textId="77777777" w:rsidR="00225725" w:rsidRPr="00B02CCC" w:rsidRDefault="00225725" w:rsidP="00225725">
      <w:pPr>
        <w:rPr>
          <w:rFonts w:cs="Arial"/>
          <w:lang w:val="en-GB"/>
        </w:rPr>
      </w:pPr>
      <w:r w:rsidRPr="00B02CCC">
        <w:rPr>
          <w:rFonts w:cs="Arial"/>
          <w:lang w:val="en-GB"/>
        </w:rPr>
        <w:t>All PO and FI down payment bookings (PO and FI) have document type KA.</w:t>
      </w:r>
    </w:p>
    <w:p w14:paraId="1A4ED21E" w14:textId="77777777" w:rsidR="00225725" w:rsidRPr="00B02CCC" w:rsidRDefault="00225725" w:rsidP="00225725">
      <w:pPr>
        <w:rPr>
          <w:rFonts w:cs="Arial"/>
          <w:lang w:val="en-GB"/>
        </w:rPr>
      </w:pPr>
    </w:p>
    <w:p w14:paraId="5CDF9240" w14:textId="77777777" w:rsidR="00225725" w:rsidRPr="00B02CCC" w:rsidRDefault="00225725" w:rsidP="00225725">
      <w:pPr>
        <w:rPr>
          <w:rFonts w:cs="Arial"/>
          <w:lang w:val="en-GB"/>
        </w:rPr>
      </w:pPr>
      <w:r w:rsidRPr="00B02CCC">
        <w:rPr>
          <w:rFonts w:cs="Arial"/>
          <w:lang w:val="en-GB"/>
        </w:rPr>
        <w:t>Except for Italy (Company Code 3040) where for Regular payment requests type (NR) the following rules apply:</w:t>
      </w:r>
    </w:p>
    <w:p w14:paraId="07FA9ACA" w14:textId="77777777" w:rsidR="00225725" w:rsidRPr="00B02CCC" w:rsidRDefault="00225725" w:rsidP="00225725">
      <w:pPr>
        <w:rPr>
          <w:rFonts w:cs="Arial"/>
          <w:lang w:val="en-GB"/>
        </w:rPr>
      </w:pPr>
      <w:r w:rsidRPr="00B02CCC">
        <w:rPr>
          <w:rFonts w:cs="Arial"/>
          <w:lang w:val="en-GB"/>
        </w:rPr>
        <w:t>- if vendor is from Italy (= same country as Company Code): ZI</w:t>
      </w:r>
    </w:p>
    <w:p w14:paraId="3410DC53" w14:textId="77777777" w:rsidR="00225725" w:rsidRPr="00B02CCC" w:rsidRDefault="00225725" w:rsidP="00225725">
      <w:pPr>
        <w:rPr>
          <w:rFonts w:cs="Arial"/>
          <w:lang w:val="en-GB"/>
        </w:rPr>
      </w:pPr>
      <w:r w:rsidRPr="00B02CCC">
        <w:rPr>
          <w:rFonts w:cs="Arial"/>
          <w:lang w:val="en-GB"/>
        </w:rPr>
        <w:t>- if vendor is from Europe: RE</w:t>
      </w:r>
    </w:p>
    <w:p w14:paraId="05E124B0" w14:textId="77777777" w:rsidR="00225725" w:rsidRPr="00B02CCC" w:rsidRDefault="00225725" w:rsidP="00225725">
      <w:pPr>
        <w:rPr>
          <w:rFonts w:cs="Arial"/>
          <w:lang w:val="en-GB"/>
        </w:rPr>
      </w:pPr>
      <w:r w:rsidRPr="00B02CCC">
        <w:rPr>
          <w:rFonts w:cs="Arial"/>
          <w:lang w:val="en-GB"/>
        </w:rPr>
        <w:t>- if vendor is from another country: AB</w:t>
      </w:r>
    </w:p>
    <w:p w14:paraId="294920D2" w14:textId="77777777" w:rsidR="00225725" w:rsidRPr="00B02CCC" w:rsidRDefault="00225725" w:rsidP="00225725">
      <w:pPr>
        <w:rPr>
          <w:rFonts w:cs="Arial"/>
          <w:lang w:val="en-GB"/>
        </w:rPr>
      </w:pPr>
    </w:p>
    <w:p w14:paraId="757CEA8F" w14:textId="77777777" w:rsidR="00225725" w:rsidRPr="00B02CCC" w:rsidRDefault="00225725" w:rsidP="00225725">
      <w:pPr>
        <w:rPr>
          <w:rFonts w:cs="Arial"/>
          <w:lang w:val="en-GB"/>
        </w:rPr>
      </w:pPr>
      <w:r w:rsidRPr="00B02CCC">
        <w:rPr>
          <w:rFonts w:cs="Arial"/>
          <w:lang w:val="en-GB"/>
        </w:rPr>
        <w:t>To handle all this, ZFI_DEVELOPMENTS table is used:</w:t>
      </w:r>
    </w:p>
    <w:tbl>
      <w:tblPr>
        <w:tblW w:w="8332" w:type="dxa"/>
        <w:tblInd w:w="-123" w:type="dxa"/>
        <w:tblCellMar>
          <w:left w:w="0" w:type="dxa"/>
          <w:right w:w="0" w:type="dxa"/>
        </w:tblCellMar>
        <w:tblLook w:val="04A0" w:firstRow="1" w:lastRow="0" w:firstColumn="1" w:lastColumn="0" w:noHBand="0" w:noVBand="1"/>
      </w:tblPr>
      <w:tblGrid>
        <w:gridCol w:w="750"/>
        <w:gridCol w:w="750"/>
        <w:gridCol w:w="1296"/>
        <w:gridCol w:w="1851"/>
        <w:gridCol w:w="1842"/>
        <w:gridCol w:w="1843"/>
      </w:tblGrid>
      <w:tr w:rsidR="00225725" w:rsidRPr="00B02CCC" w14:paraId="109F42CA" w14:textId="77777777" w:rsidTr="008D5A2A">
        <w:trPr>
          <w:trHeight w:val="300"/>
        </w:trPr>
        <w:tc>
          <w:tcPr>
            <w:tcW w:w="750" w:type="dxa"/>
            <w:tcBorders>
              <w:top w:val="single" w:sz="8" w:space="0" w:color="auto"/>
              <w:left w:val="nil"/>
              <w:bottom w:val="single" w:sz="8" w:space="0" w:color="auto"/>
              <w:right w:val="single" w:sz="8" w:space="0" w:color="auto"/>
            </w:tcBorders>
          </w:tcPr>
          <w:p w14:paraId="543F5AB9" w14:textId="77777777" w:rsidR="00225725" w:rsidRPr="00B02CCC" w:rsidRDefault="00225725" w:rsidP="008D5A2A">
            <w:pPr>
              <w:jc w:val="left"/>
              <w:rPr>
                <w:rFonts w:cs="Arial"/>
                <w:b/>
                <w:bCs/>
                <w:color w:val="000000"/>
                <w:lang w:val="en-GB"/>
              </w:rPr>
            </w:pPr>
            <w:r w:rsidRPr="00B02CCC">
              <w:rPr>
                <w:rFonts w:cs="Arial"/>
                <w:b/>
                <w:bCs/>
                <w:color w:val="000000"/>
                <w:lang w:val="en-GB"/>
              </w:rPr>
              <w:t>UDD</w:t>
            </w:r>
          </w:p>
        </w:tc>
        <w:tc>
          <w:tcPr>
            <w:tcW w:w="750"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1D883EE8" w14:textId="77777777" w:rsidR="00225725" w:rsidRPr="00B02CCC" w:rsidRDefault="00225725" w:rsidP="008D5A2A">
            <w:pPr>
              <w:jc w:val="left"/>
              <w:rPr>
                <w:rFonts w:cs="Arial"/>
                <w:b/>
                <w:bCs/>
                <w:color w:val="000000"/>
                <w:lang w:val="en-GB"/>
              </w:rPr>
            </w:pPr>
            <w:r w:rsidRPr="00B02CCC">
              <w:rPr>
                <w:rFonts w:cs="Arial"/>
                <w:b/>
                <w:bCs/>
                <w:color w:val="000000"/>
                <w:lang w:val="en-GB"/>
              </w:rPr>
              <w:t>CoCd</w:t>
            </w:r>
          </w:p>
        </w:tc>
        <w:tc>
          <w:tcPr>
            <w:tcW w:w="1296"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EE1F9A4" w14:textId="77777777" w:rsidR="00225725" w:rsidRPr="00B02CCC" w:rsidRDefault="00225725" w:rsidP="008D5A2A">
            <w:pPr>
              <w:jc w:val="left"/>
              <w:rPr>
                <w:rFonts w:eastAsia="Calibri" w:cs="Arial"/>
                <w:b/>
                <w:bCs/>
                <w:color w:val="000000"/>
                <w:sz w:val="22"/>
                <w:szCs w:val="22"/>
                <w:lang w:val="en-GB"/>
              </w:rPr>
            </w:pPr>
            <w:r w:rsidRPr="00B02CCC">
              <w:rPr>
                <w:rFonts w:cs="Arial"/>
                <w:b/>
                <w:bCs/>
                <w:color w:val="000000"/>
                <w:lang w:val="en-GB"/>
              </w:rPr>
              <w:t>PMT type</w:t>
            </w:r>
          </w:p>
        </w:tc>
        <w:tc>
          <w:tcPr>
            <w:tcW w:w="1851"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0E32B444" w14:textId="77777777" w:rsidR="00225725" w:rsidRPr="00B02CCC" w:rsidRDefault="00225725" w:rsidP="008D5A2A">
            <w:pPr>
              <w:jc w:val="left"/>
              <w:rPr>
                <w:rFonts w:eastAsia="Calibri" w:cs="Arial"/>
                <w:b/>
                <w:bCs/>
                <w:color w:val="000000"/>
                <w:sz w:val="22"/>
                <w:szCs w:val="22"/>
                <w:lang w:val="en-GB"/>
              </w:rPr>
            </w:pPr>
            <w:r w:rsidRPr="00B02CCC">
              <w:rPr>
                <w:rFonts w:cs="Arial"/>
                <w:b/>
                <w:bCs/>
                <w:color w:val="000000"/>
                <w:lang w:val="en-GB"/>
              </w:rPr>
              <w:t>Vendor country = CoCd country</w:t>
            </w:r>
          </w:p>
        </w:tc>
        <w:tc>
          <w:tcPr>
            <w:tcW w:w="1842"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4A3A4435" w14:textId="77777777" w:rsidR="00225725" w:rsidRPr="00B02CCC" w:rsidRDefault="00225725" w:rsidP="008D5A2A">
            <w:pPr>
              <w:jc w:val="left"/>
              <w:rPr>
                <w:rFonts w:eastAsia="Calibri" w:cs="Arial"/>
                <w:b/>
                <w:bCs/>
                <w:color w:val="000000"/>
                <w:sz w:val="22"/>
                <w:szCs w:val="22"/>
                <w:lang w:val="en-GB"/>
              </w:rPr>
            </w:pPr>
            <w:r w:rsidRPr="00B02CCC">
              <w:rPr>
                <w:rFonts w:cs="Arial"/>
                <w:b/>
                <w:bCs/>
                <w:color w:val="000000"/>
                <w:lang w:val="en-GB"/>
              </w:rPr>
              <w:t>Vendor country = Europe</w:t>
            </w:r>
          </w:p>
        </w:tc>
        <w:tc>
          <w:tcPr>
            <w:tcW w:w="1843" w:type="dxa"/>
            <w:tcBorders>
              <w:top w:val="single" w:sz="8" w:space="0" w:color="auto"/>
              <w:left w:val="nil"/>
              <w:bottom w:val="single" w:sz="8" w:space="0" w:color="auto"/>
              <w:right w:val="single" w:sz="8" w:space="0" w:color="auto"/>
            </w:tcBorders>
            <w:noWrap/>
            <w:tcMar>
              <w:top w:w="0" w:type="dxa"/>
              <w:left w:w="108" w:type="dxa"/>
              <w:bottom w:w="0" w:type="dxa"/>
              <w:right w:w="108" w:type="dxa"/>
            </w:tcMar>
            <w:vAlign w:val="bottom"/>
            <w:hideMark/>
          </w:tcPr>
          <w:p w14:paraId="3857853D" w14:textId="77777777" w:rsidR="00225725" w:rsidRPr="00B02CCC" w:rsidRDefault="00225725" w:rsidP="008D5A2A">
            <w:pPr>
              <w:jc w:val="left"/>
              <w:rPr>
                <w:rFonts w:eastAsia="Calibri" w:cs="Arial"/>
                <w:b/>
                <w:bCs/>
                <w:color w:val="000000"/>
                <w:sz w:val="22"/>
                <w:szCs w:val="22"/>
                <w:lang w:val="en-GB"/>
              </w:rPr>
            </w:pPr>
            <w:r w:rsidRPr="00B02CCC">
              <w:rPr>
                <w:rFonts w:cs="Arial"/>
                <w:b/>
                <w:bCs/>
                <w:color w:val="000000"/>
                <w:lang w:val="en-GB"/>
              </w:rPr>
              <w:t>Vendor country = other</w:t>
            </w:r>
          </w:p>
        </w:tc>
      </w:tr>
      <w:tr w:rsidR="00225725" w:rsidRPr="00B02CCC" w14:paraId="156A6DD0" w14:textId="77777777" w:rsidTr="008D5A2A">
        <w:trPr>
          <w:trHeight w:val="300"/>
        </w:trPr>
        <w:tc>
          <w:tcPr>
            <w:tcW w:w="750" w:type="dxa"/>
            <w:tcBorders>
              <w:top w:val="nil"/>
              <w:left w:val="nil"/>
              <w:bottom w:val="single" w:sz="8" w:space="0" w:color="auto"/>
              <w:right w:val="single" w:sz="8" w:space="0" w:color="auto"/>
            </w:tcBorders>
          </w:tcPr>
          <w:p w14:paraId="48D1F9C0" w14:textId="77777777" w:rsidR="00225725" w:rsidRPr="00B02CCC" w:rsidRDefault="00225725" w:rsidP="008D5A2A">
            <w:pPr>
              <w:jc w:val="center"/>
              <w:rPr>
                <w:rFonts w:cs="Arial"/>
                <w:color w:val="000000"/>
                <w:lang w:val="en-GB"/>
              </w:rPr>
            </w:pPr>
            <w:r w:rsidRPr="00B02CCC">
              <w:rPr>
                <w:rFonts w:cs="Arial"/>
                <w:color w:val="000000"/>
                <w:lang w:val="en-GB"/>
              </w:rPr>
              <w:t>1372</w:t>
            </w:r>
          </w:p>
        </w:tc>
        <w:tc>
          <w:tcPr>
            <w:tcW w:w="7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A6727B2" w14:textId="77777777" w:rsidR="00225725" w:rsidRPr="00B02CCC" w:rsidRDefault="00225725" w:rsidP="008D5A2A">
            <w:pPr>
              <w:jc w:val="center"/>
              <w:rPr>
                <w:rFonts w:eastAsia="Calibri" w:cs="Arial"/>
                <w:color w:val="000000"/>
                <w:sz w:val="22"/>
                <w:szCs w:val="22"/>
                <w:lang w:val="en-GB"/>
              </w:rPr>
            </w:pPr>
          </w:p>
        </w:tc>
        <w:tc>
          <w:tcPr>
            <w:tcW w:w="12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26AB58D" w14:textId="77777777" w:rsidR="00225725" w:rsidRPr="00B02CCC" w:rsidRDefault="00225725" w:rsidP="008D5A2A">
            <w:pPr>
              <w:jc w:val="center"/>
              <w:rPr>
                <w:rFonts w:eastAsia="Calibri" w:cs="Arial"/>
                <w:sz w:val="22"/>
                <w:szCs w:val="22"/>
                <w:lang w:val="en-GB"/>
              </w:rPr>
            </w:pPr>
            <w:r w:rsidRPr="00B02CCC">
              <w:rPr>
                <w:rFonts w:cs="Arial"/>
                <w:lang w:val="en-GB"/>
              </w:rPr>
              <w:t>NR</w:t>
            </w:r>
          </w:p>
        </w:tc>
        <w:tc>
          <w:tcPr>
            <w:tcW w:w="185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2C3AC8C"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KR</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7BF7E41"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KR</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85B6624"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KR</w:t>
            </w:r>
          </w:p>
        </w:tc>
      </w:tr>
      <w:tr w:rsidR="00225725" w:rsidRPr="00B02CCC" w14:paraId="39C68AED" w14:textId="77777777" w:rsidTr="008D5A2A">
        <w:trPr>
          <w:trHeight w:val="300"/>
        </w:trPr>
        <w:tc>
          <w:tcPr>
            <w:tcW w:w="750" w:type="dxa"/>
            <w:tcBorders>
              <w:top w:val="nil"/>
              <w:left w:val="nil"/>
              <w:bottom w:val="single" w:sz="8" w:space="0" w:color="auto"/>
              <w:right w:val="single" w:sz="8" w:space="0" w:color="auto"/>
            </w:tcBorders>
          </w:tcPr>
          <w:p w14:paraId="2F038C45" w14:textId="77777777" w:rsidR="00225725" w:rsidRPr="00B02CCC" w:rsidRDefault="00225725" w:rsidP="008D5A2A">
            <w:pPr>
              <w:jc w:val="center"/>
              <w:rPr>
                <w:rFonts w:cs="Arial"/>
                <w:color w:val="000000"/>
                <w:lang w:val="en-GB"/>
              </w:rPr>
            </w:pPr>
            <w:r w:rsidRPr="00B02CCC">
              <w:rPr>
                <w:rFonts w:cs="Arial"/>
                <w:color w:val="000000"/>
                <w:lang w:val="en-GB"/>
              </w:rPr>
              <w:t>1372</w:t>
            </w:r>
          </w:p>
        </w:tc>
        <w:tc>
          <w:tcPr>
            <w:tcW w:w="7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6290663" w14:textId="77777777" w:rsidR="00225725" w:rsidRPr="00B02CCC" w:rsidRDefault="00225725" w:rsidP="008D5A2A">
            <w:pPr>
              <w:jc w:val="center"/>
              <w:rPr>
                <w:rFonts w:eastAsia="Calibri" w:cs="Arial"/>
                <w:color w:val="000000"/>
                <w:sz w:val="22"/>
                <w:szCs w:val="22"/>
                <w:lang w:val="en-GB"/>
              </w:rPr>
            </w:pPr>
          </w:p>
        </w:tc>
        <w:tc>
          <w:tcPr>
            <w:tcW w:w="12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EE6DD34" w14:textId="77777777" w:rsidR="00225725" w:rsidRPr="00B02CCC" w:rsidRDefault="00225725" w:rsidP="008D5A2A">
            <w:pPr>
              <w:jc w:val="center"/>
              <w:rPr>
                <w:rFonts w:eastAsia="Calibri" w:cs="Arial"/>
                <w:sz w:val="22"/>
                <w:szCs w:val="22"/>
                <w:lang w:val="en-GB"/>
              </w:rPr>
            </w:pPr>
            <w:r w:rsidRPr="00B02CCC">
              <w:rPr>
                <w:rFonts w:cs="Arial"/>
                <w:lang w:val="en-GB"/>
              </w:rPr>
              <w:t>PO</w:t>
            </w:r>
          </w:p>
        </w:tc>
        <w:tc>
          <w:tcPr>
            <w:tcW w:w="185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9C0FA8B"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KA</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B587A7D"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KA</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C5FFF00"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KA</w:t>
            </w:r>
          </w:p>
        </w:tc>
      </w:tr>
      <w:tr w:rsidR="00225725" w:rsidRPr="00B02CCC" w14:paraId="4CD681BD" w14:textId="77777777" w:rsidTr="008D5A2A">
        <w:trPr>
          <w:trHeight w:val="300"/>
        </w:trPr>
        <w:tc>
          <w:tcPr>
            <w:tcW w:w="750" w:type="dxa"/>
            <w:tcBorders>
              <w:top w:val="nil"/>
              <w:left w:val="nil"/>
              <w:bottom w:val="single" w:sz="8" w:space="0" w:color="auto"/>
              <w:right w:val="single" w:sz="8" w:space="0" w:color="auto"/>
            </w:tcBorders>
          </w:tcPr>
          <w:p w14:paraId="10CC7D8B" w14:textId="77777777" w:rsidR="00225725" w:rsidRPr="00B02CCC" w:rsidRDefault="00225725" w:rsidP="008D5A2A">
            <w:pPr>
              <w:jc w:val="center"/>
              <w:rPr>
                <w:rFonts w:cs="Arial"/>
                <w:lang w:val="en-GB"/>
              </w:rPr>
            </w:pPr>
            <w:r w:rsidRPr="00B02CCC">
              <w:rPr>
                <w:rFonts w:cs="Arial"/>
                <w:color w:val="000000"/>
                <w:lang w:val="en-GB"/>
              </w:rPr>
              <w:t>1372</w:t>
            </w:r>
          </w:p>
        </w:tc>
        <w:tc>
          <w:tcPr>
            <w:tcW w:w="7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FF8F000" w14:textId="77777777" w:rsidR="00225725" w:rsidRPr="00B02CCC" w:rsidRDefault="00225725" w:rsidP="008D5A2A">
            <w:pPr>
              <w:jc w:val="center"/>
              <w:rPr>
                <w:rFonts w:cs="Arial"/>
                <w:lang w:val="en-GB"/>
              </w:rPr>
            </w:pPr>
          </w:p>
        </w:tc>
        <w:tc>
          <w:tcPr>
            <w:tcW w:w="12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C1BF3CF" w14:textId="77777777" w:rsidR="00225725" w:rsidRPr="00B02CCC" w:rsidRDefault="00225725" w:rsidP="008D5A2A">
            <w:pPr>
              <w:jc w:val="center"/>
              <w:rPr>
                <w:rFonts w:eastAsia="Calibri" w:cs="Arial"/>
                <w:sz w:val="22"/>
                <w:szCs w:val="22"/>
                <w:lang w:val="en-GB"/>
              </w:rPr>
            </w:pPr>
            <w:r w:rsidRPr="00B02CCC">
              <w:rPr>
                <w:rFonts w:cs="Arial"/>
                <w:lang w:val="en-GB"/>
              </w:rPr>
              <w:t>FI</w:t>
            </w:r>
          </w:p>
        </w:tc>
        <w:tc>
          <w:tcPr>
            <w:tcW w:w="185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6534CD"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KA</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A765D4"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KA</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0FA492F"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KA</w:t>
            </w:r>
          </w:p>
        </w:tc>
      </w:tr>
      <w:tr w:rsidR="00225725" w:rsidRPr="00B02CCC" w14:paraId="79C3ACC3" w14:textId="77777777" w:rsidTr="008D5A2A">
        <w:trPr>
          <w:trHeight w:val="300"/>
        </w:trPr>
        <w:tc>
          <w:tcPr>
            <w:tcW w:w="750" w:type="dxa"/>
            <w:tcBorders>
              <w:top w:val="nil"/>
              <w:left w:val="nil"/>
              <w:bottom w:val="single" w:sz="8" w:space="0" w:color="auto"/>
              <w:right w:val="single" w:sz="8" w:space="0" w:color="auto"/>
            </w:tcBorders>
          </w:tcPr>
          <w:p w14:paraId="5C3C1EA1" w14:textId="77777777" w:rsidR="00225725" w:rsidRPr="00B02CCC" w:rsidRDefault="00225725" w:rsidP="008D5A2A">
            <w:pPr>
              <w:jc w:val="center"/>
              <w:rPr>
                <w:rFonts w:cs="Arial"/>
                <w:color w:val="000000"/>
                <w:lang w:val="en-GB"/>
              </w:rPr>
            </w:pPr>
            <w:r w:rsidRPr="00B02CCC">
              <w:rPr>
                <w:rFonts w:cs="Arial"/>
                <w:color w:val="000000"/>
                <w:lang w:val="en-GB"/>
              </w:rPr>
              <w:t>1372</w:t>
            </w:r>
          </w:p>
        </w:tc>
        <w:tc>
          <w:tcPr>
            <w:tcW w:w="75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6FE0B5"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3040</w:t>
            </w:r>
          </w:p>
        </w:tc>
        <w:tc>
          <w:tcPr>
            <w:tcW w:w="129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40C278B" w14:textId="77777777" w:rsidR="00225725" w:rsidRPr="00B02CCC" w:rsidRDefault="00225725" w:rsidP="008D5A2A">
            <w:pPr>
              <w:jc w:val="center"/>
              <w:rPr>
                <w:rFonts w:eastAsia="Calibri" w:cs="Arial"/>
                <w:sz w:val="22"/>
                <w:szCs w:val="22"/>
                <w:lang w:val="en-GB"/>
              </w:rPr>
            </w:pPr>
            <w:r w:rsidRPr="00B02CCC">
              <w:rPr>
                <w:rFonts w:cs="Arial"/>
                <w:lang w:val="en-GB"/>
              </w:rPr>
              <w:t>NR</w:t>
            </w:r>
          </w:p>
        </w:tc>
        <w:tc>
          <w:tcPr>
            <w:tcW w:w="1851"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155C449"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ZI</w:t>
            </w:r>
          </w:p>
        </w:tc>
        <w:tc>
          <w:tcPr>
            <w:tcW w:w="184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257CE41"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RE</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D907420" w14:textId="77777777" w:rsidR="00225725" w:rsidRPr="00B02CCC" w:rsidRDefault="00225725" w:rsidP="008D5A2A">
            <w:pPr>
              <w:jc w:val="center"/>
              <w:rPr>
                <w:rFonts w:eastAsia="Calibri" w:cs="Arial"/>
                <w:color w:val="000000"/>
                <w:sz w:val="22"/>
                <w:szCs w:val="22"/>
                <w:lang w:val="en-GB"/>
              </w:rPr>
            </w:pPr>
            <w:r w:rsidRPr="00B02CCC">
              <w:rPr>
                <w:rFonts w:cs="Arial"/>
                <w:color w:val="000000"/>
                <w:lang w:val="en-GB"/>
              </w:rPr>
              <w:t>AB</w:t>
            </w:r>
          </w:p>
        </w:tc>
      </w:tr>
    </w:tbl>
    <w:p w14:paraId="653EDD6A" w14:textId="77777777" w:rsidR="00225725" w:rsidRPr="00B02CCC" w:rsidRDefault="00225725" w:rsidP="00225725">
      <w:pPr>
        <w:rPr>
          <w:rFonts w:cs="Arial"/>
          <w:lang w:val="en-GB"/>
        </w:rPr>
      </w:pPr>
    </w:p>
    <w:p w14:paraId="37C11336" w14:textId="77777777" w:rsidR="00225725" w:rsidRPr="00B02CCC" w:rsidRDefault="00225725" w:rsidP="00225725">
      <w:pPr>
        <w:rPr>
          <w:rFonts w:cs="Arial"/>
          <w:lang w:val="en-GB"/>
        </w:rPr>
      </w:pPr>
      <w:r w:rsidRPr="00B02CCC">
        <w:rPr>
          <w:rFonts w:cs="Arial"/>
          <w:lang w:val="en-GB"/>
        </w:rPr>
        <w:t>e-Payment Request attachments are transferred in ECC system. So, the activity of fetching the attachment from the Fiori Application to ECC is enabled.</w:t>
      </w:r>
    </w:p>
    <w:p w14:paraId="12168354" w14:textId="77777777" w:rsidR="00902B20" w:rsidRPr="00B02CCC" w:rsidRDefault="00902B20" w:rsidP="00753147">
      <w:pPr>
        <w:pStyle w:val="Heading4"/>
        <w:rPr>
          <w:rFonts w:cs="Arial"/>
          <w:lang w:val="en-GB"/>
        </w:rPr>
      </w:pPr>
      <w:bookmarkStart w:id="61" w:name="_Toc89072683"/>
      <w:r w:rsidRPr="00B02CCC">
        <w:rPr>
          <w:rFonts w:cs="Arial"/>
          <w:lang w:val="en-GB"/>
        </w:rPr>
        <w:lastRenderedPageBreak/>
        <w:t>Down payment for Brazil</w:t>
      </w:r>
      <w:bookmarkEnd w:id="61"/>
    </w:p>
    <w:p w14:paraId="04B8E0FF" w14:textId="6F6C894F" w:rsidR="00902B20" w:rsidRPr="00B02CCC" w:rsidRDefault="00902B20" w:rsidP="00902B20">
      <w:pPr>
        <w:rPr>
          <w:rFonts w:cs="Arial"/>
          <w:lang w:val="en-GB"/>
        </w:rPr>
      </w:pPr>
      <w:r w:rsidRPr="00B02CCC">
        <w:rPr>
          <w:rFonts w:cs="Arial"/>
          <w:lang w:val="en-GB"/>
        </w:rPr>
        <w:t>During the creation of payment request for Brazil</w:t>
      </w:r>
      <w:r w:rsidR="00333995">
        <w:rPr>
          <w:rFonts w:cs="Arial"/>
          <w:lang w:val="en-GB"/>
        </w:rPr>
        <w:t xml:space="preserve"> </w:t>
      </w:r>
      <w:r w:rsidRPr="00B02CCC">
        <w:rPr>
          <w:rFonts w:cs="Arial"/>
          <w:lang w:val="en-GB"/>
        </w:rPr>
        <w:t>the line item number is passed to the BAPI to avoid the issue while issuing payment request from the Fiori Application.</w:t>
      </w:r>
    </w:p>
    <w:p w14:paraId="580C60A8" w14:textId="77777777" w:rsidR="0026777B" w:rsidRPr="00B02CCC" w:rsidRDefault="76C9C260" w:rsidP="00753147">
      <w:pPr>
        <w:pStyle w:val="Heading4"/>
        <w:rPr>
          <w:i/>
          <w:iCs/>
          <w:lang w:val="en-GB"/>
        </w:rPr>
      </w:pPr>
      <w:bookmarkStart w:id="62" w:name="_Toc89072684"/>
      <w:r w:rsidRPr="0BEF0AE1">
        <w:rPr>
          <w:lang w:val="en-GB"/>
        </w:rPr>
        <w:t>ePayment Request for One-time Vendors</w:t>
      </w:r>
      <w:bookmarkEnd w:id="62"/>
    </w:p>
    <w:p w14:paraId="6DE5036A" w14:textId="77777777" w:rsidR="0026777B" w:rsidRPr="00B02CCC" w:rsidRDefault="0026777B" w:rsidP="0026777B">
      <w:pPr>
        <w:rPr>
          <w:rFonts w:cs="Arial"/>
          <w:lang w:val="en-GB"/>
        </w:rPr>
      </w:pPr>
      <w:r w:rsidRPr="00B02CCC">
        <w:rPr>
          <w:rFonts w:cs="Arial"/>
          <w:lang w:val="en-GB"/>
        </w:rPr>
        <w:t>Payment requests against ONETIME Vendors are possible.</w:t>
      </w:r>
    </w:p>
    <w:p w14:paraId="05C0F96A" w14:textId="77777777" w:rsidR="0026777B" w:rsidRPr="00B02CCC" w:rsidRDefault="0026777B" w:rsidP="0026777B">
      <w:pPr>
        <w:rPr>
          <w:rFonts w:cs="Arial"/>
          <w:lang w:val="en-GB"/>
        </w:rPr>
      </w:pPr>
      <w:r w:rsidRPr="00B02CCC">
        <w:rPr>
          <w:rFonts w:cs="Arial"/>
          <w:lang w:val="en-GB"/>
        </w:rPr>
        <w:t>Corresponding values entered on ePayment Request Fiori Application are transferred to SAP FI document.</w:t>
      </w:r>
    </w:p>
    <w:p w14:paraId="0E65B51B" w14:textId="77777777" w:rsidR="0099343E" w:rsidRPr="00B02CCC" w:rsidRDefault="09D831A1" w:rsidP="00753147">
      <w:pPr>
        <w:pStyle w:val="Heading4"/>
        <w:rPr>
          <w:lang w:val="en-GB"/>
        </w:rPr>
      </w:pPr>
      <w:bookmarkStart w:id="63" w:name="_Toc89072685"/>
      <w:bookmarkStart w:id="64" w:name="_Toc454441854"/>
      <w:bookmarkStart w:id="65" w:name="_Toc54267771"/>
      <w:r w:rsidRPr="0BEF0AE1">
        <w:rPr>
          <w:lang w:val="en-GB"/>
        </w:rPr>
        <w:t>Posting Date Determination</w:t>
      </w:r>
      <w:bookmarkEnd w:id="63"/>
    </w:p>
    <w:p w14:paraId="6EE18095" w14:textId="77777777" w:rsidR="0099343E" w:rsidRPr="00B02CCC" w:rsidRDefault="0099343E" w:rsidP="0099343E">
      <w:pPr>
        <w:tabs>
          <w:tab w:val="center" w:pos="4680"/>
          <w:tab w:val="right" w:pos="9360"/>
        </w:tabs>
        <w:spacing w:before="0"/>
        <w:rPr>
          <w:rFonts w:cs="Arial"/>
          <w:sz w:val="18"/>
          <w:lang w:val="en-GB" w:eastAsia="fr-BE"/>
        </w:rPr>
      </w:pPr>
    </w:p>
    <w:p w14:paraId="5C0EC1AC" w14:textId="02F23431" w:rsidR="0099343E" w:rsidRPr="00B02CCC" w:rsidRDefault="0099343E" w:rsidP="0099343E">
      <w:pPr>
        <w:tabs>
          <w:tab w:val="center" w:pos="4680"/>
          <w:tab w:val="right" w:pos="9360"/>
        </w:tabs>
        <w:spacing w:before="0"/>
        <w:rPr>
          <w:rFonts w:cs="Arial"/>
          <w:b/>
          <w:i/>
          <w:sz w:val="16"/>
          <w:u w:val="single"/>
          <w:lang w:val="en-GB"/>
        </w:rPr>
      </w:pPr>
      <w:r w:rsidRPr="00B02CCC">
        <w:rPr>
          <w:rFonts w:cs="Arial"/>
          <w:sz w:val="18"/>
          <w:lang w:val="en-GB" w:eastAsia="fr-BE"/>
        </w:rPr>
        <w:t xml:space="preserve">Early closing logic </w:t>
      </w:r>
      <w:r w:rsidR="00E46924">
        <w:rPr>
          <w:rFonts w:cs="Arial"/>
          <w:sz w:val="18"/>
          <w:lang w:val="en-GB" w:eastAsia="fr-BE"/>
        </w:rPr>
        <w:t>is</w:t>
      </w:r>
      <w:r w:rsidRPr="00B02CCC">
        <w:rPr>
          <w:rFonts w:cs="Arial"/>
          <w:sz w:val="18"/>
          <w:lang w:val="en-GB" w:eastAsia="fr-BE"/>
        </w:rPr>
        <w:t xml:space="preserve"> implemented to determine the posting date while posting documents (payment request / down payment, etc) in ECC system. </w:t>
      </w:r>
      <w:r w:rsidRPr="00B02CCC">
        <w:rPr>
          <w:rFonts w:cs="Arial"/>
          <w:lang w:val="en-GB"/>
        </w:rPr>
        <w:t xml:space="preserve">The Fiori Application </w:t>
      </w:r>
      <w:r w:rsidRPr="00B02CCC">
        <w:rPr>
          <w:rFonts w:cs="Arial"/>
          <w:sz w:val="18"/>
          <w:lang w:val="en-GB" w:eastAsia="fr-BE"/>
        </w:rPr>
        <w:t>passes the current system date as the posting date to the ECC system. If the corresponding posting period is closed (this happens during the month end when the period is closed before the end of the month) then the posting date is changed to 1</w:t>
      </w:r>
      <w:r w:rsidRPr="00B02CCC">
        <w:rPr>
          <w:rFonts w:cs="Arial"/>
          <w:sz w:val="18"/>
          <w:vertAlign w:val="superscript"/>
          <w:lang w:val="en-GB" w:eastAsia="fr-BE"/>
        </w:rPr>
        <w:t>st</w:t>
      </w:r>
      <w:r w:rsidRPr="00B02CCC">
        <w:rPr>
          <w:rFonts w:cs="Arial"/>
          <w:sz w:val="18"/>
          <w:lang w:val="en-GB" w:eastAsia="fr-BE"/>
        </w:rPr>
        <w:t xml:space="preserve"> of next month automatically and the document is posted. If next period is also closed then the document cannot be posted and an error message returned to </w:t>
      </w:r>
      <w:r w:rsidRPr="00B02CCC">
        <w:rPr>
          <w:rFonts w:cs="Arial"/>
          <w:lang w:val="en-GB"/>
        </w:rPr>
        <w:t>the Fiori Application</w:t>
      </w:r>
      <w:r w:rsidRPr="00B02CCC">
        <w:rPr>
          <w:rFonts w:cs="Arial"/>
          <w:sz w:val="18"/>
          <w:lang w:val="en-GB" w:eastAsia="fr-BE"/>
        </w:rPr>
        <w:t>.</w:t>
      </w:r>
    </w:p>
    <w:p w14:paraId="3D28D2E7" w14:textId="78FD4F54" w:rsidR="0099343E" w:rsidRDefault="0099343E" w:rsidP="0099343E">
      <w:pPr>
        <w:ind w:left="360"/>
        <w:rPr>
          <w:rFonts w:cs="Arial"/>
          <w:b/>
          <w:i/>
          <w:sz w:val="16"/>
          <w:u w:val="single"/>
          <w:lang w:val="en-GB"/>
        </w:rPr>
      </w:pPr>
      <w:r w:rsidRPr="00B02CCC">
        <w:rPr>
          <w:rFonts w:cs="Arial"/>
          <w:noProof/>
          <w:lang w:val="en-IN" w:eastAsia="en-IN"/>
        </w:rPr>
        <w:drawing>
          <wp:inline distT="0" distB="0" distL="0" distR="0" wp14:anchorId="5DBB9A8D" wp14:editId="0125009F">
            <wp:extent cx="3752850" cy="2078024"/>
            <wp:effectExtent l="0" t="0" r="0" b="0"/>
            <wp:docPr id="12" name="Picture 12" descr="cid:image005.jpg@01D2FFBF.755F6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jpg@01D2FFBF.755F6C30"/>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3772410" cy="2088855"/>
                    </a:xfrm>
                    <a:prstGeom prst="rect">
                      <a:avLst/>
                    </a:prstGeom>
                    <a:noFill/>
                    <a:ln>
                      <a:noFill/>
                    </a:ln>
                  </pic:spPr>
                </pic:pic>
              </a:graphicData>
            </a:graphic>
          </wp:inline>
        </w:drawing>
      </w:r>
    </w:p>
    <w:p w14:paraId="28D93CC2" w14:textId="72D9E952" w:rsidR="00694FCF" w:rsidRPr="00694FCF" w:rsidRDefault="00694FCF" w:rsidP="0099343E">
      <w:pPr>
        <w:ind w:left="360"/>
        <w:rPr>
          <w:rFonts w:cs="Arial"/>
          <w:b/>
          <w:iCs/>
          <w:sz w:val="16"/>
          <w:u w:val="single"/>
          <w:lang w:val="en-GB"/>
        </w:rPr>
      </w:pPr>
      <w:r w:rsidRPr="00694FCF">
        <w:rPr>
          <w:rFonts w:cs="Arial"/>
          <w:b/>
          <w:iCs/>
          <w:sz w:val="16"/>
          <w:u w:val="single"/>
          <w:lang w:val="en-GB"/>
        </w:rPr>
        <w:t>(See UDD1149 for details)</w:t>
      </w:r>
    </w:p>
    <w:p w14:paraId="71139314" w14:textId="63A1590A" w:rsidR="00B5194A" w:rsidDel="003D5B11" w:rsidRDefault="00B5194A" w:rsidP="0099343E">
      <w:pPr>
        <w:rPr>
          <w:rFonts w:cs="Arial"/>
          <w:lang w:val="en-GB"/>
        </w:rPr>
      </w:pPr>
    </w:p>
    <w:p w14:paraId="684897FA" w14:textId="77777777" w:rsidR="00225725" w:rsidRPr="00B02CCC" w:rsidRDefault="00225725" w:rsidP="00753147">
      <w:pPr>
        <w:pStyle w:val="Heading3"/>
        <w:rPr>
          <w:rFonts w:cs="Arial"/>
          <w:lang w:val="en-GB"/>
        </w:rPr>
      </w:pPr>
      <w:bookmarkStart w:id="66" w:name="_Toc54267777"/>
      <w:bookmarkStart w:id="67" w:name="_Toc89072686"/>
      <w:bookmarkEnd w:id="64"/>
      <w:bookmarkEnd w:id="65"/>
      <w:r w:rsidRPr="00B02CCC">
        <w:rPr>
          <w:rFonts w:cs="Arial"/>
          <w:lang w:val="en-GB"/>
        </w:rPr>
        <w:lastRenderedPageBreak/>
        <w:t>ePayment Request Blocking concept</w:t>
      </w:r>
      <w:bookmarkEnd w:id="66"/>
      <w:bookmarkEnd w:id="67"/>
    </w:p>
    <w:p w14:paraId="43FB492E" w14:textId="77777777" w:rsidR="00225725" w:rsidRPr="00B02CCC" w:rsidRDefault="00225725" w:rsidP="00225725">
      <w:pPr>
        <w:rPr>
          <w:rFonts w:cs="Arial"/>
          <w:lang w:val="en-GB"/>
        </w:rPr>
      </w:pPr>
      <w:r w:rsidRPr="00B02CCC">
        <w:rPr>
          <w:rFonts w:cs="Arial"/>
          <w:lang w:val="en-GB"/>
        </w:rPr>
        <w:t>In China, original receipts are archived physically before to release the payment. A Blocking Reason “C” (Compliance Block) is created and set automatically for a Company Code and document type combination (Refer ZFI_DEVELOPMENTS Table below). The FI document line is then created with a blocking reason “C”. Payment request and FI Document data are loaded with status ‘Blocked’ in specific tables (ZFI_EPAY_BLOCK_H and ZFI_EPAY_BLOCK_I) for further treatments.</w:t>
      </w:r>
    </w:p>
    <w:p w14:paraId="1A33511D" w14:textId="77777777" w:rsidR="00225725" w:rsidRPr="00B02CCC" w:rsidRDefault="00225725" w:rsidP="00225725">
      <w:pPr>
        <w:rPr>
          <w:rFonts w:cs="Arial"/>
          <w:lang w:val="en-GB"/>
        </w:rPr>
      </w:pPr>
      <w:r w:rsidRPr="00B02CCC">
        <w:rPr>
          <w:rFonts w:cs="Arial"/>
          <w:lang w:val="en-GB"/>
        </w:rPr>
        <w:t>A notification is sent to the ePayment Request creator to inform him that he has to send original receipts for archiving (in parallel an Archived flag is set on the corresponding object). This is done after the call of the Posting BAPI, function modules are dynamically selected to perform the actions. FM called are customized in ZFI_DEVELOPMENTS table with Step = “PFM”, and are dependent on the Company Code.</w:t>
      </w:r>
    </w:p>
    <w:p w14:paraId="3DBB927D" w14:textId="77777777" w:rsidR="00225725" w:rsidRPr="00B02CCC" w:rsidRDefault="00225725" w:rsidP="00225725">
      <w:pPr>
        <w:rPr>
          <w:rFonts w:cs="Arial"/>
          <w:lang w:val="en-GB"/>
        </w:rPr>
      </w:pPr>
    </w:p>
    <w:p w14:paraId="5FEF8DCA" w14:textId="77777777" w:rsidR="00225725" w:rsidRPr="00B02CCC" w:rsidRDefault="00225725" w:rsidP="00225725">
      <w:pPr>
        <w:rPr>
          <w:rFonts w:cs="Arial"/>
          <w:lang w:val="en-GB"/>
        </w:rPr>
      </w:pPr>
      <w:r w:rsidRPr="00B02CCC">
        <w:rPr>
          <w:rFonts w:cs="Arial"/>
          <w:lang w:val="en-GB"/>
        </w:rPr>
        <w:t>A scheduled Reminder program runs daily and sends reminders when necessary (reminder frequency is defined in table ZFI_DEVELOPMENTS with Step “NOT” and Parameter1 = “R”)</w:t>
      </w:r>
    </w:p>
    <w:p w14:paraId="041F6A0F" w14:textId="77777777" w:rsidR="00225725" w:rsidRPr="00B02CCC" w:rsidRDefault="00225725" w:rsidP="00225725">
      <w:pPr>
        <w:rPr>
          <w:rFonts w:cs="Arial"/>
          <w:lang w:val="en-GB"/>
        </w:rPr>
      </w:pPr>
      <w:r w:rsidRPr="00B02CCC">
        <w:rPr>
          <w:rFonts w:cs="Arial"/>
          <w:lang w:val="en-GB"/>
        </w:rPr>
        <w:t>At a certain frequency, Archiving department send a file with payment requests for which Original Receipts have been archived. An AP user is in charge to change the status to “Archived” for the corresponding payment requests using a specific transaction (</w:t>
      </w:r>
      <w:r w:rsidRPr="00B02CCC">
        <w:rPr>
          <w:rFonts w:cs="Arial"/>
          <w:highlight w:val="yellow"/>
          <w:lang w:val="en-GB"/>
        </w:rPr>
        <w:t>ZFI_EPAY_COCKPIT</w:t>
      </w:r>
      <w:r w:rsidRPr="00B02CCC">
        <w:rPr>
          <w:rFonts w:cs="Arial"/>
          <w:lang w:val="en-GB"/>
        </w:rPr>
        <w:t>). When the AP user is ready, using the same transaction, he can unblock all “Archived” lines, the Blocking Reason “C” is then removed from the corresponding FI Document lines and make them Ready for Payment</w:t>
      </w:r>
    </w:p>
    <w:p w14:paraId="44347599" w14:textId="77777777" w:rsidR="00225725" w:rsidRPr="00B02CCC" w:rsidRDefault="00225725" w:rsidP="00225725">
      <w:pPr>
        <w:rPr>
          <w:rFonts w:cs="Arial"/>
          <w:bCs/>
          <w:lang w:val="en-GB"/>
        </w:rPr>
      </w:pPr>
      <w:r w:rsidRPr="00B02CCC">
        <w:rPr>
          <w:rFonts w:cs="Arial"/>
          <w:bCs/>
          <w:lang w:val="en-GB"/>
        </w:rPr>
        <w:t>An Archived flag has to be foreseen in the payment request object item Table.</w:t>
      </w:r>
    </w:p>
    <w:p w14:paraId="677E5F74" w14:textId="77777777" w:rsidR="00816D96" w:rsidRPr="00B02CCC" w:rsidRDefault="00816D96" w:rsidP="00225725">
      <w:pPr>
        <w:rPr>
          <w:rFonts w:cs="Arial"/>
          <w:bCs/>
          <w:lang w:val="en-GB"/>
        </w:rPr>
      </w:pPr>
    </w:p>
    <w:p w14:paraId="3162DC07" w14:textId="4292BE09" w:rsidR="00225725" w:rsidRPr="00B02CCC" w:rsidRDefault="00FF1FE1" w:rsidP="00753147">
      <w:pPr>
        <w:pStyle w:val="Heading3"/>
        <w:rPr>
          <w:rFonts w:cs="Arial"/>
          <w:lang w:val="en-GB"/>
        </w:rPr>
      </w:pPr>
      <w:bookmarkStart w:id="68" w:name="_Toc54267779"/>
      <w:bookmarkStart w:id="69" w:name="_Toc89072687"/>
      <w:r w:rsidRPr="00B02CCC">
        <w:rPr>
          <w:rFonts w:cs="Arial"/>
          <w:lang w:val="en-GB"/>
        </w:rPr>
        <w:t>eP</w:t>
      </w:r>
      <w:r w:rsidR="00225725" w:rsidRPr="00B02CCC">
        <w:rPr>
          <w:rFonts w:cs="Arial"/>
          <w:lang w:val="en-GB"/>
        </w:rPr>
        <w:t>ayment request for PO and Non PO.</w:t>
      </w:r>
      <w:bookmarkEnd w:id="68"/>
      <w:bookmarkEnd w:id="69"/>
    </w:p>
    <w:p w14:paraId="641DA4E1" w14:textId="77777777" w:rsidR="00225725" w:rsidRPr="00B02CCC" w:rsidRDefault="00225725" w:rsidP="00225725">
      <w:pPr>
        <w:rPr>
          <w:rFonts w:cs="Arial"/>
          <w:sz w:val="18"/>
          <w:lang w:val="en-GB" w:eastAsia="fr-BE"/>
        </w:rPr>
      </w:pPr>
      <w:r w:rsidRPr="00B02CCC">
        <w:rPr>
          <w:rFonts w:cs="Arial"/>
          <w:sz w:val="18"/>
          <w:lang w:val="en-GB" w:eastAsia="fr-BE"/>
        </w:rPr>
        <w:t>Tax Code – Rounding rule</w:t>
      </w:r>
    </w:p>
    <w:p w14:paraId="604B2F77" w14:textId="77777777" w:rsidR="00225725" w:rsidRPr="00B02CCC" w:rsidRDefault="00225725" w:rsidP="00225725">
      <w:pPr>
        <w:rPr>
          <w:rFonts w:cs="Arial"/>
          <w:sz w:val="18"/>
          <w:lang w:val="en-GB" w:eastAsia="fr-BE"/>
        </w:rPr>
      </w:pPr>
      <w:r w:rsidRPr="00B02CCC">
        <w:rPr>
          <w:rFonts w:cs="Arial"/>
          <w:sz w:val="18"/>
          <w:lang w:val="en-GB" w:eastAsia="fr-BE"/>
        </w:rPr>
        <w:t>Tax amount is rounded off as standard setting for SAP.</w:t>
      </w:r>
    </w:p>
    <w:p w14:paraId="3F68DF5E" w14:textId="77777777" w:rsidR="00225725" w:rsidRPr="00B02CCC" w:rsidRDefault="00225725" w:rsidP="00225725">
      <w:pPr>
        <w:rPr>
          <w:rFonts w:cs="Arial"/>
          <w:sz w:val="18"/>
          <w:lang w:val="en-GB" w:eastAsia="fr-BE"/>
        </w:rPr>
      </w:pPr>
      <w:r w:rsidRPr="00B02CCC">
        <w:rPr>
          <w:rFonts w:cs="Arial"/>
          <w:sz w:val="18"/>
          <w:lang w:val="en-GB" w:eastAsia="fr-BE"/>
        </w:rPr>
        <w:t>GTP Payment report structure refresh will be done which will avoid the missing information.</w:t>
      </w:r>
    </w:p>
    <w:p w14:paraId="354DEBA5" w14:textId="77777777" w:rsidR="00225725" w:rsidRPr="00B02CCC" w:rsidRDefault="00225725" w:rsidP="00225725">
      <w:pPr>
        <w:rPr>
          <w:rFonts w:cs="Arial"/>
          <w:sz w:val="18"/>
          <w:lang w:val="en-GB" w:eastAsia="fr-BE"/>
        </w:rPr>
      </w:pPr>
    </w:p>
    <w:p w14:paraId="0955F242" w14:textId="244CE9AB" w:rsidR="00225725" w:rsidRDefault="00225725" w:rsidP="00225725">
      <w:pPr>
        <w:rPr>
          <w:rFonts w:cs="Arial"/>
          <w:sz w:val="18"/>
          <w:lang w:val="en-GB" w:eastAsia="fr-BE"/>
        </w:rPr>
      </w:pPr>
      <w:r w:rsidRPr="00B02CCC">
        <w:rPr>
          <w:rFonts w:cs="Arial"/>
          <w:sz w:val="18"/>
          <w:lang w:val="en-GB" w:eastAsia="fr-BE"/>
        </w:rPr>
        <w:t>Rounding off rule should be worked for JPY currency invoices.</w:t>
      </w:r>
    </w:p>
    <w:p w14:paraId="17C622FF" w14:textId="5F4DCAA3" w:rsidR="00C7294E" w:rsidRDefault="00C7294E" w:rsidP="00C7294E">
      <w:pPr>
        <w:pStyle w:val="Heading3"/>
        <w:rPr>
          <w:rFonts w:cs="Arial"/>
          <w:lang w:val="en-GB"/>
        </w:rPr>
      </w:pPr>
      <w:r>
        <w:rPr>
          <w:rFonts w:cs="Arial"/>
          <w:lang w:val="en-GB"/>
        </w:rPr>
        <w:lastRenderedPageBreak/>
        <w:t xml:space="preserve">Change </w:t>
      </w:r>
      <w:r w:rsidR="00B57DCC">
        <w:rPr>
          <w:rFonts w:cs="Arial"/>
          <w:lang w:val="en-GB"/>
        </w:rPr>
        <w:t>C</w:t>
      </w:r>
      <w:r>
        <w:rPr>
          <w:rFonts w:cs="Arial"/>
          <w:lang w:val="en-GB"/>
        </w:rPr>
        <w:t xml:space="preserve">reator of ePayment </w:t>
      </w:r>
      <w:r w:rsidR="00B57DCC">
        <w:rPr>
          <w:rFonts w:cs="Arial"/>
          <w:lang w:val="en-GB"/>
        </w:rPr>
        <w:t>R</w:t>
      </w:r>
      <w:r>
        <w:rPr>
          <w:rFonts w:cs="Arial"/>
          <w:lang w:val="en-GB"/>
        </w:rPr>
        <w:t xml:space="preserve">equest </w:t>
      </w:r>
    </w:p>
    <w:p w14:paraId="59D97031" w14:textId="77777777" w:rsidR="00C7294E" w:rsidRPr="00AE0D6B" w:rsidRDefault="00C7294E" w:rsidP="00C7294E">
      <w:pPr>
        <w:rPr>
          <w:rFonts w:cs="Arial"/>
          <w:sz w:val="18"/>
          <w:lang w:val="en-GB" w:eastAsia="fr-BE"/>
        </w:rPr>
      </w:pPr>
      <w:r w:rsidRPr="00AE0D6B">
        <w:rPr>
          <w:rFonts w:cs="Arial"/>
          <w:sz w:val="18"/>
          <w:lang w:val="en-GB" w:eastAsia="fr-BE"/>
        </w:rPr>
        <w:t xml:space="preserve">{CRQ10008036 Start} </w:t>
      </w:r>
    </w:p>
    <w:p w14:paraId="7A91E1B4" w14:textId="4663AA8D" w:rsidR="00C7294E" w:rsidRPr="00AE0D6B" w:rsidRDefault="004A0281" w:rsidP="00AE0D6B">
      <w:pPr>
        <w:rPr>
          <w:rFonts w:cs="Arial"/>
          <w:sz w:val="18"/>
          <w:lang w:val="en-GB" w:eastAsia="fr-BE"/>
        </w:rPr>
      </w:pPr>
      <w:r>
        <w:rPr>
          <w:rFonts w:cs="Arial"/>
          <w:sz w:val="18"/>
          <w:lang w:val="en-GB" w:eastAsia="fr-BE"/>
        </w:rPr>
        <w:t>T</w:t>
      </w:r>
      <w:r w:rsidR="00C7294E" w:rsidRPr="00AE0D6B">
        <w:rPr>
          <w:rFonts w:cs="Arial"/>
          <w:sz w:val="18"/>
          <w:lang w:val="en-GB" w:eastAsia="fr-BE"/>
        </w:rPr>
        <w:t xml:space="preserve">ransaction ZFI_EPAY_CHANGEOWNER </w:t>
      </w:r>
      <w:r>
        <w:rPr>
          <w:rFonts w:cs="Arial"/>
          <w:sz w:val="18"/>
          <w:lang w:val="en-GB" w:eastAsia="fr-BE"/>
        </w:rPr>
        <w:t>all</w:t>
      </w:r>
      <w:r w:rsidR="00AB7663">
        <w:rPr>
          <w:rFonts w:cs="Arial"/>
          <w:sz w:val="18"/>
          <w:lang w:val="en-GB" w:eastAsia="fr-BE"/>
        </w:rPr>
        <w:t>o</w:t>
      </w:r>
      <w:r>
        <w:rPr>
          <w:rFonts w:cs="Arial"/>
          <w:sz w:val="18"/>
          <w:lang w:val="en-GB" w:eastAsia="fr-BE"/>
        </w:rPr>
        <w:t xml:space="preserve">ws </w:t>
      </w:r>
      <w:r w:rsidR="00C7294E" w:rsidRPr="00AE0D6B">
        <w:rPr>
          <w:rFonts w:cs="Arial"/>
          <w:sz w:val="18"/>
          <w:lang w:val="en-GB" w:eastAsia="fr-BE"/>
        </w:rPr>
        <w:t>to change creator of e-payment request</w:t>
      </w:r>
      <w:r w:rsidR="005F6F65">
        <w:rPr>
          <w:rFonts w:cs="Arial"/>
          <w:sz w:val="18"/>
          <w:lang w:val="en-GB" w:eastAsia="fr-BE"/>
        </w:rPr>
        <w:t xml:space="preserve"> (with no authority check limitations)</w:t>
      </w:r>
      <w:r w:rsidR="00C7294E" w:rsidRPr="00AE0D6B">
        <w:rPr>
          <w:rFonts w:cs="Arial"/>
          <w:sz w:val="18"/>
          <w:lang w:val="en-GB" w:eastAsia="fr-BE"/>
        </w:rPr>
        <w:t>. </w:t>
      </w:r>
    </w:p>
    <w:p w14:paraId="29613B94" w14:textId="684C2710" w:rsidR="00C7294E" w:rsidRPr="00AE0D6B" w:rsidRDefault="00C7294E" w:rsidP="00AE0D6B">
      <w:pPr>
        <w:rPr>
          <w:rFonts w:cs="Arial"/>
          <w:sz w:val="18"/>
          <w:lang w:val="en-GB" w:eastAsia="fr-BE"/>
        </w:rPr>
      </w:pPr>
      <w:r w:rsidRPr="00AE0D6B">
        <w:rPr>
          <w:rFonts w:cs="Arial"/>
          <w:sz w:val="18"/>
          <w:lang w:val="en-GB" w:eastAsia="fr-BE"/>
        </w:rPr>
        <w:t>Selection</w:t>
      </w:r>
      <w:r w:rsidR="00AE0D6B">
        <w:rPr>
          <w:rFonts w:cs="Arial"/>
          <w:sz w:val="18"/>
          <w:lang w:val="en-GB" w:eastAsia="fr-BE"/>
        </w:rPr>
        <w:t>:</w:t>
      </w:r>
    </w:p>
    <w:p w14:paraId="697C1960" w14:textId="07B5FBB9" w:rsidR="00C7294E" w:rsidRPr="00AE0D6B" w:rsidRDefault="00C7294E" w:rsidP="00AE0D6B">
      <w:pPr>
        <w:pStyle w:val="ListParagraph"/>
        <w:numPr>
          <w:ilvl w:val="0"/>
          <w:numId w:val="6"/>
        </w:numPr>
        <w:rPr>
          <w:rFonts w:cs="Arial"/>
          <w:sz w:val="18"/>
          <w:lang w:val="en-GB" w:eastAsia="fr-BE"/>
        </w:rPr>
      </w:pPr>
      <w:r w:rsidRPr="00AE0D6B">
        <w:rPr>
          <w:rFonts w:cs="Arial"/>
          <w:sz w:val="18"/>
          <w:lang w:val="en-GB" w:eastAsia="fr-BE"/>
        </w:rPr>
        <w:t xml:space="preserve">E-payment Request </w:t>
      </w:r>
      <w:r w:rsidR="00C274E7">
        <w:rPr>
          <w:rFonts w:cs="Arial"/>
          <w:sz w:val="18"/>
          <w:lang w:val="en-GB" w:eastAsia="fr-BE"/>
        </w:rPr>
        <w:t>(</w:t>
      </w:r>
      <w:r w:rsidR="00C274E7" w:rsidRPr="00C274E7">
        <w:rPr>
          <w:rFonts w:cs="Arial"/>
          <w:sz w:val="18"/>
          <w:lang w:val="en-GB" w:eastAsia="fr-BE"/>
        </w:rPr>
        <w:t>EPAY_REQ_ID</w:t>
      </w:r>
      <w:r w:rsidR="00C274E7">
        <w:rPr>
          <w:rFonts w:cs="Arial"/>
          <w:sz w:val="18"/>
          <w:lang w:val="en-GB" w:eastAsia="fr-BE"/>
        </w:rPr>
        <w:t>)</w:t>
      </w:r>
      <w:r w:rsidR="00C274E7">
        <w:rPr>
          <w:rFonts w:cs="Arial"/>
          <w:sz w:val="18"/>
          <w:lang w:val="en-GB" w:eastAsia="fr-BE"/>
        </w:rPr>
        <w:tab/>
      </w:r>
      <w:r w:rsidRPr="00AE0D6B">
        <w:rPr>
          <w:rFonts w:cs="Arial"/>
          <w:sz w:val="18"/>
          <w:lang w:val="en-GB" w:eastAsia="fr-BE"/>
        </w:rPr>
        <w:t>(single selection with search help</w:t>
      </w:r>
      <w:r w:rsidR="00B02CC1">
        <w:rPr>
          <w:rFonts w:cs="Arial"/>
          <w:sz w:val="18"/>
          <w:lang w:val="en-GB" w:eastAsia="fr-BE"/>
        </w:rPr>
        <w:t xml:space="preserve"> – E-payment request number &amp; e-payment name</w:t>
      </w:r>
      <w:r w:rsidRPr="00AE0D6B">
        <w:rPr>
          <w:rFonts w:cs="Arial"/>
          <w:sz w:val="18"/>
          <w:lang w:val="en-GB" w:eastAsia="fr-BE"/>
        </w:rPr>
        <w:t>)</w:t>
      </w:r>
    </w:p>
    <w:p w14:paraId="479D083D" w14:textId="04B0A41E" w:rsidR="00C7294E" w:rsidRPr="00AE0D6B" w:rsidRDefault="00C7294E" w:rsidP="00AE0D6B">
      <w:pPr>
        <w:pStyle w:val="ListParagraph"/>
        <w:numPr>
          <w:ilvl w:val="0"/>
          <w:numId w:val="6"/>
        </w:numPr>
        <w:rPr>
          <w:rFonts w:cs="Arial"/>
          <w:sz w:val="18"/>
          <w:lang w:val="en-GB" w:eastAsia="fr-BE"/>
        </w:rPr>
      </w:pPr>
      <w:r w:rsidRPr="00AE0D6B">
        <w:rPr>
          <w:rFonts w:cs="Arial"/>
          <w:sz w:val="18"/>
          <w:lang w:val="en-GB" w:eastAsia="fr-BE"/>
        </w:rPr>
        <w:t>New Crea</w:t>
      </w:r>
      <w:r w:rsidR="00C274E7">
        <w:rPr>
          <w:rFonts w:cs="Arial"/>
          <w:sz w:val="18"/>
          <w:lang w:val="en-GB" w:eastAsia="fr-BE"/>
        </w:rPr>
        <w:t xml:space="preserve">tor </w:t>
      </w:r>
      <w:r w:rsidR="00C274E7">
        <w:rPr>
          <w:rFonts w:cs="Arial"/>
          <w:sz w:val="18"/>
          <w:lang w:val="en-GB" w:eastAsia="fr-BE"/>
        </w:rPr>
        <w:tab/>
        <w:t>(field</w:t>
      </w:r>
      <w:r w:rsidRPr="00AE0D6B">
        <w:rPr>
          <w:rFonts w:cs="Arial"/>
          <w:sz w:val="18"/>
          <w:lang w:val="en-GB" w:eastAsia="fr-BE"/>
        </w:rPr>
        <w:t xml:space="preserve"> </w:t>
      </w:r>
      <w:r w:rsidR="00C274E7" w:rsidRPr="00C274E7">
        <w:rPr>
          <w:rFonts w:cs="Arial"/>
          <w:sz w:val="18"/>
          <w:lang w:val="en-GB" w:eastAsia="fr-BE"/>
        </w:rPr>
        <w:t>BNAME</w:t>
      </w:r>
      <w:r w:rsidR="00C274E7">
        <w:rPr>
          <w:rFonts w:cs="Arial"/>
          <w:sz w:val="18"/>
          <w:lang w:val="en-GB" w:eastAsia="fr-BE"/>
        </w:rPr>
        <w:t>/USR21)</w:t>
      </w:r>
      <w:r w:rsidR="00737B0F">
        <w:rPr>
          <w:rFonts w:cs="Arial"/>
          <w:sz w:val="18"/>
          <w:lang w:val="en-GB" w:eastAsia="fr-BE"/>
        </w:rPr>
        <w:t xml:space="preserve"> </w:t>
      </w:r>
      <w:r w:rsidRPr="00AE0D6B">
        <w:rPr>
          <w:rFonts w:cs="Arial"/>
          <w:sz w:val="18"/>
          <w:lang w:val="en-GB" w:eastAsia="fr-BE"/>
        </w:rPr>
        <w:t>(single selection search hel</w:t>
      </w:r>
      <w:r w:rsidR="00AE0D6B">
        <w:rPr>
          <w:rFonts w:cs="Arial"/>
          <w:sz w:val="18"/>
          <w:lang w:val="en-GB" w:eastAsia="fr-BE"/>
        </w:rPr>
        <w:t>p – SAP ID</w:t>
      </w:r>
      <w:r w:rsidR="004A0281">
        <w:rPr>
          <w:rFonts w:cs="Arial"/>
          <w:sz w:val="18"/>
          <w:lang w:val="en-GB" w:eastAsia="fr-BE"/>
        </w:rPr>
        <w:t xml:space="preserve"> </w:t>
      </w:r>
      <w:r w:rsidR="00737B0F">
        <w:rPr>
          <w:rFonts w:cs="Arial"/>
          <w:sz w:val="18"/>
          <w:lang w:val="en-GB" w:eastAsia="fr-BE"/>
        </w:rPr>
        <w:t xml:space="preserve">and name </w:t>
      </w:r>
      <w:r w:rsidR="004A0281">
        <w:rPr>
          <w:rFonts w:cs="Arial"/>
          <w:sz w:val="18"/>
          <w:lang w:val="en-GB" w:eastAsia="fr-BE"/>
        </w:rPr>
        <w:t>on dialog users</w:t>
      </w:r>
      <w:r w:rsidRPr="00AE0D6B">
        <w:rPr>
          <w:rFonts w:cs="Arial"/>
          <w:sz w:val="18"/>
          <w:lang w:val="en-GB" w:eastAsia="fr-BE"/>
        </w:rPr>
        <w:t>)</w:t>
      </w:r>
    </w:p>
    <w:p w14:paraId="1945F086" w14:textId="6D67E33F" w:rsidR="00AE0D6B" w:rsidRDefault="004A0281" w:rsidP="00AE0D6B">
      <w:pPr>
        <w:rPr>
          <w:rFonts w:cs="Arial"/>
          <w:sz w:val="18"/>
          <w:lang w:val="en-GB" w:eastAsia="fr-BE"/>
        </w:rPr>
      </w:pPr>
      <w:r>
        <w:rPr>
          <w:rFonts w:cs="Arial"/>
          <w:sz w:val="18"/>
          <w:lang w:val="en-GB" w:eastAsia="fr-BE"/>
        </w:rPr>
        <w:t>Validations</w:t>
      </w:r>
      <w:r w:rsidR="00AE0D6B">
        <w:rPr>
          <w:rFonts w:cs="Arial"/>
          <w:sz w:val="18"/>
          <w:lang w:val="en-GB" w:eastAsia="fr-BE"/>
        </w:rPr>
        <w:t>:</w:t>
      </w:r>
    </w:p>
    <w:p w14:paraId="775178A4" w14:textId="606C17C4" w:rsidR="00AB7663" w:rsidRDefault="00EC7F62" w:rsidP="00340C25">
      <w:pPr>
        <w:pStyle w:val="ListParagraph"/>
        <w:numPr>
          <w:ilvl w:val="0"/>
          <w:numId w:val="27"/>
        </w:numPr>
        <w:rPr>
          <w:rFonts w:cs="Arial"/>
          <w:sz w:val="18"/>
          <w:lang w:val="en-GB" w:eastAsia="fr-BE"/>
        </w:rPr>
      </w:pPr>
      <w:r w:rsidRPr="00EC7F62">
        <w:rPr>
          <w:rFonts w:cs="Arial"/>
          <w:sz w:val="18"/>
          <w:lang w:val="en-GB" w:eastAsia="fr-BE"/>
        </w:rPr>
        <w:t>Validate E-payment request is in</w:t>
      </w:r>
      <w:r w:rsidR="00AB7663">
        <w:rPr>
          <w:rFonts w:cs="Arial"/>
          <w:sz w:val="18"/>
          <w:lang w:val="en-GB" w:eastAsia="fr-BE"/>
        </w:rPr>
        <w:t xml:space="preserve"> a status that allow edition </w:t>
      </w:r>
      <w:r w:rsidRPr="00EC7F62">
        <w:rPr>
          <w:rFonts w:cs="Arial"/>
          <w:sz w:val="18"/>
          <w:lang w:val="en-GB" w:eastAsia="fr-BE"/>
        </w:rPr>
        <w:t xml:space="preserve">, else error message “E-payment is not </w:t>
      </w:r>
      <w:r w:rsidR="00AB7663">
        <w:rPr>
          <w:rFonts w:cs="Arial"/>
          <w:sz w:val="18"/>
          <w:lang w:val="en-GB" w:eastAsia="fr-BE"/>
        </w:rPr>
        <w:t>editable</w:t>
      </w:r>
      <w:r w:rsidRPr="00EC7F62">
        <w:rPr>
          <w:rFonts w:cs="Arial"/>
          <w:sz w:val="18"/>
          <w:lang w:val="en-GB" w:eastAsia="fr-BE"/>
        </w:rPr>
        <w:t>”</w:t>
      </w:r>
    </w:p>
    <w:p w14:paraId="455F7060" w14:textId="28AFF3DC" w:rsidR="00EC7F62" w:rsidRPr="00EC7F62" w:rsidRDefault="00AB7663" w:rsidP="00340C25">
      <w:pPr>
        <w:pStyle w:val="ListParagraph"/>
        <w:numPr>
          <w:ilvl w:val="0"/>
          <w:numId w:val="27"/>
        </w:numPr>
        <w:rPr>
          <w:rFonts w:cs="Arial"/>
          <w:sz w:val="18"/>
          <w:lang w:val="en-GB" w:eastAsia="fr-BE"/>
        </w:rPr>
      </w:pPr>
      <w:r>
        <w:rPr>
          <w:rFonts w:cs="Arial"/>
          <w:sz w:val="18"/>
          <w:lang w:val="en-GB" w:eastAsia="fr-BE"/>
        </w:rPr>
        <w:t>Validate that the</w:t>
      </w:r>
      <w:r w:rsidR="00EC7F62" w:rsidRPr="00EC7F62">
        <w:rPr>
          <w:rFonts w:cs="Arial"/>
          <w:sz w:val="18"/>
          <w:lang w:val="en-GB" w:eastAsia="fr-BE"/>
        </w:rPr>
        <w:t xml:space="preserve"> new creator ID is a vali</w:t>
      </w:r>
      <w:r w:rsidR="00EC7F62">
        <w:rPr>
          <w:rFonts w:cs="Arial"/>
          <w:sz w:val="18"/>
          <w:lang w:val="en-GB" w:eastAsia="fr-BE"/>
        </w:rPr>
        <w:t>d</w:t>
      </w:r>
      <w:r w:rsidR="00EC7F62" w:rsidRPr="00EC7F62">
        <w:rPr>
          <w:rFonts w:cs="Arial"/>
          <w:sz w:val="18"/>
          <w:lang w:val="en-GB" w:eastAsia="fr-BE"/>
        </w:rPr>
        <w:t xml:space="preserve"> SAP id </w:t>
      </w:r>
      <w:r>
        <w:rPr>
          <w:rFonts w:cs="Arial"/>
          <w:sz w:val="18"/>
          <w:lang w:val="en-GB" w:eastAsia="fr-BE"/>
        </w:rPr>
        <w:t>active dialog user</w:t>
      </w:r>
      <w:r w:rsidR="007B69FD">
        <w:rPr>
          <w:rFonts w:cs="Arial"/>
          <w:sz w:val="18"/>
          <w:lang w:val="en-GB" w:eastAsia="fr-BE"/>
        </w:rPr>
        <w:t xml:space="preserve"> not locked</w:t>
      </w:r>
      <w:r>
        <w:rPr>
          <w:rFonts w:cs="Arial"/>
          <w:sz w:val="18"/>
          <w:lang w:val="en-GB" w:eastAsia="fr-BE"/>
        </w:rPr>
        <w:t>,</w:t>
      </w:r>
      <w:r w:rsidR="00EC7F62" w:rsidRPr="00EC7F62">
        <w:rPr>
          <w:rFonts w:cs="Arial"/>
          <w:sz w:val="18"/>
          <w:lang w:val="en-GB" w:eastAsia="fr-BE"/>
        </w:rPr>
        <w:t xml:space="preserve"> else generate message “</w:t>
      </w:r>
      <w:r>
        <w:rPr>
          <w:rFonts w:cs="Arial"/>
          <w:sz w:val="18"/>
          <w:lang w:val="en-GB" w:eastAsia="fr-BE"/>
        </w:rPr>
        <w:t xml:space="preserve">Not valid </w:t>
      </w:r>
      <w:r w:rsidR="00EC7F62" w:rsidRPr="00EC7F62">
        <w:rPr>
          <w:rFonts w:cs="Arial"/>
          <w:sz w:val="18"/>
          <w:lang w:val="en-GB" w:eastAsia="fr-BE"/>
        </w:rPr>
        <w:t>Use</w:t>
      </w:r>
      <w:r>
        <w:rPr>
          <w:rFonts w:cs="Arial"/>
          <w:sz w:val="18"/>
          <w:lang w:val="en-GB" w:eastAsia="fr-BE"/>
        </w:rPr>
        <w:t>r</w:t>
      </w:r>
      <w:r w:rsidR="00EC7F62" w:rsidRPr="00EC7F62">
        <w:rPr>
          <w:rFonts w:cs="Arial"/>
          <w:sz w:val="18"/>
          <w:lang w:val="en-GB" w:eastAsia="fr-BE"/>
        </w:rPr>
        <w:t xml:space="preserve"> XXXXX</w:t>
      </w:r>
    </w:p>
    <w:p w14:paraId="1D0BEC41" w14:textId="5EC9F7E9" w:rsidR="00EC7F62" w:rsidRDefault="00EC7F62" w:rsidP="00340C25">
      <w:pPr>
        <w:pStyle w:val="ListParagraph"/>
        <w:numPr>
          <w:ilvl w:val="0"/>
          <w:numId w:val="27"/>
        </w:numPr>
        <w:rPr>
          <w:rFonts w:cs="Arial"/>
          <w:sz w:val="18"/>
          <w:lang w:val="en-GB" w:eastAsia="fr-BE"/>
        </w:rPr>
      </w:pPr>
      <w:r w:rsidRPr="00EC7F62">
        <w:rPr>
          <w:rFonts w:cs="Arial"/>
          <w:sz w:val="18"/>
          <w:lang w:val="en-GB" w:eastAsia="fr-BE"/>
        </w:rPr>
        <w:t xml:space="preserve">Via custom transaction field CREATED_BY </w:t>
      </w:r>
      <w:r>
        <w:rPr>
          <w:rFonts w:cs="Arial"/>
          <w:sz w:val="18"/>
          <w:lang w:val="en-GB" w:eastAsia="fr-BE"/>
        </w:rPr>
        <w:t>(T</w:t>
      </w:r>
      <w:r w:rsidRPr="00EC7F62">
        <w:rPr>
          <w:rFonts w:cs="Arial"/>
          <w:sz w:val="18"/>
          <w:lang w:val="en-GB" w:eastAsia="fr-BE"/>
        </w:rPr>
        <w:t>able ZFI_EPAY_REQ_HD</w:t>
      </w:r>
      <w:r>
        <w:rPr>
          <w:rFonts w:cs="Arial"/>
          <w:sz w:val="18"/>
          <w:lang w:val="en-GB" w:eastAsia="fr-BE"/>
        </w:rPr>
        <w:t>)</w:t>
      </w:r>
      <w:r w:rsidRPr="00EC7F62">
        <w:rPr>
          <w:rFonts w:cs="Arial"/>
          <w:sz w:val="18"/>
          <w:lang w:val="en-GB" w:eastAsia="fr-BE"/>
        </w:rPr>
        <w:t xml:space="preserve"> update</w:t>
      </w:r>
      <w:r w:rsidR="00D00D06">
        <w:rPr>
          <w:rFonts w:cs="Arial"/>
          <w:sz w:val="18"/>
          <w:lang w:val="en-GB" w:eastAsia="fr-BE"/>
        </w:rPr>
        <w:t>s</w:t>
      </w:r>
      <w:r w:rsidRPr="00EC7F62">
        <w:rPr>
          <w:rFonts w:cs="Arial"/>
          <w:sz w:val="18"/>
          <w:lang w:val="en-GB" w:eastAsia="fr-BE"/>
        </w:rPr>
        <w:t>.</w:t>
      </w:r>
    </w:p>
    <w:p w14:paraId="03EB8AD3" w14:textId="676AA446" w:rsidR="000819C8" w:rsidRDefault="009D12EC" w:rsidP="00340C25">
      <w:pPr>
        <w:pStyle w:val="ListParagraph"/>
        <w:numPr>
          <w:ilvl w:val="0"/>
          <w:numId w:val="27"/>
        </w:numPr>
        <w:rPr>
          <w:rFonts w:cs="Arial"/>
          <w:sz w:val="18"/>
          <w:lang w:val="en-GB" w:eastAsia="fr-BE"/>
        </w:rPr>
      </w:pPr>
      <w:r>
        <w:rPr>
          <w:rFonts w:cs="Arial"/>
          <w:sz w:val="18"/>
          <w:lang w:val="en-GB" w:eastAsia="fr-BE"/>
        </w:rPr>
        <w:t>T</w:t>
      </w:r>
      <w:r w:rsidR="000819C8">
        <w:rPr>
          <w:rFonts w:cs="Arial"/>
          <w:sz w:val="18"/>
          <w:lang w:val="en-GB" w:eastAsia="fr-BE"/>
        </w:rPr>
        <w:t>ransaction ha</w:t>
      </w:r>
      <w:r w:rsidR="00D00D06">
        <w:rPr>
          <w:rFonts w:cs="Arial"/>
          <w:sz w:val="18"/>
          <w:lang w:val="en-GB" w:eastAsia="fr-BE"/>
        </w:rPr>
        <w:t xml:space="preserve">s </w:t>
      </w:r>
      <w:r>
        <w:rPr>
          <w:rFonts w:cs="Arial"/>
          <w:sz w:val="18"/>
          <w:lang w:val="en-GB" w:eastAsia="fr-BE"/>
        </w:rPr>
        <w:t xml:space="preserve">the </w:t>
      </w:r>
      <w:r w:rsidR="00532CB1">
        <w:rPr>
          <w:rFonts w:cs="Arial"/>
          <w:sz w:val="18"/>
          <w:lang w:val="en-GB" w:eastAsia="fr-BE"/>
        </w:rPr>
        <w:t xml:space="preserve"> authorisation </w:t>
      </w:r>
      <w:r w:rsidR="00532CB1" w:rsidRPr="00532CB1">
        <w:rPr>
          <w:rFonts w:cs="Arial"/>
          <w:sz w:val="18"/>
          <w:lang w:val="en-GB" w:eastAsia="fr-BE"/>
        </w:rPr>
        <w:t>object S_TABU_NAM with Table name = ZFI_EPAY_REQ_HD and activity = 02.</w:t>
      </w:r>
      <w:r w:rsidR="000819C8" w:rsidRPr="000819C8">
        <w:rPr>
          <w:rFonts w:cs="Arial"/>
          <w:sz w:val="18"/>
          <w:lang w:val="en-GB" w:eastAsia="fr-BE"/>
        </w:rPr>
        <w:t>(Update SU24 for new transaction</w:t>
      </w:r>
      <w:r w:rsidR="000819C8">
        <w:rPr>
          <w:rFonts w:cs="Arial"/>
          <w:sz w:val="18"/>
          <w:lang w:val="en-GB" w:eastAsia="fr-BE"/>
        </w:rPr>
        <w:t xml:space="preserve"> </w:t>
      </w:r>
      <w:r w:rsidR="000819C8" w:rsidRPr="000819C8">
        <w:rPr>
          <w:rFonts w:cs="Arial"/>
          <w:sz w:val="18"/>
          <w:lang w:val="en-GB" w:eastAsia="fr-BE"/>
        </w:rPr>
        <w:t>co</w:t>
      </w:r>
      <w:r>
        <w:rPr>
          <w:rFonts w:cs="Arial"/>
          <w:sz w:val="18"/>
          <w:lang w:val="en-GB" w:eastAsia="fr-BE"/>
        </w:rPr>
        <w:t>de)</w:t>
      </w:r>
    </w:p>
    <w:p w14:paraId="02A53E99" w14:textId="3940378B" w:rsidR="004A0281" w:rsidRPr="00EC7F62" w:rsidRDefault="004A0281" w:rsidP="004A0281">
      <w:pPr>
        <w:rPr>
          <w:rFonts w:cs="Arial"/>
          <w:sz w:val="18"/>
          <w:lang w:val="en-GB" w:eastAsia="fr-BE"/>
        </w:rPr>
      </w:pPr>
      <w:r>
        <w:rPr>
          <w:rFonts w:cs="Arial"/>
          <w:sz w:val="18"/>
          <w:lang w:val="en-GB" w:eastAsia="fr-BE"/>
        </w:rPr>
        <w:t xml:space="preserve">Execution: </w:t>
      </w:r>
    </w:p>
    <w:p w14:paraId="63A0F4DA" w14:textId="26E9B18A" w:rsidR="00AB7663" w:rsidRDefault="00AB7663" w:rsidP="00340C25">
      <w:pPr>
        <w:pStyle w:val="ListParagraph"/>
        <w:numPr>
          <w:ilvl w:val="0"/>
          <w:numId w:val="27"/>
        </w:numPr>
        <w:rPr>
          <w:rFonts w:cs="Arial"/>
          <w:sz w:val="18"/>
          <w:lang w:val="en-GB" w:eastAsia="fr-BE"/>
        </w:rPr>
      </w:pPr>
      <w:r w:rsidRPr="00AB7663">
        <w:rPr>
          <w:rFonts w:cs="Arial"/>
          <w:sz w:val="18"/>
          <w:lang w:val="en-GB" w:eastAsia="fr-BE"/>
        </w:rPr>
        <w:t>E</w:t>
      </w:r>
      <w:r w:rsidR="00D00D06">
        <w:rPr>
          <w:rFonts w:cs="Arial"/>
          <w:sz w:val="18"/>
          <w:lang w:val="en-GB" w:eastAsia="fr-BE"/>
        </w:rPr>
        <w:t>-</w:t>
      </w:r>
      <w:r w:rsidRPr="00AB7663">
        <w:rPr>
          <w:rFonts w:cs="Arial"/>
          <w:sz w:val="18"/>
          <w:lang w:val="en-GB" w:eastAsia="fr-BE"/>
        </w:rPr>
        <w:t xml:space="preserve">payment creator (ZFI_EPAY_REQ_HD -CREATED_BY is updated allowing that </w:t>
      </w:r>
      <w:r w:rsidR="00C7294E" w:rsidRPr="00AB7663">
        <w:rPr>
          <w:rFonts w:cs="Arial"/>
          <w:sz w:val="18"/>
          <w:lang w:val="en-GB" w:eastAsia="fr-BE"/>
        </w:rPr>
        <w:t xml:space="preserve"> E-payment request </w:t>
      </w:r>
      <w:r>
        <w:rPr>
          <w:rFonts w:cs="Arial"/>
          <w:sz w:val="18"/>
          <w:lang w:val="en-GB" w:eastAsia="fr-BE"/>
        </w:rPr>
        <w:t>is available</w:t>
      </w:r>
      <w:r w:rsidR="007B69FD">
        <w:rPr>
          <w:rFonts w:cs="Arial"/>
          <w:sz w:val="18"/>
          <w:lang w:val="en-GB" w:eastAsia="fr-BE"/>
        </w:rPr>
        <w:t xml:space="preserve"> </w:t>
      </w:r>
      <w:r>
        <w:rPr>
          <w:rFonts w:cs="Arial"/>
          <w:sz w:val="18"/>
          <w:lang w:val="en-GB" w:eastAsia="fr-BE"/>
        </w:rPr>
        <w:t xml:space="preserve">to </w:t>
      </w:r>
      <w:r w:rsidR="00C7294E" w:rsidRPr="00AB7663">
        <w:rPr>
          <w:rFonts w:cs="Arial"/>
          <w:sz w:val="18"/>
          <w:lang w:val="en-GB" w:eastAsia="fr-BE"/>
        </w:rPr>
        <w:t>both Original Creator (Field REQUISITIONER) and New Creator (Field CREATED_BY).</w:t>
      </w:r>
    </w:p>
    <w:p w14:paraId="4E1921BB" w14:textId="4D06A33A" w:rsidR="00EC7F62" w:rsidRPr="00AB7663" w:rsidRDefault="00AB7663" w:rsidP="00340C25">
      <w:pPr>
        <w:pStyle w:val="ListParagraph"/>
        <w:numPr>
          <w:ilvl w:val="0"/>
          <w:numId w:val="27"/>
        </w:numPr>
        <w:rPr>
          <w:rFonts w:cs="Arial"/>
          <w:sz w:val="18"/>
          <w:lang w:val="en-GB" w:eastAsia="fr-BE"/>
        </w:rPr>
      </w:pPr>
      <w:r>
        <w:rPr>
          <w:rFonts w:cs="Arial"/>
          <w:sz w:val="18"/>
          <w:lang w:val="en-GB" w:eastAsia="fr-BE"/>
        </w:rPr>
        <w:t>Behaviour of e</w:t>
      </w:r>
      <w:r w:rsidR="00D00D06">
        <w:rPr>
          <w:rFonts w:cs="Arial"/>
          <w:sz w:val="18"/>
          <w:lang w:val="en-GB" w:eastAsia="fr-BE"/>
        </w:rPr>
        <w:t>-</w:t>
      </w:r>
      <w:r>
        <w:rPr>
          <w:rFonts w:cs="Arial"/>
          <w:sz w:val="18"/>
          <w:lang w:val="en-GB" w:eastAsia="fr-BE"/>
        </w:rPr>
        <w:t xml:space="preserve">Payment </w:t>
      </w:r>
      <w:r w:rsidR="007B69FD">
        <w:rPr>
          <w:rFonts w:cs="Arial"/>
          <w:sz w:val="18"/>
          <w:lang w:val="en-GB" w:eastAsia="fr-BE"/>
        </w:rPr>
        <w:t>is the</w:t>
      </w:r>
      <w:r>
        <w:rPr>
          <w:rFonts w:cs="Arial"/>
          <w:sz w:val="18"/>
          <w:lang w:val="en-GB" w:eastAsia="fr-BE"/>
        </w:rPr>
        <w:t xml:space="preserve"> same as in during creation (for Creator and Requisitioner)</w:t>
      </w:r>
      <w:r w:rsidR="00C7294E" w:rsidRPr="00AB7663">
        <w:rPr>
          <w:rFonts w:cs="Arial"/>
          <w:sz w:val="18"/>
          <w:lang w:val="en-GB" w:eastAsia="fr-BE"/>
        </w:rPr>
        <w:t xml:space="preserve"> In both the Dashboard E-payment request should be visible expect edit mode will be given to new creator. That means </w:t>
      </w:r>
      <w:r w:rsidR="007B69FD">
        <w:rPr>
          <w:rFonts w:cs="Arial"/>
          <w:sz w:val="18"/>
          <w:lang w:val="en-GB" w:eastAsia="fr-BE"/>
        </w:rPr>
        <w:t>(N</w:t>
      </w:r>
      <w:r w:rsidR="00C7294E" w:rsidRPr="00AB7663">
        <w:rPr>
          <w:rFonts w:cs="Arial"/>
          <w:sz w:val="18"/>
          <w:lang w:val="en-GB" w:eastAsia="fr-BE"/>
        </w:rPr>
        <w:t xml:space="preserve">ew creator </w:t>
      </w:r>
      <w:r w:rsidR="007B69FD">
        <w:rPr>
          <w:rFonts w:cs="Arial"/>
          <w:sz w:val="18"/>
          <w:lang w:val="en-GB" w:eastAsia="fr-BE"/>
        </w:rPr>
        <w:t>has</w:t>
      </w:r>
      <w:r w:rsidR="00C7294E" w:rsidRPr="00AB7663">
        <w:rPr>
          <w:rFonts w:cs="Arial"/>
          <w:sz w:val="18"/>
          <w:lang w:val="en-GB" w:eastAsia="fr-BE"/>
        </w:rPr>
        <w:t xml:space="preserve"> Edit, Save, Submit &amp; Delete option and original creator ha</w:t>
      </w:r>
      <w:r w:rsidR="00104E6C">
        <w:rPr>
          <w:rFonts w:cs="Arial"/>
          <w:sz w:val="18"/>
          <w:lang w:val="en-GB" w:eastAsia="fr-BE"/>
        </w:rPr>
        <w:t>s</w:t>
      </w:r>
      <w:r w:rsidR="00C7294E" w:rsidRPr="00AB7663">
        <w:rPr>
          <w:rFonts w:cs="Arial"/>
          <w:sz w:val="18"/>
          <w:lang w:val="en-GB" w:eastAsia="fr-BE"/>
        </w:rPr>
        <w:t xml:space="preserve"> Save, Submit &amp; Delete option</w:t>
      </w:r>
      <w:r w:rsidR="00104E6C">
        <w:rPr>
          <w:rFonts w:cs="Arial"/>
          <w:sz w:val="18"/>
          <w:lang w:val="en-GB" w:eastAsia="fr-BE"/>
        </w:rPr>
        <w:t>)</w:t>
      </w:r>
      <w:r w:rsidR="00C7294E" w:rsidRPr="00AB7663">
        <w:rPr>
          <w:rFonts w:cs="Arial"/>
          <w:sz w:val="18"/>
          <w:lang w:val="en-GB" w:eastAsia="fr-BE"/>
        </w:rPr>
        <w:t>. </w:t>
      </w:r>
    </w:p>
    <w:p w14:paraId="38F9D175" w14:textId="564065A8" w:rsidR="002E63AA" w:rsidRDefault="00AB7663" w:rsidP="00340C25">
      <w:pPr>
        <w:pStyle w:val="ListParagraph"/>
        <w:numPr>
          <w:ilvl w:val="0"/>
          <w:numId w:val="27"/>
        </w:numPr>
        <w:rPr>
          <w:rFonts w:cs="Arial"/>
          <w:sz w:val="18"/>
          <w:lang w:val="en-GB" w:eastAsia="fr-BE"/>
        </w:rPr>
      </w:pPr>
      <w:r w:rsidRPr="002E63AA">
        <w:rPr>
          <w:rFonts w:cs="Arial"/>
          <w:sz w:val="18"/>
          <w:lang w:val="en-GB" w:eastAsia="fr-BE"/>
        </w:rPr>
        <w:t>Behaviour of e</w:t>
      </w:r>
      <w:r w:rsidR="00D00D06">
        <w:rPr>
          <w:rFonts w:cs="Arial"/>
          <w:sz w:val="18"/>
          <w:lang w:val="en-GB" w:eastAsia="fr-BE"/>
        </w:rPr>
        <w:t>-</w:t>
      </w:r>
      <w:r w:rsidRPr="002E63AA">
        <w:rPr>
          <w:rFonts w:cs="Arial"/>
          <w:sz w:val="18"/>
          <w:lang w:val="en-GB" w:eastAsia="fr-BE"/>
        </w:rPr>
        <w:t xml:space="preserve">Payment </w:t>
      </w:r>
      <w:r w:rsidR="00D00D06">
        <w:rPr>
          <w:rFonts w:cs="Arial"/>
          <w:sz w:val="18"/>
          <w:lang w:val="en-GB" w:eastAsia="fr-BE"/>
        </w:rPr>
        <w:t xml:space="preserve">is </w:t>
      </w:r>
      <w:r w:rsidRPr="002E63AA">
        <w:rPr>
          <w:rFonts w:cs="Arial"/>
          <w:sz w:val="18"/>
          <w:lang w:val="en-GB" w:eastAsia="fr-BE"/>
        </w:rPr>
        <w:t>same as in during creation (for Creator and Requisitioner)</w:t>
      </w:r>
      <w:r w:rsidR="00C7294E" w:rsidRPr="002E63AA">
        <w:rPr>
          <w:rFonts w:cs="Arial"/>
          <w:sz w:val="18"/>
          <w:lang w:val="en-GB" w:eastAsia="fr-BE"/>
        </w:rPr>
        <w:t xml:space="preserve"> </w:t>
      </w:r>
    </w:p>
    <w:p w14:paraId="3759E8D5" w14:textId="099A45EF" w:rsidR="00C7294E" w:rsidRPr="002E63AA" w:rsidRDefault="00C7294E" w:rsidP="002E63AA">
      <w:pPr>
        <w:ind w:left="360"/>
        <w:rPr>
          <w:rFonts w:cs="Arial"/>
          <w:sz w:val="18"/>
          <w:lang w:val="en-GB" w:eastAsia="fr-BE"/>
        </w:rPr>
      </w:pPr>
      <w:r w:rsidRPr="002E63AA">
        <w:rPr>
          <w:rFonts w:cs="Arial"/>
          <w:sz w:val="18"/>
          <w:lang w:val="en-GB" w:eastAsia="fr-BE"/>
        </w:rPr>
        <w:t>{CRQ10008036 End}</w:t>
      </w:r>
    </w:p>
    <w:p w14:paraId="53BC465F" w14:textId="77777777" w:rsidR="00C96EB3" w:rsidRPr="00B02CCC" w:rsidRDefault="00C96EB3" w:rsidP="00225725">
      <w:pPr>
        <w:rPr>
          <w:rFonts w:cs="Arial"/>
          <w:lang w:val="en-GB"/>
        </w:rPr>
      </w:pPr>
    </w:p>
    <w:p w14:paraId="25D8EEAC" w14:textId="77777777" w:rsidR="00225725" w:rsidRPr="00B02CCC" w:rsidRDefault="00225725" w:rsidP="00753147">
      <w:pPr>
        <w:pStyle w:val="Heading2"/>
        <w:rPr>
          <w:rFonts w:cs="Arial"/>
          <w:lang w:val="en-GB"/>
        </w:rPr>
      </w:pPr>
      <w:bookmarkStart w:id="70" w:name="_Toc54267780"/>
      <w:bookmarkStart w:id="71" w:name="_Toc89072688"/>
      <w:r w:rsidRPr="00B02CCC">
        <w:rPr>
          <w:rFonts w:cs="Arial"/>
          <w:lang w:val="en-GB"/>
        </w:rPr>
        <w:t>Translation</w:t>
      </w:r>
      <w:bookmarkEnd w:id="70"/>
      <w:bookmarkEnd w:id="71"/>
    </w:p>
    <w:p w14:paraId="0E490817" w14:textId="77777777" w:rsidR="00225725" w:rsidRPr="00B02CCC" w:rsidRDefault="00225725" w:rsidP="00225725">
      <w:pPr>
        <w:rPr>
          <w:rFonts w:cs="Arial"/>
          <w:i/>
          <w:iCs/>
          <w:lang w:val="en-GB"/>
        </w:rPr>
      </w:pPr>
      <w:r w:rsidRPr="00B02CCC">
        <w:rPr>
          <w:rFonts w:cs="Arial"/>
          <w:i/>
          <w:iCs/>
          <w:lang w:val="en-GB"/>
        </w:rPr>
        <w:t>NA</w:t>
      </w:r>
    </w:p>
    <w:p w14:paraId="22C81866" w14:textId="77777777" w:rsidR="00225725" w:rsidRPr="00B02CCC" w:rsidRDefault="00225725" w:rsidP="00225725">
      <w:pPr>
        <w:rPr>
          <w:rFonts w:cs="Arial"/>
          <w:lang w:val="en-GB"/>
        </w:rPr>
      </w:pPr>
    </w:p>
    <w:p w14:paraId="715CC3D0" w14:textId="77777777" w:rsidR="00225725" w:rsidRPr="00B02CCC" w:rsidRDefault="00225725" w:rsidP="00753147">
      <w:pPr>
        <w:pStyle w:val="Heading2"/>
        <w:rPr>
          <w:rFonts w:cs="Arial"/>
          <w:lang w:val="en-GB"/>
        </w:rPr>
      </w:pPr>
      <w:bookmarkStart w:id="72" w:name="_Toc54267781"/>
      <w:bookmarkStart w:id="73" w:name="_Toc89072689"/>
      <w:r w:rsidRPr="00B02CCC">
        <w:rPr>
          <w:rFonts w:cs="Arial"/>
          <w:lang w:val="en-GB"/>
        </w:rPr>
        <w:t>High level test scenario</w:t>
      </w:r>
      <w:bookmarkEnd w:id="72"/>
      <w:bookmarkEnd w:id="73"/>
    </w:p>
    <w:p w14:paraId="0ED0FCB3" w14:textId="77777777" w:rsidR="00225725" w:rsidRPr="00B02CCC" w:rsidRDefault="00225725" w:rsidP="00225725">
      <w:pPr>
        <w:rPr>
          <w:rFonts w:cs="Arial"/>
          <w:b/>
          <w:bCs/>
          <w:lang w:val="en-GB"/>
        </w:rPr>
      </w:pPr>
      <w:r w:rsidRPr="00B02CCC">
        <w:rPr>
          <w:rFonts w:cs="Arial"/>
          <w:b/>
          <w:bCs/>
          <w:lang w:val="en-GB"/>
        </w:rPr>
        <w:t>Postings:</w:t>
      </w:r>
    </w:p>
    <w:p w14:paraId="027B1581" w14:textId="77777777" w:rsidR="00225725" w:rsidRPr="00B02CCC" w:rsidRDefault="00225725" w:rsidP="00225725">
      <w:pPr>
        <w:rPr>
          <w:rFonts w:cs="Arial"/>
          <w:lang w:val="en-GB"/>
        </w:rPr>
      </w:pPr>
      <w:r w:rsidRPr="00B02CCC">
        <w:rPr>
          <w:rFonts w:cs="Arial"/>
          <w:lang w:val="en-GB"/>
        </w:rPr>
        <w:t>Payment request types DPO and DFI should generate a down payment request (single entry) like in transaction F-47.</w:t>
      </w:r>
    </w:p>
    <w:p w14:paraId="46F4AB5D" w14:textId="77777777" w:rsidR="00225725" w:rsidRPr="00B02CCC" w:rsidRDefault="00225725" w:rsidP="00225725">
      <w:pPr>
        <w:rPr>
          <w:rFonts w:cs="Arial"/>
          <w:lang w:val="en-GB"/>
        </w:rPr>
      </w:pPr>
      <w:r w:rsidRPr="00B02CCC">
        <w:rPr>
          <w:rFonts w:cs="Arial"/>
          <w:lang w:val="en-GB"/>
        </w:rPr>
        <w:t>Also post Regular payment request with and without tax and verify the postings.</w:t>
      </w:r>
    </w:p>
    <w:p w14:paraId="335EDCCA" w14:textId="226D162D" w:rsidR="00225725" w:rsidRDefault="00225725" w:rsidP="00225725">
      <w:pPr>
        <w:rPr>
          <w:rFonts w:cs="Arial"/>
          <w:lang w:val="en-GB"/>
        </w:rPr>
      </w:pPr>
      <w:r w:rsidRPr="00B02CCC">
        <w:rPr>
          <w:rFonts w:cs="Arial"/>
          <w:lang w:val="en-GB"/>
        </w:rPr>
        <w:t>Case with withholding tax tested to be equivalent to the posting in FB60 (and that with and without normal tax)</w:t>
      </w:r>
    </w:p>
    <w:p w14:paraId="4AD51FF3" w14:textId="0C841F13" w:rsidR="009E29EB" w:rsidRDefault="0D7EAD19" w:rsidP="00753147">
      <w:pPr>
        <w:pStyle w:val="Heading2"/>
        <w:rPr>
          <w:lang w:val="en-GB"/>
        </w:rPr>
      </w:pPr>
      <w:bookmarkStart w:id="74" w:name="_Toc89072690"/>
      <w:r w:rsidRPr="0BEF0AE1">
        <w:rPr>
          <w:lang w:val="en-GB"/>
        </w:rPr>
        <w:t>Volume and Frequency</w:t>
      </w:r>
      <w:bookmarkEnd w:id="74"/>
      <w:r w:rsidRPr="0BEF0AE1">
        <w:rPr>
          <w:lang w:val="en-GB"/>
        </w:rPr>
        <w:t xml:space="preserve"> </w:t>
      </w:r>
    </w:p>
    <w:p w14:paraId="4DF87E36" w14:textId="0B6207E2" w:rsidR="00521134" w:rsidRPr="00B02CCC" w:rsidRDefault="009E29EB" w:rsidP="00225725">
      <w:pPr>
        <w:rPr>
          <w:rFonts w:cs="Arial"/>
          <w:lang w:val="en-GB"/>
        </w:rPr>
      </w:pPr>
      <w:r>
        <w:rPr>
          <w:rFonts w:cs="Arial"/>
          <w:lang w:val="en-GB"/>
        </w:rPr>
        <w:t>N/A</w:t>
      </w:r>
    </w:p>
    <w:p w14:paraId="5948FF3B" w14:textId="77777777" w:rsidR="00225725" w:rsidRPr="00B02CCC" w:rsidRDefault="00225725" w:rsidP="00753147">
      <w:pPr>
        <w:pStyle w:val="Heading1"/>
        <w:rPr>
          <w:rFonts w:cs="Arial"/>
          <w:lang w:val="en-GB"/>
        </w:rPr>
      </w:pPr>
      <w:bookmarkStart w:id="75" w:name="_Toc454441857"/>
      <w:bookmarkStart w:id="76" w:name="_Toc54267782"/>
      <w:bookmarkStart w:id="77" w:name="_Toc89072691"/>
      <w:r w:rsidRPr="00B02CCC">
        <w:rPr>
          <w:rFonts w:cs="Arial"/>
          <w:lang w:val="en-GB"/>
        </w:rPr>
        <w:t>Unit INPUT / OUTPUT &amp; Settings</w:t>
      </w:r>
      <w:bookmarkEnd w:id="75"/>
      <w:bookmarkEnd w:id="76"/>
      <w:bookmarkEnd w:id="77"/>
      <w:r w:rsidRPr="00B02CCC">
        <w:rPr>
          <w:rFonts w:cs="Arial"/>
          <w:lang w:val="en-GB"/>
        </w:rPr>
        <w:t xml:space="preserve"> </w:t>
      </w:r>
    </w:p>
    <w:p w14:paraId="60747012" w14:textId="77777777" w:rsidR="00225725" w:rsidRPr="00B02CCC" w:rsidRDefault="00225725" w:rsidP="00225725">
      <w:pPr>
        <w:ind w:firstLine="720"/>
        <w:rPr>
          <w:rFonts w:cs="Arial"/>
          <w:lang w:val="en-GB"/>
        </w:rPr>
      </w:pPr>
      <w:r w:rsidRPr="00B02CCC">
        <w:rPr>
          <w:rFonts w:cs="Arial"/>
          <w:lang w:val="en-GB"/>
        </w:rPr>
        <w:t xml:space="preserve">Following fields </w:t>
      </w:r>
      <w:r w:rsidRPr="00B02CCC">
        <w:rPr>
          <w:rFonts w:cs="Arial"/>
          <w:lang w:val="en-GB"/>
        </w:rPr>
        <w:tab/>
        <w:t>are passed into the BAPI function from the Fiori Application:</w:t>
      </w:r>
    </w:p>
    <w:p w14:paraId="79CED4B8" w14:textId="7CF9F135" w:rsidR="00C040ED" w:rsidRPr="00B02CCC" w:rsidRDefault="00225725" w:rsidP="00225725">
      <w:pPr>
        <w:rPr>
          <w:rFonts w:cs="Arial"/>
          <w:b/>
          <w:bCs/>
          <w:lang w:val="en-GB"/>
        </w:rPr>
      </w:pPr>
      <w:r w:rsidRPr="00B02CCC">
        <w:rPr>
          <w:rFonts w:cs="Arial"/>
          <w:b/>
          <w:bCs/>
          <w:lang w:val="en-GB"/>
        </w:rPr>
        <w:t>Header level</w:t>
      </w:r>
    </w:p>
    <w:tbl>
      <w:tblPr>
        <w:tblW w:w="9586" w:type="dxa"/>
        <w:tblInd w:w="-43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088"/>
        <w:gridCol w:w="1827"/>
        <w:gridCol w:w="1827"/>
        <w:gridCol w:w="900"/>
        <w:gridCol w:w="1317"/>
        <w:gridCol w:w="1627"/>
      </w:tblGrid>
      <w:tr w:rsidR="00036094" w:rsidRPr="00B02CCC" w14:paraId="265977E0" w14:textId="77777777" w:rsidTr="0086130D">
        <w:trPr>
          <w:cantSplit/>
          <w:tblHeader/>
        </w:trPr>
        <w:tc>
          <w:tcPr>
            <w:tcW w:w="2088" w:type="dxa"/>
            <w:tcBorders>
              <w:top w:val="double" w:sz="6" w:space="0" w:color="auto"/>
              <w:bottom w:val="single" w:sz="6" w:space="0" w:color="auto"/>
            </w:tcBorders>
            <w:shd w:val="clear" w:color="auto" w:fill="E0E0E0"/>
          </w:tcPr>
          <w:p w14:paraId="041B2756" w14:textId="77777777" w:rsidR="00C924C7" w:rsidRPr="00B02CCC" w:rsidRDefault="00C924C7"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Field Name/BAPI</w:t>
            </w:r>
          </w:p>
        </w:tc>
        <w:tc>
          <w:tcPr>
            <w:tcW w:w="1827" w:type="dxa"/>
            <w:tcBorders>
              <w:top w:val="double" w:sz="6" w:space="0" w:color="auto"/>
              <w:bottom w:val="single" w:sz="6" w:space="0" w:color="auto"/>
            </w:tcBorders>
            <w:shd w:val="clear" w:color="auto" w:fill="E0E0E0"/>
          </w:tcPr>
          <w:p w14:paraId="20C0C132" w14:textId="77777777" w:rsidR="00C924C7" w:rsidRPr="00B02CCC" w:rsidRDefault="00C924C7"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BAPI Fields</w:t>
            </w:r>
          </w:p>
        </w:tc>
        <w:tc>
          <w:tcPr>
            <w:tcW w:w="1827" w:type="dxa"/>
            <w:tcBorders>
              <w:top w:val="double" w:sz="6" w:space="0" w:color="auto"/>
              <w:bottom w:val="single" w:sz="6" w:space="0" w:color="auto"/>
            </w:tcBorders>
            <w:shd w:val="clear" w:color="auto" w:fill="E0E0E0"/>
          </w:tcPr>
          <w:p w14:paraId="1DC0626C" w14:textId="77777777" w:rsidR="00C924C7" w:rsidRPr="00B02CCC" w:rsidRDefault="00C924C7"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Data Type/Length</w:t>
            </w:r>
          </w:p>
        </w:tc>
        <w:tc>
          <w:tcPr>
            <w:tcW w:w="900" w:type="dxa"/>
            <w:tcBorders>
              <w:top w:val="double" w:sz="6" w:space="0" w:color="auto"/>
              <w:bottom w:val="single" w:sz="6" w:space="0" w:color="auto"/>
            </w:tcBorders>
            <w:shd w:val="clear" w:color="auto" w:fill="E0E0E0"/>
          </w:tcPr>
          <w:p w14:paraId="788C991B" w14:textId="77777777" w:rsidR="00C924C7" w:rsidRPr="00B02CCC" w:rsidRDefault="00C924C7"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R/O/C</w:t>
            </w:r>
          </w:p>
        </w:tc>
        <w:tc>
          <w:tcPr>
            <w:tcW w:w="1317" w:type="dxa"/>
            <w:tcBorders>
              <w:top w:val="double" w:sz="6" w:space="0" w:color="auto"/>
              <w:bottom w:val="single" w:sz="6" w:space="0" w:color="auto"/>
            </w:tcBorders>
            <w:shd w:val="clear" w:color="auto" w:fill="E0E0E0"/>
          </w:tcPr>
          <w:p w14:paraId="44DA92C6" w14:textId="77777777" w:rsidR="00C924C7" w:rsidRPr="00B02CCC" w:rsidRDefault="00C924C7"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 xml:space="preserve">Default </w:t>
            </w:r>
          </w:p>
        </w:tc>
        <w:tc>
          <w:tcPr>
            <w:tcW w:w="1627" w:type="dxa"/>
            <w:tcBorders>
              <w:top w:val="double" w:sz="6" w:space="0" w:color="auto"/>
              <w:bottom w:val="single" w:sz="6" w:space="0" w:color="auto"/>
            </w:tcBorders>
            <w:shd w:val="clear" w:color="auto" w:fill="E0E0E0"/>
          </w:tcPr>
          <w:p w14:paraId="103D9A69" w14:textId="77777777" w:rsidR="00C924C7" w:rsidRPr="00B02CCC" w:rsidRDefault="00C924C7"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SAP field/FI Table</w:t>
            </w:r>
          </w:p>
        </w:tc>
      </w:tr>
      <w:tr w:rsidR="00C924C7" w:rsidRPr="00B02CCC" w14:paraId="7014EA12" w14:textId="77777777" w:rsidTr="0086130D">
        <w:trPr>
          <w:cantSplit/>
        </w:trPr>
        <w:tc>
          <w:tcPr>
            <w:tcW w:w="2088" w:type="dxa"/>
            <w:tcBorders>
              <w:top w:val="single" w:sz="6" w:space="0" w:color="auto"/>
              <w:bottom w:val="single" w:sz="6" w:space="0" w:color="auto"/>
            </w:tcBorders>
          </w:tcPr>
          <w:p w14:paraId="51589C06"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Reference Procedure</w:t>
            </w:r>
          </w:p>
        </w:tc>
        <w:tc>
          <w:tcPr>
            <w:tcW w:w="1827" w:type="dxa"/>
            <w:tcBorders>
              <w:top w:val="single" w:sz="6" w:space="0" w:color="auto"/>
              <w:bottom w:val="single" w:sz="6" w:space="0" w:color="auto"/>
            </w:tcBorders>
          </w:tcPr>
          <w:p w14:paraId="4F666F3D"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DOCUMENTHEADER/OBJ_TYPE</w:t>
            </w:r>
          </w:p>
        </w:tc>
        <w:tc>
          <w:tcPr>
            <w:tcW w:w="1827" w:type="dxa"/>
            <w:tcBorders>
              <w:top w:val="single" w:sz="6" w:space="0" w:color="auto"/>
              <w:bottom w:val="single" w:sz="6" w:space="0" w:color="auto"/>
            </w:tcBorders>
          </w:tcPr>
          <w:p w14:paraId="27C667EE"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CHAR/5</w:t>
            </w:r>
          </w:p>
        </w:tc>
        <w:tc>
          <w:tcPr>
            <w:tcW w:w="900" w:type="dxa"/>
            <w:tcBorders>
              <w:top w:val="single" w:sz="6" w:space="0" w:color="auto"/>
              <w:bottom w:val="single" w:sz="6" w:space="0" w:color="auto"/>
            </w:tcBorders>
          </w:tcPr>
          <w:p w14:paraId="018DD71A"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3981B86B" w14:textId="77777777" w:rsidR="00C924C7" w:rsidRPr="00B02CCC" w:rsidRDefault="00C924C7" w:rsidP="008D5A2A">
            <w:pPr>
              <w:pStyle w:val="TEXT0"/>
              <w:tabs>
                <w:tab w:val="left" w:pos="360"/>
              </w:tabs>
              <w:spacing w:before="20" w:after="20"/>
              <w:ind w:left="0" w:right="0" w:firstLine="0"/>
              <w:rPr>
                <w:rFonts w:cs="Arial"/>
                <w:sz w:val="18"/>
                <w:lang w:val="en-GB"/>
              </w:rPr>
            </w:pPr>
            <w:r w:rsidRPr="00B02CCC">
              <w:rPr>
                <w:rFonts w:cs="Arial"/>
                <w:sz w:val="18"/>
                <w:lang w:val="en-GB"/>
              </w:rPr>
              <w:t>‘BKPFF’</w:t>
            </w:r>
          </w:p>
        </w:tc>
        <w:tc>
          <w:tcPr>
            <w:tcW w:w="1627" w:type="dxa"/>
            <w:tcBorders>
              <w:top w:val="single" w:sz="6" w:space="0" w:color="auto"/>
              <w:bottom w:val="single" w:sz="6" w:space="0" w:color="auto"/>
            </w:tcBorders>
          </w:tcPr>
          <w:p w14:paraId="408CAEA6"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AWTYP/BKPF</w:t>
            </w:r>
          </w:p>
        </w:tc>
      </w:tr>
      <w:tr w:rsidR="00C924C7" w:rsidRPr="00B02CCC" w14:paraId="12123AE7" w14:textId="77777777" w:rsidTr="0086130D">
        <w:trPr>
          <w:cantSplit/>
        </w:trPr>
        <w:tc>
          <w:tcPr>
            <w:tcW w:w="2088" w:type="dxa"/>
            <w:tcBorders>
              <w:top w:val="single" w:sz="6" w:space="0" w:color="auto"/>
              <w:bottom w:val="single" w:sz="6" w:space="0" w:color="auto"/>
            </w:tcBorders>
          </w:tcPr>
          <w:p w14:paraId="6D64B796"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 xml:space="preserve">Company code </w:t>
            </w:r>
          </w:p>
        </w:tc>
        <w:tc>
          <w:tcPr>
            <w:tcW w:w="1827" w:type="dxa"/>
            <w:tcBorders>
              <w:top w:val="single" w:sz="6" w:space="0" w:color="auto"/>
              <w:bottom w:val="single" w:sz="6" w:space="0" w:color="auto"/>
            </w:tcBorders>
          </w:tcPr>
          <w:p w14:paraId="4BE3E9DB"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DOCUMENTHEADER/COMP_CODE</w:t>
            </w:r>
          </w:p>
        </w:tc>
        <w:tc>
          <w:tcPr>
            <w:tcW w:w="1827" w:type="dxa"/>
            <w:tcBorders>
              <w:top w:val="single" w:sz="6" w:space="0" w:color="auto"/>
              <w:bottom w:val="single" w:sz="6" w:space="0" w:color="auto"/>
            </w:tcBorders>
          </w:tcPr>
          <w:p w14:paraId="018F53D9"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CHAR/4</w:t>
            </w:r>
          </w:p>
        </w:tc>
        <w:tc>
          <w:tcPr>
            <w:tcW w:w="900" w:type="dxa"/>
            <w:tcBorders>
              <w:top w:val="single" w:sz="6" w:space="0" w:color="auto"/>
              <w:bottom w:val="single" w:sz="6" w:space="0" w:color="auto"/>
            </w:tcBorders>
          </w:tcPr>
          <w:p w14:paraId="729064C6"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287701EF"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7891F288"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BUKRS/BKPF</w:t>
            </w:r>
          </w:p>
        </w:tc>
      </w:tr>
      <w:tr w:rsidR="00C924C7" w:rsidRPr="00B02CCC" w14:paraId="656A33A0" w14:textId="77777777" w:rsidTr="0086130D">
        <w:trPr>
          <w:cantSplit/>
        </w:trPr>
        <w:tc>
          <w:tcPr>
            <w:tcW w:w="2088" w:type="dxa"/>
            <w:tcBorders>
              <w:top w:val="single" w:sz="6" w:space="0" w:color="auto"/>
              <w:bottom w:val="single" w:sz="6" w:space="0" w:color="auto"/>
            </w:tcBorders>
          </w:tcPr>
          <w:p w14:paraId="606A6E2F"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 xml:space="preserve">Document date </w:t>
            </w:r>
          </w:p>
        </w:tc>
        <w:tc>
          <w:tcPr>
            <w:tcW w:w="1827" w:type="dxa"/>
            <w:tcBorders>
              <w:top w:val="single" w:sz="6" w:space="0" w:color="auto"/>
              <w:bottom w:val="single" w:sz="6" w:space="0" w:color="auto"/>
            </w:tcBorders>
          </w:tcPr>
          <w:p w14:paraId="6E11D8BD"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DOCUMENTHEADER/DOC_DATE</w:t>
            </w:r>
          </w:p>
        </w:tc>
        <w:tc>
          <w:tcPr>
            <w:tcW w:w="1827" w:type="dxa"/>
            <w:tcBorders>
              <w:top w:val="single" w:sz="6" w:space="0" w:color="auto"/>
              <w:bottom w:val="single" w:sz="6" w:space="0" w:color="auto"/>
            </w:tcBorders>
          </w:tcPr>
          <w:p w14:paraId="3DB4B86E"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Dats/8</w:t>
            </w:r>
          </w:p>
        </w:tc>
        <w:tc>
          <w:tcPr>
            <w:tcW w:w="900" w:type="dxa"/>
            <w:tcBorders>
              <w:top w:val="single" w:sz="6" w:space="0" w:color="auto"/>
              <w:bottom w:val="single" w:sz="6" w:space="0" w:color="auto"/>
            </w:tcBorders>
          </w:tcPr>
          <w:p w14:paraId="591431D8"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76C91C28"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System date</w:t>
            </w:r>
          </w:p>
        </w:tc>
        <w:tc>
          <w:tcPr>
            <w:tcW w:w="1627" w:type="dxa"/>
            <w:tcBorders>
              <w:top w:val="single" w:sz="6" w:space="0" w:color="auto"/>
              <w:bottom w:val="single" w:sz="6" w:space="0" w:color="auto"/>
            </w:tcBorders>
          </w:tcPr>
          <w:p w14:paraId="1C4A31EE"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BLDAT/BKPF</w:t>
            </w:r>
          </w:p>
        </w:tc>
      </w:tr>
      <w:tr w:rsidR="00C924C7" w:rsidRPr="00B02CCC" w14:paraId="5A05DDEA" w14:textId="77777777" w:rsidTr="0086130D">
        <w:trPr>
          <w:cantSplit/>
        </w:trPr>
        <w:tc>
          <w:tcPr>
            <w:tcW w:w="2088" w:type="dxa"/>
            <w:tcBorders>
              <w:top w:val="single" w:sz="6" w:space="0" w:color="auto"/>
              <w:bottom w:val="single" w:sz="6" w:space="0" w:color="auto"/>
            </w:tcBorders>
          </w:tcPr>
          <w:p w14:paraId="364B7BDC"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Posting date</w:t>
            </w:r>
          </w:p>
        </w:tc>
        <w:tc>
          <w:tcPr>
            <w:tcW w:w="1827" w:type="dxa"/>
            <w:tcBorders>
              <w:top w:val="single" w:sz="6" w:space="0" w:color="auto"/>
              <w:bottom w:val="single" w:sz="6" w:space="0" w:color="auto"/>
            </w:tcBorders>
          </w:tcPr>
          <w:p w14:paraId="08DB6EA2"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DOCUMENTHEADER/PSTNG_DATE</w:t>
            </w:r>
          </w:p>
        </w:tc>
        <w:tc>
          <w:tcPr>
            <w:tcW w:w="1827" w:type="dxa"/>
            <w:tcBorders>
              <w:top w:val="single" w:sz="6" w:space="0" w:color="auto"/>
              <w:bottom w:val="single" w:sz="6" w:space="0" w:color="auto"/>
            </w:tcBorders>
          </w:tcPr>
          <w:p w14:paraId="652FE9CE"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Dats/8</w:t>
            </w:r>
          </w:p>
        </w:tc>
        <w:tc>
          <w:tcPr>
            <w:tcW w:w="900" w:type="dxa"/>
            <w:tcBorders>
              <w:top w:val="single" w:sz="6" w:space="0" w:color="auto"/>
              <w:bottom w:val="single" w:sz="6" w:space="0" w:color="auto"/>
            </w:tcBorders>
          </w:tcPr>
          <w:p w14:paraId="7A298370"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25A44657"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System date</w:t>
            </w:r>
          </w:p>
        </w:tc>
        <w:tc>
          <w:tcPr>
            <w:tcW w:w="1627" w:type="dxa"/>
            <w:tcBorders>
              <w:top w:val="single" w:sz="6" w:space="0" w:color="auto"/>
              <w:bottom w:val="single" w:sz="6" w:space="0" w:color="auto"/>
            </w:tcBorders>
          </w:tcPr>
          <w:p w14:paraId="2A2B4BC0"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BUDAT/BKPF</w:t>
            </w:r>
          </w:p>
        </w:tc>
      </w:tr>
      <w:tr w:rsidR="00C924C7" w:rsidRPr="00B02CCC" w14:paraId="665B44AF" w14:textId="77777777" w:rsidTr="0086130D">
        <w:trPr>
          <w:cantSplit/>
        </w:trPr>
        <w:tc>
          <w:tcPr>
            <w:tcW w:w="2088" w:type="dxa"/>
            <w:tcBorders>
              <w:top w:val="single" w:sz="6" w:space="0" w:color="auto"/>
              <w:bottom w:val="single" w:sz="6" w:space="0" w:color="auto"/>
            </w:tcBorders>
          </w:tcPr>
          <w:p w14:paraId="2E1F39B1"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Document Type</w:t>
            </w:r>
          </w:p>
        </w:tc>
        <w:tc>
          <w:tcPr>
            <w:tcW w:w="1827" w:type="dxa"/>
            <w:tcBorders>
              <w:top w:val="single" w:sz="6" w:space="0" w:color="auto"/>
              <w:bottom w:val="single" w:sz="6" w:space="0" w:color="auto"/>
            </w:tcBorders>
          </w:tcPr>
          <w:p w14:paraId="7EF5136A"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DOCUMENTHEADER/DOC_TYPE</w:t>
            </w:r>
          </w:p>
        </w:tc>
        <w:tc>
          <w:tcPr>
            <w:tcW w:w="1827" w:type="dxa"/>
            <w:tcBorders>
              <w:top w:val="single" w:sz="6" w:space="0" w:color="auto"/>
              <w:bottom w:val="single" w:sz="6" w:space="0" w:color="auto"/>
            </w:tcBorders>
          </w:tcPr>
          <w:p w14:paraId="1AF6BABA"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CHAR/2</w:t>
            </w:r>
          </w:p>
        </w:tc>
        <w:tc>
          <w:tcPr>
            <w:tcW w:w="900" w:type="dxa"/>
            <w:tcBorders>
              <w:top w:val="single" w:sz="6" w:space="0" w:color="auto"/>
              <w:bottom w:val="single" w:sz="6" w:space="0" w:color="auto"/>
            </w:tcBorders>
          </w:tcPr>
          <w:p w14:paraId="066636BC"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1A4E7083"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‘KR’ for Regular and ‘KA’ for the others</w:t>
            </w:r>
          </w:p>
        </w:tc>
        <w:tc>
          <w:tcPr>
            <w:tcW w:w="1627" w:type="dxa"/>
            <w:tcBorders>
              <w:top w:val="single" w:sz="6" w:space="0" w:color="auto"/>
              <w:bottom w:val="single" w:sz="6" w:space="0" w:color="auto"/>
            </w:tcBorders>
          </w:tcPr>
          <w:p w14:paraId="4E3F1D7E"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BLART/BKPF</w:t>
            </w:r>
          </w:p>
        </w:tc>
      </w:tr>
      <w:tr w:rsidR="00C924C7" w:rsidRPr="00B02CCC" w14:paraId="2828EE5C" w14:textId="77777777" w:rsidTr="0086130D">
        <w:trPr>
          <w:cantSplit/>
        </w:trPr>
        <w:tc>
          <w:tcPr>
            <w:tcW w:w="2088" w:type="dxa"/>
            <w:tcBorders>
              <w:top w:val="single" w:sz="6" w:space="0" w:color="auto"/>
              <w:bottom w:val="single" w:sz="6" w:space="0" w:color="auto"/>
            </w:tcBorders>
          </w:tcPr>
          <w:p w14:paraId="5666EC94"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 xml:space="preserve">Reference </w:t>
            </w:r>
          </w:p>
        </w:tc>
        <w:tc>
          <w:tcPr>
            <w:tcW w:w="1827" w:type="dxa"/>
            <w:tcBorders>
              <w:top w:val="single" w:sz="6" w:space="0" w:color="auto"/>
              <w:bottom w:val="single" w:sz="6" w:space="0" w:color="auto"/>
            </w:tcBorders>
          </w:tcPr>
          <w:p w14:paraId="458EBF09"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DOCUMENTHEADER/REF_DOC_NO</w:t>
            </w:r>
          </w:p>
        </w:tc>
        <w:tc>
          <w:tcPr>
            <w:tcW w:w="1827" w:type="dxa"/>
            <w:tcBorders>
              <w:top w:val="single" w:sz="6" w:space="0" w:color="auto"/>
              <w:bottom w:val="single" w:sz="6" w:space="0" w:color="auto"/>
            </w:tcBorders>
          </w:tcPr>
          <w:p w14:paraId="10438ADF"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CHAR/16</w:t>
            </w:r>
          </w:p>
        </w:tc>
        <w:tc>
          <w:tcPr>
            <w:tcW w:w="900" w:type="dxa"/>
            <w:tcBorders>
              <w:top w:val="single" w:sz="6" w:space="0" w:color="auto"/>
              <w:bottom w:val="single" w:sz="6" w:space="0" w:color="auto"/>
            </w:tcBorders>
          </w:tcPr>
          <w:p w14:paraId="0A33553F"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O</w:t>
            </w:r>
          </w:p>
        </w:tc>
        <w:tc>
          <w:tcPr>
            <w:tcW w:w="1317" w:type="dxa"/>
            <w:tcBorders>
              <w:top w:val="single" w:sz="6" w:space="0" w:color="auto"/>
              <w:bottom w:val="single" w:sz="6" w:space="0" w:color="auto"/>
            </w:tcBorders>
          </w:tcPr>
          <w:p w14:paraId="6E5A0942"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0F220BBC"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XBLNR/BKPF</w:t>
            </w:r>
          </w:p>
        </w:tc>
      </w:tr>
      <w:tr w:rsidR="00C924C7" w:rsidRPr="00B02CCC" w14:paraId="57C60DA7" w14:textId="77777777" w:rsidTr="0086130D">
        <w:trPr>
          <w:cantSplit/>
        </w:trPr>
        <w:tc>
          <w:tcPr>
            <w:tcW w:w="2088" w:type="dxa"/>
            <w:tcBorders>
              <w:top w:val="single" w:sz="6" w:space="0" w:color="auto"/>
              <w:bottom w:val="single" w:sz="6" w:space="0" w:color="auto"/>
            </w:tcBorders>
          </w:tcPr>
          <w:p w14:paraId="454D08B4"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Currency</w:t>
            </w:r>
          </w:p>
        </w:tc>
        <w:tc>
          <w:tcPr>
            <w:tcW w:w="1827" w:type="dxa"/>
            <w:tcBorders>
              <w:top w:val="single" w:sz="6" w:space="0" w:color="auto"/>
              <w:bottom w:val="single" w:sz="6" w:space="0" w:color="auto"/>
            </w:tcBorders>
          </w:tcPr>
          <w:p w14:paraId="3753AD98"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CURRENCYAMOUNT/CURRENCY</w:t>
            </w:r>
          </w:p>
        </w:tc>
        <w:tc>
          <w:tcPr>
            <w:tcW w:w="1827" w:type="dxa"/>
            <w:tcBorders>
              <w:top w:val="single" w:sz="6" w:space="0" w:color="auto"/>
              <w:bottom w:val="single" w:sz="6" w:space="0" w:color="auto"/>
            </w:tcBorders>
          </w:tcPr>
          <w:p w14:paraId="20376FA5"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CUKY/5</w:t>
            </w:r>
          </w:p>
        </w:tc>
        <w:tc>
          <w:tcPr>
            <w:tcW w:w="900" w:type="dxa"/>
            <w:tcBorders>
              <w:top w:val="single" w:sz="6" w:space="0" w:color="auto"/>
              <w:bottom w:val="single" w:sz="6" w:space="0" w:color="auto"/>
            </w:tcBorders>
          </w:tcPr>
          <w:p w14:paraId="09C2D51A"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1275F6DA"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528BC9B5"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WAERS/BKPF</w:t>
            </w:r>
          </w:p>
        </w:tc>
      </w:tr>
      <w:tr w:rsidR="00C924C7" w:rsidRPr="00B02CCC" w14:paraId="3D5A0DA0" w14:textId="77777777" w:rsidTr="0086130D">
        <w:trPr>
          <w:cantSplit/>
        </w:trPr>
        <w:tc>
          <w:tcPr>
            <w:tcW w:w="2088" w:type="dxa"/>
            <w:tcBorders>
              <w:top w:val="single" w:sz="6" w:space="0" w:color="auto"/>
              <w:bottom w:val="single" w:sz="6" w:space="0" w:color="auto"/>
            </w:tcBorders>
            <w:shd w:val="clear" w:color="auto" w:fill="auto"/>
          </w:tcPr>
          <w:p w14:paraId="6406A4E5"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Vendor Number</w:t>
            </w:r>
          </w:p>
        </w:tc>
        <w:tc>
          <w:tcPr>
            <w:tcW w:w="1827" w:type="dxa"/>
            <w:tcBorders>
              <w:top w:val="single" w:sz="6" w:space="0" w:color="auto"/>
              <w:bottom w:val="single" w:sz="6" w:space="0" w:color="auto"/>
            </w:tcBorders>
          </w:tcPr>
          <w:p w14:paraId="6DF0CE3D"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ACCOUNTPAYABLE /VENDOR_NO</w:t>
            </w:r>
          </w:p>
        </w:tc>
        <w:tc>
          <w:tcPr>
            <w:tcW w:w="1827" w:type="dxa"/>
            <w:tcBorders>
              <w:top w:val="single" w:sz="6" w:space="0" w:color="auto"/>
              <w:bottom w:val="single" w:sz="6" w:space="0" w:color="auto"/>
            </w:tcBorders>
          </w:tcPr>
          <w:p w14:paraId="4A24ED53"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CHAR/10</w:t>
            </w:r>
          </w:p>
        </w:tc>
        <w:tc>
          <w:tcPr>
            <w:tcW w:w="900" w:type="dxa"/>
            <w:tcBorders>
              <w:top w:val="single" w:sz="6" w:space="0" w:color="auto"/>
              <w:bottom w:val="single" w:sz="6" w:space="0" w:color="auto"/>
            </w:tcBorders>
          </w:tcPr>
          <w:p w14:paraId="05B16A0A"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317" w:type="dxa"/>
            <w:tcBorders>
              <w:top w:val="single" w:sz="6" w:space="0" w:color="auto"/>
              <w:bottom w:val="single" w:sz="6" w:space="0" w:color="auto"/>
            </w:tcBorders>
          </w:tcPr>
          <w:p w14:paraId="023DAFCB"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138DAE07"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LIFNR/EKKO or LFA1</w:t>
            </w:r>
          </w:p>
        </w:tc>
      </w:tr>
      <w:tr w:rsidR="00C924C7" w:rsidRPr="00B02CCC" w14:paraId="6AE91D02" w14:textId="77777777" w:rsidTr="0086130D">
        <w:trPr>
          <w:cantSplit/>
        </w:trPr>
        <w:tc>
          <w:tcPr>
            <w:tcW w:w="2088" w:type="dxa"/>
            <w:tcBorders>
              <w:top w:val="single" w:sz="6" w:space="0" w:color="auto"/>
              <w:bottom w:val="single" w:sz="6" w:space="0" w:color="auto"/>
            </w:tcBorders>
            <w:shd w:val="clear" w:color="auto" w:fill="auto"/>
          </w:tcPr>
          <w:p w14:paraId="42C97DC1"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z w:val="18"/>
                <w:szCs w:val="18"/>
                <w:lang w:val="en-GB"/>
              </w:rPr>
              <w:lastRenderedPageBreak/>
              <w:t>Payment terms</w:t>
            </w:r>
          </w:p>
        </w:tc>
        <w:tc>
          <w:tcPr>
            <w:tcW w:w="1827" w:type="dxa"/>
            <w:tcBorders>
              <w:top w:val="single" w:sz="6" w:space="0" w:color="auto"/>
              <w:bottom w:val="single" w:sz="6" w:space="0" w:color="auto"/>
            </w:tcBorders>
          </w:tcPr>
          <w:p w14:paraId="46EA2BA8"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ACCOUNTPAYABLE /PMNTTRMS</w:t>
            </w:r>
          </w:p>
        </w:tc>
        <w:tc>
          <w:tcPr>
            <w:tcW w:w="1827" w:type="dxa"/>
            <w:tcBorders>
              <w:top w:val="single" w:sz="6" w:space="0" w:color="auto"/>
              <w:bottom w:val="single" w:sz="6" w:space="0" w:color="auto"/>
            </w:tcBorders>
          </w:tcPr>
          <w:p w14:paraId="20999E01"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CHAR/4</w:t>
            </w:r>
          </w:p>
        </w:tc>
        <w:tc>
          <w:tcPr>
            <w:tcW w:w="900" w:type="dxa"/>
            <w:tcBorders>
              <w:top w:val="single" w:sz="6" w:space="0" w:color="auto"/>
              <w:bottom w:val="single" w:sz="6" w:space="0" w:color="auto"/>
            </w:tcBorders>
          </w:tcPr>
          <w:p w14:paraId="404F5B43"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O</w:t>
            </w:r>
          </w:p>
        </w:tc>
        <w:tc>
          <w:tcPr>
            <w:tcW w:w="1317" w:type="dxa"/>
            <w:tcBorders>
              <w:top w:val="single" w:sz="6" w:space="0" w:color="auto"/>
              <w:bottom w:val="single" w:sz="6" w:space="0" w:color="auto"/>
            </w:tcBorders>
          </w:tcPr>
          <w:p w14:paraId="3F6CFD72"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5343CBAA"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ZTERM/EKKO or LFM1</w:t>
            </w:r>
          </w:p>
        </w:tc>
      </w:tr>
      <w:tr w:rsidR="00C924C7" w:rsidRPr="00B02CCC" w14:paraId="6335122C" w14:textId="77777777" w:rsidTr="0086130D">
        <w:trPr>
          <w:cantSplit/>
        </w:trPr>
        <w:tc>
          <w:tcPr>
            <w:tcW w:w="2088" w:type="dxa"/>
            <w:tcBorders>
              <w:top w:val="single" w:sz="6" w:space="0" w:color="auto"/>
              <w:bottom w:val="single" w:sz="6" w:space="0" w:color="auto"/>
            </w:tcBorders>
            <w:shd w:val="clear" w:color="auto" w:fill="auto"/>
          </w:tcPr>
          <w:p w14:paraId="0C0AD748"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Payment method</w:t>
            </w:r>
          </w:p>
        </w:tc>
        <w:tc>
          <w:tcPr>
            <w:tcW w:w="1827" w:type="dxa"/>
            <w:tcBorders>
              <w:top w:val="single" w:sz="6" w:space="0" w:color="auto"/>
              <w:bottom w:val="single" w:sz="6" w:space="0" w:color="auto"/>
            </w:tcBorders>
          </w:tcPr>
          <w:p w14:paraId="16F19AE2"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ACCOUNTPAYABLE/PYMT_METH</w:t>
            </w:r>
          </w:p>
        </w:tc>
        <w:tc>
          <w:tcPr>
            <w:tcW w:w="1827" w:type="dxa"/>
            <w:tcBorders>
              <w:top w:val="single" w:sz="6" w:space="0" w:color="auto"/>
              <w:bottom w:val="single" w:sz="6" w:space="0" w:color="auto"/>
            </w:tcBorders>
          </w:tcPr>
          <w:p w14:paraId="4DCF8CA5"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CHAR/1</w:t>
            </w:r>
          </w:p>
        </w:tc>
        <w:tc>
          <w:tcPr>
            <w:tcW w:w="900" w:type="dxa"/>
            <w:tcBorders>
              <w:top w:val="single" w:sz="6" w:space="0" w:color="auto"/>
              <w:bottom w:val="single" w:sz="6" w:space="0" w:color="auto"/>
            </w:tcBorders>
          </w:tcPr>
          <w:p w14:paraId="2E5366CA"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O</w:t>
            </w:r>
          </w:p>
        </w:tc>
        <w:tc>
          <w:tcPr>
            <w:tcW w:w="1317" w:type="dxa"/>
            <w:tcBorders>
              <w:top w:val="single" w:sz="6" w:space="0" w:color="auto"/>
              <w:bottom w:val="single" w:sz="6" w:space="0" w:color="auto"/>
            </w:tcBorders>
          </w:tcPr>
          <w:p w14:paraId="509B2CD9"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6C145606"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ACPI_ZLSCH</w:t>
            </w:r>
          </w:p>
        </w:tc>
      </w:tr>
      <w:tr w:rsidR="00C924C7" w:rsidRPr="00B02CCC" w14:paraId="06A54322" w14:textId="77777777" w:rsidTr="0086130D">
        <w:trPr>
          <w:cantSplit/>
        </w:trPr>
        <w:tc>
          <w:tcPr>
            <w:tcW w:w="2088" w:type="dxa"/>
            <w:tcBorders>
              <w:top w:val="single" w:sz="6" w:space="0" w:color="auto"/>
              <w:bottom w:val="single" w:sz="6" w:space="0" w:color="auto"/>
            </w:tcBorders>
            <w:shd w:val="clear" w:color="auto" w:fill="auto"/>
          </w:tcPr>
          <w:p w14:paraId="060714B4"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napToGrid w:val="0"/>
                <w:color w:val="000000"/>
                <w:sz w:val="18"/>
                <w:szCs w:val="18"/>
                <w:lang w:val="en-GB" w:eastAsia="en-US"/>
              </w:rPr>
              <w:t>Partner bank type</w:t>
            </w:r>
          </w:p>
        </w:tc>
        <w:tc>
          <w:tcPr>
            <w:tcW w:w="1827" w:type="dxa"/>
            <w:tcBorders>
              <w:top w:val="single" w:sz="6" w:space="0" w:color="auto"/>
              <w:bottom w:val="single" w:sz="6" w:space="0" w:color="auto"/>
            </w:tcBorders>
          </w:tcPr>
          <w:p w14:paraId="58B1F463"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ACCOUNTPAYABLE/PARTNER_BK</w:t>
            </w:r>
          </w:p>
        </w:tc>
        <w:tc>
          <w:tcPr>
            <w:tcW w:w="1827" w:type="dxa"/>
            <w:tcBorders>
              <w:top w:val="single" w:sz="6" w:space="0" w:color="auto"/>
              <w:bottom w:val="single" w:sz="6" w:space="0" w:color="auto"/>
            </w:tcBorders>
          </w:tcPr>
          <w:p w14:paraId="3DF9603E"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CHAR/4</w:t>
            </w:r>
          </w:p>
        </w:tc>
        <w:tc>
          <w:tcPr>
            <w:tcW w:w="900" w:type="dxa"/>
            <w:tcBorders>
              <w:top w:val="single" w:sz="6" w:space="0" w:color="auto"/>
              <w:bottom w:val="single" w:sz="6" w:space="0" w:color="auto"/>
            </w:tcBorders>
          </w:tcPr>
          <w:p w14:paraId="22EE020B"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O</w:t>
            </w:r>
          </w:p>
        </w:tc>
        <w:tc>
          <w:tcPr>
            <w:tcW w:w="1317" w:type="dxa"/>
            <w:tcBorders>
              <w:top w:val="single" w:sz="6" w:space="0" w:color="auto"/>
              <w:bottom w:val="single" w:sz="6" w:space="0" w:color="auto"/>
            </w:tcBorders>
          </w:tcPr>
          <w:p w14:paraId="1FD11978"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33CAD049" w14:textId="77777777" w:rsidR="00C924C7" w:rsidRPr="00B02CCC" w:rsidRDefault="00C924C7"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BVTYP/LFBK</w:t>
            </w:r>
          </w:p>
        </w:tc>
      </w:tr>
      <w:tr w:rsidR="00036094" w:rsidRPr="00B02CCC" w14:paraId="5FADFEAE" w14:textId="77777777" w:rsidTr="0086130D">
        <w:trPr>
          <w:cantSplit/>
          <w:trHeight w:val="111"/>
        </w:trPr>
        <w:tc>
          <w:tcPr>
            <w:tcW w:w="2088" w:type="dxa"/>
            <w:tcBorders>
              <w:top w:val="single" w:sz="6" w:space="0" w:color="auto"/>
              <w:bottom w:val="single" w:sz="6" w:space="0" w:color="auto"/>
            </w:tcBorders>
            <w:shd w:val="clear" w:color="auto" w:fill="BFBFBF" w:themeFill="background1" w:themeFillShade="BF"/>
          </w:tcPr>
          <w:p w14:paraId="0D0D3530" w14:textId="77777777" w:rsidR="00C924C7" w:rsidRPr="00B02CCC" w:rsidRDefault="00C924C7" w:rsidP="008D5A2A">
            <w:pPr>
              <w:pStyle w:val="TEXT0"/>
              <w:tabs>
                <w:tab w:val="left" w:pos="360"/>
              </w:tabs>
              <w:spacing w:before="20" w:after="20"/>
              <w:ind w:left="0" w:right="0" w:firstLine="0"/>
              <w:rPr>
                <w:rFonts w:cs="Arial"/>
                <w:snapToGrid w:val="0"/>
                <w:color w:val="000000"/>
                <w:sz w:val="2"/>
                <w:szCs w:val="18"/>
                <w:lang w:val="en-GB" w:eastAsia="en-US"/>
              </w:rPr>
            </w:pPr>
          </w:p>
        </w:tc>
        <w:tc>
          <w:tcPr>
            <w:tcW w:w="1827" w:type="dxa"/>
            <w:tcBorders>
              <w:top w:val="single" w:sz="6" w:space="0" w:color="auto"/>
              <w:bottom w:val="single" w:sz="6" w:space="0" w:color="auto"/>
            </w:tcBorders>
            <w:shd w:val="clear" w:color="auto" w:fill="BFBFBF" w:themeFill="background1" w:themeFillShade="BF"/>
          </w:tcPr>
          <w:p w14:paraId="4EBE3101" w14:textId="77777777" w:rsidR="00C924C7" w:rsidRPr="00B02CCC" w:rsidRDefault="00C924C7" w:rsidP="008D5A2A">
            <w:pPr>
              <w:pStyle w:val="TEXT0"/>
              <w:tabs>
                <w:tab w:val="left" w:pos="360"/>
              </w:tabs>
              <w:spacing w:before="20" w:after="20"/>
              <w:ind w:left="0" w:right="0" w:firstLine="0"/>
              <w:rPr>
                <w:rFonts w:cs="Arial"/>
                <w:sz w:val="18"/>
                <w:szCs w:val="18"/>
                <w:lang w:val="en-GB"/>
              </w:rPr>
            </w:pPr>
          </w:p>
        </w:tc>
        <w:tc>
          <w:tcPr>
            <w:tcW w:w="1827" w:type="dxa"/>
            <w:tcBorders>
              <w:top w:val="single" w:sz="6" w:space="0" w:color="auto"/>
              <w:bottom w:val="single" w:sz="6" w:space="0" w:color="auto"/>
            </w:tcBorders>
            <w:shd w:val="clear" w:color="auto" w:fill="BFBFBF" w:themeFill="background1" w:themeFillShade="BF"/>
          </w:tcPr>
          <w:p w14:paraId="716AC089" w14:textId="77777777" w:rsidR="00C924C7" w:rsidRPr="00B02CCC" w:rsidRDefault="00C924C7" w:rsidP="008D5A2A">
            <w:pPr>
              <w:pStyle w:val="TEXT0"/>
              <w:tabs>
                <w:tab w:val="left" w:pos="360"/>
              </w:tabs>
              <w:spacing w:before="20" w:after="20"/>
              <w:ind w:left="0" w:right="0" w:firstLine="0"/>
              <w:rPr>
                <w:rFonts w:cs="Arial"/>
                <w:sz w:val="18"/>
                <w:szCs w:val="18"/>
                <w:lang w:val="en-GB"/>
              </w:rPr>
            </w:pPr>
          </w:p>
        </w:tc>
        <w:tc>
          <w:tcPr>
            <w:tcW w:w="900" w:type="dxa"/>
            <w:tcBorders>
              <w:top w:val="single" w:sz="6" w:space="0" w:color="auto"/>
              <w:bottom w:val="single" w:sz="6" w:space="0" w:color="auto"/>
            </w:tcBorders>
            <w:shd w:val="clear" w:color="auto" w:fill="BFBFBF" w:themeFill="background1" w:themeFillShade="BF"/>
          </w:tcPr>
          <w:p w14:paraId="27694B6C"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p>
        </w:tc>
        <w:tc>
          <w:tcPr>
            <w:tcW w:w="1317" w:type="dxa"/>
            <w:tcBorders>
              <w:top w:val="single" w:sz="6" w:space="0" w:color="auto"/>
              <w:bottom w:val="single" w:sz="6" w:space="0" w:color="auto"/>
            </w:tcBorders>
            <w:shd w:val="clear" w:color="auto" w:fill="BFBFBF" w:themeFill="background1" w:themeFillShade="BF"/>
          </w:tcPr>
          <w:p w14:paraId="0D7F2742"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shd w:val="clear" w:color="auto" w:fill="BFBFBF" w:themeFill="background1" w:themeFillShade="BF"/>
          </w:tcPr>
          <w:p w14:paraId="6211CB38" w14:textId="77777777" w:rsidR="00C924C7" w:rsidRPr="00B02CCC" w:rsidRDefault="00C924C7" w:rsidP="008D5A2A">
            <w:pPr>
              <w:pStyle w:val="TEXT0"/>
              <w:tabs>
                <w:tab w:val="left" w:pos="360"/>
              </w:tabs>
              <w:spacing w:before="20" w:after="20"/>
              <w:ind w:left="0" w:right="0" w:firstLine="0"/>
              <w:rPr>
                <w:rFonts w:cs="Arial"/>
                <w:sz w:val="18"/>
                <w:szCs w:val="18"/>
                <w:lang w:val="en-GB"/>
              </w:rPr>
            </w:pPr>
          </w:p>
        </w:tc>
      </w:tr>
      <w:tr w:rsidR="00C924C7" w:rsidRPr="00B02CCC" w14:paraId="6010F5B9" w14:textId="77777777" w:rsidTr="0086130D">
        <w:trPr>
          <w:cantSplit/>
        </w:trPr>
        <w:tc>
          <w:tcPr>
            <w:tcW w:w="2088" w:type="dxa"/>
            <w:tcBorders>
              <w:top w:val="single" w:sz="6" w:space="0" w:color="auto"/>
              <w:bottom w:val="single" w:sz="6" w:space="0" w:color="auto"/>
            </w:tcBorders>
            <w:shd w:val="clear" w:color="auto" w:fill="auto"/>
          </w:tcPr>
          <w:p w14:paraId="31104329" w14:textId="77777777" w:rsidR="00C924C7" w:rsidRPr="00B02CCC" w:rsidRDefault="00C924C7"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Structure CUSTOMERCPD for one time vendor data</w:t>
            </w:r>
          </w:p>
        </w:tc>
        <w:tc>
          <w:tcPr>
            <w:tcW w:w="1827" w:type="dxa"/>
            <w:tcBorders>
              <w:top w:val="single" w:sz="6" w:space="0" w:color="auto"/>
              <w:bottom w:val="single" w:sz="6" w:space="0" w:color="auto"/>
            </w:tcBorders>
          </w:tcPr>
          <w:p w14:paraId="57ED4F97" w14:textId="77777777" w:rsidR="00C924C7" w:rsidRPr="00B02CCC" w:rsidRDefault="00C924C7" w:rsidP="008D5A2A">
            <w:pPr>
              <w:pStyle w:val="TEXT0"/>
              <w:tabs>
                <w:tab w:val="left" w:pos="360"/>
              </w:tabs>
              <w:spacing w:before="20" w:after="20"/>
              <w:ind w:left="0" w:right="0" w:firstLine="0"/>
              <w:rPr>
                <w:rFonts w:cs="Arial"/>
                <w:sz w:val="18"/>
                <w:szCs w:val="18"/>
                <w:lang w:val="en-GB"/>
              </w:rPr>
            </w:pPr>
          </w:p>
        </w:tc>
        <w:tc>
          <w:tcPr>
            <w:tcW w:w="1827" w:type="dxa"/>
            <w:tcBorders>
              <w:top w:val="single" w:sz="6" w:space="0" w:color="auto"/>
              <w:bottom w:val="single" w:sz="6" w:space="0" w:color="auto"/>
            </w:tcBorders>
          </w:tcPr>
          <w:p w14:paraId="46132993" w14:textId="77777777" w:rsidR="00C924C7" w:rsidRPr="00B02CCC" w:rsidRDefault="00C924C7" w:rsidP="008D5A2A">
            <w:pPr>
              <w:pStyle w:val="TEXT0"/>
              <w:tabs>
                <w:tab w:val="left" w:pos="360"/>
              </w:tabs>
              <w:spacing w:before="20" w:after="20"/>
              <w:ind w:left="0" w:right="0" w:firstLine="0"/>
              <w:rPr>
                <w:rFonts w:cs="Arial"/>
                <w:sz w:val="18"/>
                <w:szCs w:val="18"/>
                <w:lang w:val="en-GB"/>
              </w:rPr>
            </w:pPr>
          </w:p>
        </w:tc>
        <w:tc>
          <w:tcPr>
            <w:tcW w:w="900" w:type="dxa"/>
            <w:tcBorders>
              <w:top w:val="single" w:sz="6" w:space="0" w:color="auto"/>
              <w:bottom w:val="single" w:sz="6" w:space="0" w:color="auto"/>
            </w:tcBorders>
          </w:tcPr>
          <w:p w14:paraId="682EBE72" w14:textId="77777777" w:rsidR="00C924C7" w:rsidRPr="00B02CCC" w:rsidRDefault="00C924C7" w:rsidP="008D5A2A">
            <w:pPr>
              <w:pStyle w:val="TEXT0"/>
              <w:tabs>
                <w:tab w:val="left" w:pos="360"/>
              </w:tabs>
              <w:spacing w:before="20" w:after="20"/>
              <w:ind w:left="0" w:right="0" w:firstLine="0"/>
              <w:jc w:val="center"/>
              <w:rPr>
                <w:rFonts w:cs="Arial"/>
                <w:sz w:val="18"/>
                <w:szCs w:val="18"/>
                <w:lang w:val="en-GB"/>
              </w:rPr>
            </w:pPr>
          </w:p>
        </w:tc>
        <w:tc>
          <w:tcPr>
            <w:tcW w:w="1317" w:type="dxa"/>
            <w:tcBorders>
              <w:top w:val="single" w:sz="6" w:space="0" w:color="auto"/>
              <w:bottom w:val="single" w:sz="6" w:space="0" w:color="auto"/>
            </w:tcBorders>
          </w:tcPr>
          <w:p w14:paraId="644D17A5" w14:textId="77777777" w:rsidR="00C924C7" w:rsidRPr="00B02CCC" w:rsidRDefault="00C924C7" w:rsidP="008D5A2A">
            <w:pPr>
              <w:pStyle w:val="TEXT0"/>
              <w:tabs>
                <w:tab w:val="left" w:pos="360"/>
              </w:tabs>
              <w:spacing w:before="20" w:after="20"/>
              <w:ind w:left="0" w:right="0" w:firstLine="0"/>
              <w:rPr>
                <w:rFonts w:cs="Arial"/>
                <w:sz w:val="18"/>
                <w:lang w:val="en-GB"/>
              </w:rPr>
            </w:pPr>
          </w:p>
        </w:tc>
        <w:tc>
          <w:tcPr>
            <w:tcW w:w="1627" w:type="dxa"/>
            <w:tcBorders>
              <w:top w:val="single" w:sz="6" w:space="0" w:color="auto"/>
              <w:bottom w:val="single" w:sz="6" w:space="0" w:color="auto"/>
            </w:tcBorders>
          </w:tcPr>
          <w:p w14:paraId="7C90F4EC" w14:textId="77777777" w:rsidR="00C924C7" w:rsidRPr="00B02CCC" w:rsidRDefault="00C924C7" w:rsidP="008D5A2A">
            <w:pPr>
              <w:pStyle w:val="TEXT0"/>
              <w:tabs>
                <w:tab w:val="left" w:pos="360"/>
              </w:tabs>
              <w:spacing w:before="20" w:after="20"/>
              <w:ind w:left="0" w:right="0" w:firstLine="0"/>
              <w:rPr>
                <w:rFonts w:cs="Arial"/>
                <w:sz w:val="18"/>
                <w:szCs w:val="18"/>
                <w:lang w:val="en-GB"/>
              </w:rPr>
            </w:pPr>
          </w:p>
        </w:tc>
      </w:tr>
    </w:tbl>
    <w:p w14:paraId="1931ED8F" w14:textId="1C3C7FC3" w:rsidR="00225725" w:rsidRPr="00B02CCC" w:rsidRDefault="00225725" w:rsidP="00225725">
      <w:pPr>
        <w:rPr>
          <w:rFonts w:cs="Arial"/>
          <w:b/>
          <w:bCs/>
          <w:lang w:val="en-GB"/>
        </w:rPr>
      </w:pPr>
      <w:r w:rsidRPr="00B02CCC">
        <w:rPr>
          <w:rFonts w:cs="Arial"/>
          <w:b/>
          <w:bCs/>
          <w:lang w:val="en-GB"/>
        </w:rPr>
        <w:t>Line item level</w:t>
      </w:r>
    </w:p>
    <w:tbl>
      <w:tblPr>
        <w:tblW w:w="9623" w:type="dxa"/>
        <w:tblInd w:w="-43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10"/>
        <w:gridCol w:w="1843"/>
        <w:gridCol w:w="1843"/>
        <w:gridCol w:w="850"/>
        <w:gridCol w:w="1134"/>
        <w:gridCol w:w="1843"/>
      </w:tblGrid>
      <w:tr w:rsidR="00036094" w:rsidRPr="00B02CCC" w14:paraId="1F495A20" w14:textId="77777777" w:rsidTr="0086130D">
        <w:trPr>
          <w:cantSplit/>
          <w:tblHeader/>
        </w:trPr>
        <w:tc>
          <w:tcPr>
            <w:tcW w:w="2110" w:type="dxa"/>
            <w:tcBorders>
              <w:top w:val="double" w:sz="6" w:space="0" w:color="auto"/>
              <w:bottom w:val="single" w:sz="6" w:space="0" w:color="auto"/>
            </w:tcBorders>
            <w:shd w:val="clear" w:color="auto" w:fill="E0E0E0"/>
          </w:tcPr>
          <w:p w14:paraId="7446EF09" w14:textId="77777777" w:rsidR="000B0AF8" w:rsidRPr="00B02CCC" w:rsidRDefault="000B0AF8"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Field Name</w:t>
            </w:r>
          </w:p>
        </w:tc>
        <w:tc>
          <w:tcPr>
            <w:tcW w:w="1843" w:type="dxa"/>
            <w:tcBorders>
              <w:top w:val="double" w:sz="6" w:space="0" w:color="auto"/>
              <w:bottom w:val="single" w:sz="6" w:space="0" w:color="auto"/>
            </w:tcBorders>
            <w:shd w:val="clear" w:color="auto" w:fill="E0E0E0"/>
          </w:tcPr>
          <w:p w14:paraId="604D3337" w14:textId="77777777" w:rsidR="000B0AF8" w:rsidRPr="00B02CCC" w:rsidRDefault="000B0AF8"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BAPI Fields</w:t>
            </w:r>
          </w:p>
        </w:tc>
        <w:tc>
          <w:tcPr>
            <w:tcW w:w="1843" w:type="dxa"/>
            <w:tcBorders>
              <w:top w:val="double" w:sz="6" w:space="0" w:color="auto"/>
              <w:bottom w:val="single" w:sz="6" w:space="0" w:color="auto"/>
            </w:tcBorders>
            <w:shd w:val="clear" w:color="auto" w:fill="E0E0E0"/>
          </w:tcPr>
          <w:p w14:paraId="0CB2A411" w14:textId="77777777" w:rsidR="000B0AF8" w:rsidRPr="00B02CCC" w:rsidRDefault="000B0AF8"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Data type</w:t>
            </w:r>
          </w:p>
        </w:tc>
        <w:tc>
          <w:tcPr>
            <w:tcW w:w="850" w:type="dxa"/>
            <w:tcBorders>
              <w:top w:val="double" w:sz="6" w:space="0" w:color="auto"/>
              <w:bottom w:val="single" w:sz="6" w:space="0" w:color="auto"/>
            </w:tcBorders>
            <w:shd w:val="clear" w:color="auto" w:fill="E0E0E0"/>
          </w:tcPr>
          <w:p w14:paraId="3C4CE6E9" w14:textId="77777777" w:rsidR="000B0AF8" w:rsidRPr="00B02CCC" w:rsidRDefault="000B0AF8"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R/O/C</w:t>
            </w:r>
          </w:p>
        </w:tc>
        <w:tc>
          <w:tcPr>
            <w:tcW w:w="1134" w:type="dxa"/>
            <w:tcBorders>
              <w:top w:val="double" w:sz="6" w:space="0" w:color="auto"/>
              <w:bottom w:val="single" w:sz="6" w:space="0" w:color="auto"/>
            </w:tcBorders>
            <w:shd w:val="clear" w:color="auto" w:fill="E0E0E0"/>
          </w:tcPr>
          <w:p w14:paraId="6D433E1A" w14:textId="77777777" w:rsidR="000B0AF8" w:rsidRPr="00B02CCC" w:rsidRDefault="000B0AF8"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 xml:space="preserve">Default </w:t>
            </w:r>
          </w:p>
        </w:tc>
        <w:tc>
          <w:tcPr>
            <w:tcW w:w="1843" w:type="dxa"/>
            <w:tcBorders>
              <w:top w:val="double" w:sz="6" w:space="0" w:color="auto"/>
              <w:bottom w:val="single" w:sz="6" w:space="0" w:color="auto"/>
            </w:tcBorders>
            <w:shd w:val="clear" w:color="auto" w:fill="E0E0E0"/>
          </w:tcPr>
          <w:p w14:paraId="47B253E5" w14:textId="77777777" w:rsidR="000B0AF8" w:rsidRPr="00B02CCC" w:rsidRDefault="000B0AF8" w:rsidP="008D5A2A">
            <w:pPr>
              <w:pStyle w:val="TEXT0"/>
              <w:tabs>
                <w:tab w:val="left" w:pos="360"/>
              </w:tabs>
              <w:spacing w:before="20" w:after="20"/>
              <w:ind w:left="0" w:right="0" w:firstLine="0"/>
              <w:jc w:val="center"/>
              <w:rPr>
                <w:rFonts w:cs="Arial"/>
                <w:b/>
                <w:bCs/>
                <w:sz w:val="18"/>
                <w:szCs w:val="18"/>
                <w:lang w:val="en-GB"/>
              </w:rPr>
            </w:pPr>
            <w:r w:rsidRPr="00B02CCC">
              <w:rPr>
                <w:rFonts w:cs="Arial"/>
                <w:b/>
                <w:bCs/>
                <w:sz w:val="18"/>
                <w:szCs w:val="18"/>
                <w:lang w:val="en-GB"/>
              </w:rPr>
              <w:t xml:space="preserve">SAP Field/Table </w:t>
            </w:r>
          </w:p>
        </w:tc>
      </w:tr>
      <w:tr w:rsidR="000B0AF8" w:rsidRPr="00B02CCC" w14:paraId="01E71381" w14:textId="77777777" w:rsidTr="0086130D">
        <w:trPr>
          <w:cantSplit/>
        </w:trPr>
        <w:tc>
          <w:tcPr>
            <w:tcW w:w="2110" w:type="dxa"/>
            <w:tcBorders>
              <w:top w:val="single" w:sz="6" w:space="0" w:color="auto"/>
              <w:bottom w:val="single" w:sz="6" w:space="0" w:color="auto"/>
            </w:tcBorders>
          </w:tcPr>
          <w:p w14:paraId="5C13409C"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Amount</w:t>
            </w:r>
          </w:p>
        </w:tc>
        <w:tc>
          <w:tcPr>
            <w:tcW w:w="1843" w:type="dxa"/>
            <w:tcBorders>
              <w:top w:val="single" w:sz="6" w:space="0" w:color="auto"/>
              <w:bottom w:val="single" w:sz="6" w:space="0" w:color="auto"/>
            </w:tcBorders>
          </w:tcPr>
          <w:p w14:paraId="69A28958"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bottom w:val="single" w:sz="6" w:space="0" w:color="auto"/>
            </w:tcBorders>
          </w:tcPr>
          <w:p w14:paraId="1B7BEBA8"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CURR/13</w:t>
            </w:r>
          </w:p>
        </w:tc>
        <w:tc>
          <w:tcPr>
            <w:tcW w:w="850" w:type="dxa"/>
            <w:tcBorders>
              <w:top w:val="single" w:sz="6" w:space="0" w:color="auto"/>
              <w:bottom w:val="single" w:sz="6" w:space="0" w:color="auto"/>
            </w:tcBorders>
          </w:tcPr>
          <w:p w14:paraId="7C0C5B14"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134" w:type="dxa"/>
            <w:tcBorders>
              <w:top w:val="single" w:sz="6" w:space="0" w:color="auto"/>
              <w:bottom w:val="single" w:sz="6" w:space="0" w:color="auto"/>
            </w:tcBorders>
          </w:tcPr>
          <w:p w14:paraId="010F0050"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bottom w:val="single" w:sz="6" w:space="0" w:color="auto"/>
            </w:tcBorders>
          </w:tcPr>
          <w:p w14:paraId="378B9BDC"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WRBTR/BSEG</w:t>
            </w:r>
          </w:p>
        </w:tc>
      </w:tr>
      <w:tr w:rsidR="000B0AF8" w:rsidRPr="00B02CCC" w14:paraId="1140E922" w14:textId="77777777" w:rsidTr="0086130D">
        <w:trPr>
          <w:cantSplit/>
        </w:trPr>
        <w:tc>
          <w:tcPr>
            <w:tcW w:w="2110" w:type="dxa"/>
            <w:tcBorders>
              <w:top w:val="single" w:sz="6" w:space="0" w:color="auto"/>
              <w:bottom w:val="single" w:sz="6" w:space="0" w:color="auto"/>
            </w:tcBorders>
          </w:tcPr>
          <w:p w14:paraId="18E3ECDE"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Line item Text</w:t>
            </w:r>
          </w:p>
        </w:tc>
        <w:tc>
          <w:tcPr>
            <w:tcW w:w="1843" w:type="dxa"/>
            <w:tcBorders>
              <w:top w:val="single" w:sz="6" w:space="0" w:color="auto"/>
              <w:bottom w:val="single" w:sz="6" w:space="0" w:color="auto"/>
            </w:tcBorders>
          </w:tcPr>
          <w:p w14:paraId="7B02D28B"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ACCOUNTPAYABLE/ITEM_TEXT</w:t>
            </w:r>
          </w:p>
        </w:tc>
        <w:tc>
          <w:tcPr>
            <w:tcW w:w="1843" w:type="dxa"/>
            <w:tcBorders>
              <w:top w:val="single" w:sz="6" w:space="0" w:color="auto"/>
              <w:bottom w:val="single" w:sz="6" w:space="0" w:color="auto"/>
            </w:tcBorders>
          </w:tcPr>
          <w:p w14:paraId="365423CB"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CHAR/50</w:t>
            </w:r>
          </w:p>
        </w:tc>
        <w:tc>
          <w:tcPr>
            <w:tcW w:w="850" w:type="dxa"/>
            <w:tcBorders>
              <w:top w:val="single" w:sz="6" w:space="0" w:color="auto"/>
              <w:bottom w:val="single" w:sz="6" w:space="0" w:color="auto"/>
            </w:tcBorders>
          </w:tcPr>
          <w:p w14:paraId="54EE01FB"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O</w:t>
            </w:r>
          </w:p>
        </w:tc>
        <w:tc>
          <w:tcPr>
            <w:tcW w:w="1134" w:type="dxa"/>
            <w:tcBorders>
              <w:top w:val="single" w:sz="6" w:space="0" w:color="auto"/>
              <w:bottom w:val="single" w:sz="6" w:space="0" w:color="auto"/>
            </w:tcBorders>
          </w:tcPr>
          <w:p w14:paraId="49CECEDA"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bottom w:val="single" w:sz="6" w:space="0" w:color="auto"/>
            </w:tcBorders>
          </w:tcPr>
          <w:p w14:paraId="1DE264C7"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SGTXT</w:t>
            </w:r>
          </w:p>
        </w:tc>
      </w:tr>
      <w:tr w:rsidR="000B0AF8" w:rsidRPr="00B02CCC" w14:paraId="47077D20" w14:textId="77777777" w:rsidTr="0086130D">
        <w:trPr>
          <w:cantSplit/>
        </w:trPr>
        <w:tc>
          <w:tcPr>
            <w:tcW w:w="2110" w:type="dxa"/>
            <w:tcBorders>
              <w:top w:val="single" w:sz="6" w:space="0" w:color="auto"/>
              <w:bottom w:val="single" w:sz="6" w:space="0" w:color="auto"/>
            </w:tcBorders>
          </w:tcPr>
          <w:p w14:paraId="023C71BB"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Tax code</w:t>
            </w:r>
          </w:p>
        </w:tc>
        <w:tc>
          <w:tcPr>
            <w:tcW w:w="1843" w:type="dxa"/>
            <w:tcBorders>
              <w:top w:val="single" w:sz="6" w:space="0" w:color="auto"/>
              <w:bottom w:val="single" w:sz="6" w:space="0" w:color="auto"/>
            </w:tcBorders>
          </w:tcPr>
          <w:p w14:paraId="63E3C522"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ACCOUNTPAYABLE/TAX_CODE</w:t>
            </w:r>
          </w:p>
        </w:tc>
        <w:tc>
          <w:tcPr>
            <w:tcW w:w="1843" w:type="dxa"/>
            <w:tcBorders>
              <w:top w:val="single" w:sz="6" w:space="0" w:color="auto"/>
              <w:bottom w:val="single" w:sz="6" w:space="0" w:color="auto"/>
            </w:tcBorders>
          </w:tcPr>
          <w:p w14:paraId="340E9E05"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CHAR/2</w:t>
            </w:r>
          </w:p>
        </w:tc>
        <w:tc>
          <w:tcPr>
            <w:tcW w:w="850" w:type="dxa"/>
            <w:tcBorders>
              <w:top w:val="single" w:sz="6" w:space="0" w:color="auto"/>
              <w:bottom w:val="single" w:sz="6" w:space="0" w:color="auto"/>
            </w:tcBorders>
          </w:tcPr>
          <w:p w14:paraId="2FD0E92E"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O</w:t>
            </w:r>
          </w:p>
        </w:tc>
        <w:tc>
          <w:tcPr>
            <w:tcW w:w="1134" w:type="dxa"/>
            <w:tcBorders>
              <w:top w:val="single" w:sz="6" w:space="0" w:color="auto"/>
              <w:bottom w:val="single" w:sz="6" w:space="0" w:color="auto"/>
            </w:tcBorders>
          </w:tcPr>
          <w:p w14:paraId="7C8E487F"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bottom w:val="single" w:sz="6" w:space="0" w:color="auto"/>
            </w:tcBorders>
          </w:tcPr>
          <w:p w14:paraId="79803894"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MWSKZ/EKPO or T007A</w:t>
            </w:r>
          </w:p>
        </w:tc>
      </w:tr>
      <w:tr w:rsidR="000B0AF8" w:rsidRPr="00B02CCC" w14:paraId="15C0BDFB" w14:textId="77777777" w:rsidTr="0086130D">
        <w:trPr>
          <w:cantSplit/>
        </w:trPr>
        <w:tc>
          <w:tcPr>
            <w:tcW w:w="2110" w:type="dxa"/>
            <w:tcBorders>
              <w:top w:val="single" w:sz="6" w:space="0" w:color="auto"/>
              <w:left w:val="double" w:sz="6" w:space="0" w:color="auto"/>
              <w:bottom w:val="single" w:sz="6" w:space="0" w:color="auto"/>
              <w:right w:val="single" w:sz="6" w:space="0" w:color="auto"/>
            </w:tcBorders>
          </w:tcPr>
          <w:p w14:paraId="05581C1B"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PO number</w:t>
            </w:r>
          </w:p>
        </w:tc>
        <w:tc>
          <w:tcPr>
            <w:tcW w:w="1843" w:type="dxa"/>
            <w:tcBorders>
              <w:top w:val="single" w:sz="6" w:space="0" w:color="auto"/>
              <w:left w:val="single" w:sz="6" w:space="0" w:color="auto"/>
              <w:bottom w:val="single" w:sz="6" w:space="0" w:color="auto"/>
              <w:right w:val="single" w:sz="6" w:space="0" w:color="auto"/>
            </w:tcBorders>
          </w:tcPr>
          <w:p w14:paraId="203AE55E"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ACCOUNTGL/PO_NUMBER</w:t>
            </w:r>
          </w:p>
        </w:tc>
        <w:tc>
          <w:tcPr>
            <w:tcW w:w="1843" w:type="dxa"/>
            <w:tcBorders>
              <w:top w:val="single" w:sz="6" w:space="0" w:color="auto"/>
              <w:left w:val="single" w:sz="6" w:space="0" w:color="auto"/>
              <w:bottom w:val="single" w:sz="6" w:space="0" w:color="auto"/>
              <w:right w:val="single" w:sz="6" w:space="0" w:color="auto"/>
            </w:tcBorders>
          </w:tcPr>
          <w:p w14:paraId="0E7E0B69"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CHAR/10</w:t>
            </w:r>
          </w:p>
        </w:tc>
        <w:tc>
          <w:tcPr>
            <w:tcW w:w="850" w:type="dxa"/>
            <w:tcBorders>
              <w:top w:val="single" w:sz="6" w:space="0" w:color="auto"/>
              <w:left w:val="single" w:sz="6" w:space="0" w:color="auto"/>
              <w:bottom w:val="single" w:sz="6" w:space="0" w:color="auto"/>
              <w:right w:val="single" w:sz="6" w:space="0" w:color="auto"/>
            </w:tcBorders>
          </w:tcPr>
          <w:p w14:paraId="148880D5"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r w:rsidRPr="00B02CCC">
              <w:rPr>
                <w:rFonts w:cs="Arial"/>
                <w:sz w:val="18"/>
                <w:szCs w:val="18"/>
                <w:lang w:val="en-GB"/>
              </w:rPr>
              <w:t>R</w:t>
            </w:r>
          </w:p>
        </w:tc>
        <w:tc>
          <w:tcPr>
            <w:tcW w:w="1134" w:type="dxa"/>
            <w:tcBorders>
              <w:top w:val="single" w:sz="6" w:space="0" w:color="auto"/>
              <w:left w:val="single" w:sz="6" w:space="0" w:color="auto"/>
              <w:bottom w:val="single" w:sz="6" w:space="0" w:color="auto"/>
              <w:right w:val="single" w:sz="6" w:space="0" w:color="auto"/>
            </w:tcBorders>
          </w:tcPr>
          <w:p w14:paraId="53C31C02"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tcPr>
          <w:p w14:paraId="7F164E24" w14:textId="77777777" w:rsidR="000B0AF8" w:rsidRPr="00B02CCC" w:rsidRDefault="000B0AF8" w:rsidP="008D5A2A">
            <w:pPr>
              <w:pStyle w:val="TEXT0"/>
              <w:tabs>
                <w:tab w:val="left" w:pos="360"/>
              </w:tabs>
              <w:spacing w:before="20" w:after="20"/>
              <w:ind w:left="0" w:right="0" w:firstLine="0"/>
              <w:rPr>
                <w:rFonts w:cs="Arial"/>
                <w:sz w:val="18"/>
                <w:szCs w:val="18"/>
                <w:lang w:val="en-GB"/>
              </w:rPr>
            </w:pPr>
            <w:r w:rsidRPr="00B02CCC">
              <w:rPr>
                <w:rFonts w:cs="Arial"/>
                <w:sz w:val="18"/>
                <w:szCs w:val="18"/>
                <w:lang w:val="en-GB"/>
              </w:rPr>
              <w:t>EKKO/EBELN</w:t>
            </w:r>
          </w:p>
        </w:tc>
      </w:tr>
      <w:tr w:rsidR="00036094" w:rsidRPr="00B02CCC" w14:paraId="51D3D3B3" w14:textId="77777777" w:rsidTr="0086130D">
        <w:trPr>
          <w:cantSplit/>
        </w:trPr>
        <w:tc>
          <w:tcPr>
            <w:tcW w:w="2110" w:type="dxa"/>
            <w:tcBorders>
              <w:top w:val="single" w:sz="6" w:space="0" w:color="auto"/>
              <w:left w:val="double" w:sz="6" w:space="0" w:color="auto"/>
              <w:bottom w:val="single" w:sz="6" w:space="0" w:color="auto"/>
              <w:right w:val="single" w:sz="6" w:space="0" w:color="auto"/>
            </w:tcBorders>
            <w:shd w:val="clear" w:color="auto" w:fill="BFBFBF" w:themeFill="background1" w:themeFillShade="BF"/>
          </w:tcPr>
          <w:p w14:paraId="1E450640"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90D8457"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69AD532"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CF1C5F8"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24476A9"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shd w:val="clear" w:color="auto" w:fill="BFBFBF" w:themeFill="background1" w:themeFillShade="BF"/>
          </w:tcPr>
          <w:p w14:paraId="27891ABF"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B0AF8" w:rsidRPr="00B02CCC" w14:paraId="4BAF454F" w14:textId="77777777" w:rsidTr="0086130D">
        <w:trPr>
          <w:cantSplit/>
        </w:trPr>
        <w:tc>
          <w:tcPr>
            <w:tcW w:w="2110" w:type="dxa"/>
            <w:tcBorders>
              <w:top w:val="single" w:sz="6" w:space="0" w:color="auto"/>
              <w:left w:val="double" w:sz="6" w:space="0" w:color="auto"/>
              <w:bottom w:val="single" w:sz="6" w:space="0" w:color="auto"/>
              <w:right w:val="single" w:sz="6" w:space="0" w:color="auto"/>
            </w:tcBorders>
          </w:tcPr>
          <w:p w14:paraId="466D4A5A"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Structure EXTENSION1 (see point 2.2.1)</w:t>
            </w:r>
          </w:p>
        </w:tc>
        <w:tc>
          <w:tcPr>
            <w:tcW w:w="1843" w:type="dxa"/>
            <w:tcBorders>
              <w:top w:val="single" w:sz="6" w:space="0" w:color="auto"/>
              <w:left w:val="single" w:sz="6" w:space="0" w:color="auto"/>
              <w:bottom w:val="single" w:sz="6" w:space="0" w:color="auto"/>
              <w:right w:val="single" w:sz="6" w:space="0" w:color="auto"/>
            </w:tcBorders>
          </w:tcPr>
          <w:p w14:paraId="69CA2DBE"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tcPr>
          <w:p w14:paraId="0C49C411"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tcPr>
          <w:p w14:paraId="04F38530"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tcPr>
          <w:p w14:paraId="0D494115"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tcPr>
          <w:p w14:paraId="4E527069"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36094" w:rsidRPr="00B02CCC" w14:paraId="5FA8EAF9" w14:textId="77777777" w:rsidTr="0086130D">
        <w:trPr>
          <w:cantSplit/>
        </w:trPr>
        <w:tc>
          <w:tcPr>
            <w:tcW w:w="2110" w:type="dxa"/>
            <w:tcBorders>
              <w:top w:val="single" w:sz="6" w:space="0" w:color="auto"/>
              <w:left w:val="double" w:sz="6" w:space="0" w:color="auto"/>
              <w:bottom w:val="single" w:sz="6" w:space="0" w:color="auto"/>
              <w:right w:val="single" w:sz="6" w:space="0" w:color="auto"/>
            </w:tcBorders>
            <w:shd w:val="clear" w:color="auto" w:fill="BFBFBF" w:themeFill="background1" w:themeFillShade="BF"/>
          </w:tcPr>
          <w:p w14:paraId="1E02C763"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BA7D2B7"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04BA7B3"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116D4330"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7B75504"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shd w:val="clear" w:color="auto" w:fill="BFBFBF" w:themeFill="background1" w:themeFillShade="BF"/>
          </w:tcPr>
          <w:p w14:paraId="3F45465B"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B0AF8" w:rsidRPr="00B02CCC" w14:paraId="7499C7EE" w14:textId="77777777" w:rsidTr="0086130D">
        <w:trPr>
          <w:cantSplit/>
        </w:trPr>
        <w:tc>
          <w:tcPr>
            <w:tcW w:w="2110" w:type="dxa"/>
            <w:tcBorders>
              <w:top w:val="single" w:sz="6" w:space="0" w:color="auto"/>
              <w:left w:val="double" w:sz="6" w:space="0" w:color="auto"/>
              <w:bottom w:val="single" w:sz="6" w:space="0" w:color="auto"/>
              <w:right w:val="single" w:sz="6" w:space="0" w:color="auto"/>
            </w:tcBorders>
          </w:tcPr>
          <w:p w14:paraId="6E4B2B18"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Structure ACCOUNTWT for Withholding Tax</w:t>
            </w:r>
          </w:p>
        </w:tc>
        <w:tc>
          <w:tcPr>
            <w:tcW w:w="1843" w:type="dxa"/>
            <w:tcBorders>
              <w:top w:val="single" w:sz="6" w:space="0" w:color="auto"/>
              <w:left w:val="single" w:sz="6" w:space="0" w:color="auto"/>
              <w:bottom w:val="single" w:sz="6" w:space="0" w:color="auto"/>
              <w:right w:val="single" w:sz="6" w:space="0" w:color="auto"/>
            </w:tcBorders>
          </w:tcPr>
          <w:p w14:paraId="54C13359"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tcPr>
          <w:p w14:paraId="12DBD273"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tcPr>
          <w:p w14:paraId="16253596"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tcPr>
          <w:p w14:paraId="2C856AA0"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tcPr>
          <w:p w14:paraId="15583945"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36094" w:rsidRPr="00B02CCC" w14:paraId="4CD0F602" w14:textId="77777777" w:rsidTr="0086130D">
        <w:trPr>
          <w:cantSplit/>
        </w:trPr>
        <w:tc>
          <w:tcPr>
            <w:tcW w:w="2110" w:type="dxa"/>
            <w:tcBorders>
              <w:top w:val="single" w:sz="6" w:space="0" w:color="auto"/>
              <w:left w:val="double" w:sz="6" w:space="0" w:color="auto"/>
              <w:bottom w:val="single" w:sz="6" w:space="0" w:color="auto"/>
              <w:right w:val="single" w:sz="6" w:space="0" w:color="auto"/>
            </w:tcBorders>
            <w:shd w:val="clear" w:color="auto" w:fill="BFBFBF" w:themeFill="background1" w:themeFillShade="BF"/>
          </w:tcPr>
          <w:p w14:paraId="4A97FAAF"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4378E3EA"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FCC67C5"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FB5A94A"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72C429D"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shd w:val="clear" w:color="auto" w:fill="BFBFBF" w:themeFill="background1" w:themeFillShade="BF"/>
          </w:tcPr>
          <w:p w14:paraId="28046CDC"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B0AF8" w:rsidRPr="00B02CCC" w14:paraId="546C5AC7" w14:textId="77777777" w:rsidTr="0086130D">
        <w:trPr>
          <w:cantSplit/>
        </w:trPr>
        <w:tc>
          <w:tcPr>
            <w:tcW w:w="2110" w:type="dxa"/>
            <w:tcBorders>
              <w:top w:val="single" w:sz="6" w:space="0" w:color="auto"/>
              <w:left w:val="double" w:sz="6" w:space="0" w:color="auto"/>
              <w:bottom w:val="single" w:sz="6" w:space="0" w:color="auto"/>
              <w:right w:val="single" w:sz="6" w:space="0" w:color="auto"/>
            </w:tcBorders>
          </w:tcPr>
          <w:p w14:paraId="077A8C83"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ACCOUNTTAX (see point 2.2.1)</w:t>
            </w:r>
          </w:p>
        </w:tc>
        <w:tc>
          <w:tcPr>
            <w:tcW w:w="1843" w:type="dxa"/>
            <w:tcBorders>
              <w:top w:val="single" w:sz="6" w:space="0" w:color="auto"/>
              <w:left w:val="single" w:sz="6" w:space="0" w:color="auto"/>
              <w:bottom w:val="single" w:sz="6" w:space="0" w:color="auto"/>
              <w:right w:val="single" w:sz="6" w:space="0" w:color="auto"/>
            </w:tcBorders>
          </w:tcPr>
          <w:p w14:paraId="036D32A5"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tcPr>
          <w:p w14:paraId="0F3C8823"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tcPr>
          <w:p w14:paraId="203F4FED"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tcPr>
          <w:p w14:paraId="37EA0D31"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tcPr>
          <w:p w14:paraId="2908DF54"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36094" w:rsidRPr="00B02CCC" w14:paraId="52D92A18" w14:textId="77777777" w:rsidTr="0086130D">
        <w:trPr>
          <w:cantSplit/>
        </w:trPr>
        <w:tc>
          <w:tcPr>
            <w:tcW w:w="2110" w:type="dxa"/>
            <w:tcBorders>
              <w:top w:val="single" w:sz="6" w:space="0" w:color="auto"/>
              <w:left w:val="double" w:sz="6" w:space="0" w:color="auto"/>
              <w:bottom w:val="single" w:sz="6" w:space="0" w:color="auto"/>
              <w:right w:val="single" w:sz="6" w:space="0" w:color="auto"/>
            </w:tcBorders>
            <w:shd w:val="clear" w:color="auto" w:fill="BFBFBF" w:themeFill="background1" w:themeFillShade="BF"/>
          </w:tcPr>
          <w:p w14:paraId="5BE36626"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DD2A230"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4A4D1DF"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521427F6"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A4DDAF0"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shd w:val="clear" w:color="auto" w:fill="BFBFBF" w:themeFill="background1" w:themeFillShade="BF"/>
          </w:tcPr>
          <w:p w14:paraId="47D50978"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r w:rsidR="000B0AF8" w:rsidRPr="00B02CCC" w14:paraId="7878550C" w14:textId="77777777" w:rsidTr="0086130D">
        <w:trPr>
          <w:cantSplit/>
        </w:trPr>
        <w:tc>
          <w:tcPr>
            <w:tcW w:w="2110" w:type="dxa"/>
            <w:tcBorders>
              <w:top w:val="single" w:sz="6" w:space="0" w:color="auto"/>
              <w:left w:val="double" w:sz="6" w:space="0" w:color="auto"/>
              <w:bottom w:val="single" w:sz="6" w:space="0" w:color="auto"/>
              <w:right w:val="single" w:sz="6" w:space="0" w:color="auto"/>
            </w:tcBorders>
          </w:tcPr>
          <w:p w14:paraId="7030AAF7" w14:textId="77777777" w:rsidR="000B0AF8" w:rsidRPr="00B02CCC" w:rsidRDefault="000B0AF8" w:rsidP="008D5A2A">
            <w:pPr>
              <w:pStyle w:val="TEXT0"/>
              <w:tabs>
                <w:tab w:val="left" w:pos="360"/>
              </w:tabs>
              <w:spacing w:before="20" w:after="20"/>
              <w:ind w:left="0" w:right="0" w:firstLine="0"/>
              <w:rPr>
                <w:rFonts w:cs="Arial"/>
                <w:snapToGrid w:val="0"/>
                <w:color w:val="000000"/>
                <w:sz w:val="18"/>
                <w:szCs w:val="18"/>
                <w:lang w:val="en-GB" w:eastAsia="en-US"/>
              </w:rPr>
            </w:pPr>
            <w:r w:rsidRPr="00B02CCC">
              <w:rPr>
                <w:rFonts w:cs="Arial"/>
                <w:snapToGrid w:val="0"/>
                <w:color w:val="000000"/>
                <w:sz w:val="18"/>
                <w:szCs w:val="18"/>
                <w:lang w:val="en-GB" w:eastAsia="en-US"/>
              </w:rPr>
              <w:t>CURRENCYAMOUNT (see point 2.2.1)</w:t>
            </w:r>
          </w:p>
        </w:tc>
        <w:tc>
          <w:tcPr>
            <w:tcW w:w="1843" w:type="dxa"/>
            <w:tcBorders>
              <w:top w:val="single" w:sz="6" w:space="0" w:color="auto"/>
              <w:left w:val="single" w:sz="6" w:space="0" w:color="auto"/>
              <w:bottom w:val="single" w:sz="6" w:space="0" w:color="auto"/>
              <w:right w:val="single" w:sz="6" w:space="0" w:color="auto"/>
            </w:tcBorders>
          </w:tcPr>
          <w:p w14:paraId="161BB42D"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1843" w:type="dxa"/>
            <w:tcBorders>
              <w:top w:val="single" w:sz="6" w:space="0" w:color="auto"/>
              <w:left w:val="single" w:sz="6" w:space="0" w:color="auto"/>
              <w:bottom w:val="single" w:sz="6" w:space="0" w:color="auto"/>
              <w:right w:val="single" w:sz="6" w:space="0" w:color="auto"/>
            </w:tcBorders>
          </w:tcPr>
          <w:p w14:paraId="3FDBF24C"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c>
          <w:tcPr>
            <w:tcW w:w="850" w:type="dxa"/>
            <w:tcBorders>
              <w:top w:val="single" w:sz="6" w:space="0" w:color="auto"/>
              <w:left w:val="single" w:sz="6" w:space="0" w:color="auto"/>
              <w:bottom w:val="single" w:sz="6" w:space="0" w:color="auto"/>
              <w:right w:val="single" w:sz="6" w:space="0" w:color="auto"/>
            </w:tcBorders>
          </w:tcPr>
          <w:p w14:paraId="73EB202D" w14:textId="77777777" w:rsidR="000B0AF8" w:rsidRPr="00B02CCC" w:rsidRDefault="000B0AF8" w:rsidP="008D5A2A">
            <w:pPr>
              <w:pStyle w:val="TEXT0"/>
              <w:tabs>
                <w:tab w:val="left" w:pos="360"/>
              </w:tabs>
              <w:spacing w:before="20" w:after="20"/>
              <w:ind w:left="0" w:right="0" w:firstLine="0"/>
              <w:jc w:val="center"/>
              <w:rPr>
                <w:rFonts w:cs="Arial"/>
                <w:sz w:val="18"/>
                <w:szCs w:val="18"/>
                <w:lang w:val="en-GB"/>
              </w:rPr>
            </w:pPr>
          </w:p>
        </w:tc>
        <w:tc>
          <w:tcPr>
            <w:tcW w:w="1134" w:type="dxa"/>
            <w:tcBorders>
              <w:top w:val="single" w:sz="6" w:space="0" w:color="auto"/>
              <w:left w:val="single" w:sz="6" w:space="0" w:color="auto"/>
              <w:bottom w:val="single" w:sz="6" w:space="0" w:color="auto"/>
              <w:right w:val="single" w:sz="6" w:space="0" w:color="auto"/>
            </w:tcBorders>
          </w:tcPr>
          <w:p w14:paraId="1E3E64FF" w14:textId="77777777" w:rsidR="000B0AF8" w:rsidRPr="00B02CCC" w:rsidRDefault="000B0AF8" w:rsidP="008D5A2A">
            <w:pPr>
              <w:pStyle w:val="TEXT0"/>
              <w:tabs>
                <w:tab w:val="left" w:pos="360"/>
              </w:tabs>
              <w:spacing w:before="20" w:after="20"/>
              <w:ind w:left="0" w:right="0" w:firstLine="0"/>
              <w:rPr>
                <w:rFonts w:cs="Arial"/>
                <w:sz w:val="18"/>
                <w:lang w:val="en-GB"/>
              </w:rPr>
            </w:pPr>
          </w:p>
        </w:tc>
        <w:tc>
          <w:tcPr>
            <w:tcW w:w="1843" w:type="dxa"/>
            <w:tcBorders>
              <w:top w:val="single" w:sz="6" w:space="0" w:color="auto"/>
              <w:left w:val="single" w:sz="6" w:space="0" w:color="auto"/>
              <w:bottom w:val="single" w:sz="6" w:space="0" w:color="auto"/>
              <w:right w:val="double" w:sz="6" w:space="0" w:color="auto"/>
            </w:tcBorders>
          </w:tcPr>
          <w:p w14:paraId="5AB54DD9" w14:textId="77777777" w:rsidR="000B0AF8" w:rsidRPr="00B02CCC" w:rsidRDefault="000B0AF8" w:rsidP="008D5A2A">
            <w:pPr>
              <w:pStyle w:val="TEXT0"/>
              <w:tabs>
                <w:tab w:val="left" w:pos="360"/>
              </w:tabs>
              <w:spacing w:before="20" w:after="20"/>
              <w:ind w:left="0" w:right="0" w:firstLine="0"/>
              <w:rPr>
                <w:rFonts w:cs="Arial"/>
                <w:sz w:val="18"/>
                <w:szCs w:val="18"/>
                <w:lang w:val="en-GB"/>
              </w:rPr>
            </w:pPr>
          </w:p>
        </w:tc>
      </w:tr>
    </w:tbl>
    <w:p w14:paraId="5B8F92CE" w14:textId="77777777" w:rsidR="00225725" w:rsidRPr="00B02CCC" w:rsidRDefault="00225725" w:rsidP="00225725">
      <w:pPr>
        <w:rPr>
          <w:rFonts w:cs="Arial"/>
          <w:lang w:val="en-GB"/>
        </w:rPr>
      </w:pPr>
      <w:r w:rsidRPr="00B02CCC">
        <w:rPr>
          <w:rFonts w:cs="Arial"/>
          <w:lang w:val="en-GB"/>
        </w:rPr>
        <w:t>R = Required, O = Optional, C = Conditional</w:t>
      </w:r>
    </w:p>
    <w:p w14:paraId="30CD93F5" w14:textId="65B4390A" w:rsidR="008F20F3" w:rsidRPr="00B02CCC" w:rsidRDefault="00225725" w:rsidP="00D572D1">
      <w:pPr>
        <w:rPr>
          <w:rFonts w:cs="Arial"/>
          <w:lang w:val="en-GB"/>
        </w:rPr>
      </w:pPr>
      <w:r w:rsidRPr="00B02CCC">
        <w:rPr>
          <w:rFonts w:cs="Arial"/>
          <w:lang w:val="en-GB"/>
        </w:rPr>
        <w:t>System may update other relevant fields in the posting document as the program uses std. BAPI “</w:t>
      </w:r>
      <w:r w:rsidRPr="00B02CCC">
        <w:rPr>
          <w:rFonts w:cs="Arial"/>
          <w:b/>
          <w:bCs/>
          <w:i/>
          <w:iCs/>
          <w:lang w:val="en-GB"/>
        </w:rPr>
        <w:t>BAPI_ACC_DOCUMENT_POST</w:t>
      </w:r>
      <w:r w:rsidRPr="00B02CCC">
        <w:rPr>
          <w:rFonts w:cs="Arial"/>
          <w:lang w:val="en-GB"/>
        </w:rPr>
        <w:t>”</w:t>
      </w:r>
    </w:p>
    <w:p w14:paraId="4A3CC01C" w14:textId="7DCA58E9" w:rsidR="008F20F3" w:rsidRPr="00B02CCC" w:rsidRDefault="008F20F3" w:rsidP="00D572D1">
      <w:pPr>
        <w:rPr>
          <w:lang w:val="en-GB"/>
        </w:rPr>
      </w:pPr>
    </w:p>
    <w:p w14:paraId="68221D9E" w14:textId="35A46540" w:rsidR="002236AC" w:rsidRPr="00B02CCC" w:rsidRDefault="03533456" w:rsidP="00753147">
      <w:pPr>
        <w:pStyle w:val="Heading1"/>
        <w:rPr>
          <w:lang w:val="en-GB"/>
        </w:rPr>
      </w:pPr>
      <w:bookmarkStart w:id="78" w:name="_Toc89072692"/>
      <w:r w:rsidRPr="0BEF0AE1">
        <w:rPr>
          <w:lang w:val="en-GB"/>
        </w:rPr>
        <w:t>StANDARDS</w:t>
      </w:r>
      <w:bookmarkEnd w:id="78"/>
    </w:p>
    <w:p w14:paraId="68221DA6" w14:textId="77777777" w:rsidR="005916B7" w:rsidRPr="00B02CCC" w:rsidRDefault="005916B7" w:rsidP="005916B7">
      <w:pPr>
        <w:rPr>
          <w:lang w:val="en-GB"/>
        </w:rPr>
      </w:pPr>
      <w:r w:rsidRPr="00B02CCC">
        <w:rPr>
          <w:lang w:val="en-GB"/>
        </w:rPr>
        <w:t>SAP development standards IT-WIN-PE-225</w:t>
      </w:r>
    </w:p>
    <w:p w14:paraId="63E2CFD1" w14:textId="7A5A35AD" w:rsidR="00756125" w:rsidRPr="00B02CCC" w:rsidRDefault="00756125" w:rsidP="005916B7">
      <w:pPr>
        <w:rPr>
          <w:lang w:val="en-GB"/>
        </w:rPr>
      </w:pPr>
      <w:r w:rsidRPr="00B02CCC">
        <w:rPr>
          <w:lang w:val="en-GB"/>
        </w:rPr>
        <w:t>SAP development standards SOP-011365</w:t>
      </w:r>
    </w:p>
    <w:p w14:paraId="71CA201C" w14:textId="1CA84DFA" w:rsidR="00FA42FC" w:rsidRPr="00B02CCC" w:rsidRDefault="00FA42FC" w:rsidP="005916B7">
      <w:pPr>
        <w:rPr>
          <w:lang w:val="en-GB"/>
        </w:rPr>
      </w:pPr>
      <w:r w:rsidRPr="00B02CCC">
        <w:rPr>
          <w:lang w:val="en-GB"/>
        </w:rPr>
        <w:t>ZFI_DEVELOPMENTS usage to avoid hard coded values and to localize</w:t>
      </w:r>
    </w:p>
    <w:p w14:paraId="0D575520" w14:textId="77777777" w:rsidR="00756125" w:rsidRPr="00B02CCC" w:rsidRDefault="00756125" w:rsidP="005916B7">
      <w:pPr>
        <w:rPr>
          <w:lang w:val="en-GB"/>
        </w:rPr>
      </w:pPr>
    </w:p>
    <w:p w14:paraId="49F98F1C" w14:textId="7C0F18B8" w:rsidR="00756125" w:rsidRDefault="00756125" w:rsidP="00753147">
      <w:pPr>
        <w:pStyle w:val="Heading2"/>
        <w:rPr>
          <w:lang w:val="en-GB"/>
        </w:rPr>
      </w:pPr>
      <w:bookmarkStart w:id="79" w:name="_Toc89072693"/>
      <w:r w:rsidRPr="00B02CCC">
        <w:rPr>
          <w:lang w:val="en-GB"/>
        </w:rPr>
        <w:t>Usage of Z</w:t>
      </w:r>
      <w:r w:rsidR="00ED6273" w:rsidRPr="00B02CCC">
        <w:rPr>
          <w:lang w:val="en-GB"/>
        </w:rPr>
        <w:t>FI</w:t>
      </w:r>
      <w:r w:rsidRPr="00B02CCC">
        <w:rPr>
          <w:lang w:val="en-GB"/>
        </w:rPr>
        <w:t>_DEVELOPMENTS TABLE</w:t>
      </w:r>
      <w:bookmarkEnd w:id="79"/>
    </w:p>
    <w:p w14:paraId="6A3439BC" w14:textId="7097DAE7" w:rsidR="00575997" w:rsidRDefault="00575997" w:rsidP="00575997">
      <w:pPr>
        <w:rPr>
          <w:lang w:val="en-GB"/>
        </w:rPr>
      </w:pPr>
    </w:p>
    <w:p w14:paraId="0CB5C88E" w14:textId="1C1C2778" w:rsidR="00575997" w:rsidRDefault="001B6F18" w:rsidP="00575997">
      <w:pPr>
        <w:rPr>
          <w:lang w:val="en-GB"/>
        </w:rPr>
      </w:pPr>
      <w:r>
        <w:rPr>
          <w:lang w:val="en-GB"/>
        </w:rPr>
        <w:t>Each column should not have values but only the used ones to be set with explanation of purpose of usage of the column.</w:t>
      </w:r>
    </w:p>
    <w:p w14:paraId="7F22FA6F" w14:textId="77777777" w:rsidR="001B6F18" w:rsidRPr="00575997" w:rsidRDefault="001B6F18" w:rsidP="00575997">
      <w:pPr>
        <w:rPr>
          <w:lang w:val="en-GB"/>
        </w:rPr>
      </w:pPr>
    </w:p>
    <w:tbl>
      <w:tblPr>
        <w:tblW w:w="9758"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02"/>
        <w:gridCol w:w="709"/>
        <w:gridCol w:w="425"/>
        <w:gridCol w:w="709"/>
        <w:gridCol w:w="1134"/>
        <w:gridCol w:w="1275"/>
        <w:gridCol w:w="1276"/>
        <w:gridCol w:w="1276"/>
        <w:gridCol w:w="1134"/>
        <w:gridCol w:w="1418"/>
      </w:tblGrid>
      <w:tr w:rsidR="002C277A" w:rsidRPr="006524E5" w14:paraId="7EE37EDD" w14:textId="19EBBE3A" w:rsidTr="00CB3882">
        <w:tc>
          <w:tcPr>
            <w:tcW w:w="402" w:type="dxa"/>
            <w:shd w:val="clear" w:color="auto" w:fill="A6A6A6" w:themeFill="background1" w:themeFillShade="A6"/>
            <w:vAlign w:val="center"/>
            <w:hideMark/>
          </w:tcPr>
          <w:p w14:paraId="4085FE58" w14:textId="77777777" w:rsidR="002C277A" w:rsidRPr="006524E5" w:rsidRDefault="002C277A" w:rsidP="002C277A">
            <w:pPr>
              <w:spacing w:before="0"/>
              <w:rPr>
                <w:rFonts w:cs="Arial"/>
                <w:b/>
                <w:bCs/>
                <w:color w:val="000000"/>
                <w:sz w:val="12"/>
                <w:szCs w:val="16"/>
                <w:lang w:val="en-GB"/>
              </w:rPr>
            </w:pPr>
            <w:r w:rsidRPr="006524E5">
              <w:rPr>
                <w:rFonts w:cs="Arial"/>
                <w:b/>
                <w:bCs/>
                <w:color w:val="000000"/>
                <w:sz w:val="12"/>
                <w:szCs w:val="16"/>
                <w:lang w:val="en-GB"/>
              </w:rPr>
              <w:t>UDD</w:t>
            </w:r>
          </w:p>
        </w:tc>
        <w:tc>
          <w:tcPr>
            <w:tcW w:w="709" w:type="dxa"/>
            <w:shd w:val="clear" w:color="auto" w:fill="A6A6A6" w:themeFill="background1" w:themeFillShade="A6"/>
            <w:vAlign w:val="center"/>
          </w:tcPr>
          <w:p w14:paraId="6F4BEBE7" w14:textId="336B69A1" w:rsidR="002C277A" w:rsidRPr="006524E5" w:rsidRDefault="002C277A" w:rsidP="002C277A">
            <w:pPr>
              <w:spacing w:before="0"/>
              <w:rPr>
                <w:rFonts w:cs="Arial"/>
                <w:b/>
                <w:bCs/>
                <w:color w:val="000000"/>
                <w:sz w:val="12"/>
                <w:szCs w:val="16"/>
                <w:lang w:val="en-GB"/>
              </w:rPr>
            </w:pPr>
            <w:r w:rsidRPr="006524E5">
              <w:rPr>
                <w:rFonts w:cs="Arial"/>
                <w:b/>
                <w:bCs/>
                <w:color w:val="000000"/>
                <w:sz w:val="12"/>
                <w:szCs w:val="16"/>
                <w:lang w:val="en-GB"/>
              </w:rPr>
              <w:t>Step</w:t>
            </w:r>
          </w:p>
        </w:tc>
        <w:tc>
          <w:tcPr>
            <w:tcW w:w="425" w:type="dxa"/>
            <w:shd w:val="clear" w:color="auto" w:fill="A6A6A6" w:themeFill="background1" w:themeFillShade="A6"/>
            <w:vAlign w:val="center"/>
          </w:tcPr>
          <w:p w14:paraId="33E9EFF4" w14:textId="1C6DCCC4" w:rsidR="002C277A" w:rsidRPr="006524E5" w:rsidRDefault="002C277A" w:rsidP="002C277A">
            <w:pPr>
              <w:spacing w:before="0"/>
              <w:rPr>
                <w:rFonts w:cs="Arial"/>
                <w:b/>
                <w:bCs/>
                <w:color w:val="000000"/>
                <w:sz w:val="12"/>
                <w:szCs w:val="16"/>
                <w:lang w:val="en-GB"/>
              </w:rPr>
            </w:pPr>
            <w:r w:rsidRPr="00A45373">
              <w:rPr>
                <w:rFonts w:cs="Arial"/>
                <w:b/>
                <w:bCs/>
                <w:color w:val="000000"/>
                <w:sz w:val="10"/>
                <w:szCs w:val="16"/>
                <w:lang w:val="en-GB"/>
              </w:rPr>
              <w:t>SubStep</w:t>
            </w:r>
          </w:p>
        </w:tc>
        <w:tc>
          <w:tcPr>
            <w:tcW w:w="709" w:type="dxa"/>
            <w:shd w:val="clear" w:color="auto" w:fill="A6A6A6" w:themeFill="background1" w:themeFillShade="A6"/>
            <w:noWrap/>
            <w:tcMar>
              <w:top w:w="0" w:type="dxa"/>
              <w:left w:w="108" w:type="dxa"/>
              <w:bottom w:w="0" w:type="dxa"/>
              <w:right w:w="108" w:type="dxa"/>
            </w:tcMar>
            <w:vAlign w:val="center"/>
            <w:hideMark/>
          </w:tcPr>
          <w:p w14:paraId="6F7B46D0" w14:textId="4E873430" w:rsidR="002C277A" w:rsidRPr="006524E5" w:rsidRDefault="002C277A" w:rsidP="002C277A">
            <w:pPr>
              <w:spacing w:before="0"/>
              <w:rPr>
                <w:rFonts w:cs="Arial"/>
                <w:b/>
                <w:bCs/>
                <w:color w:val="000000"/>
                <w:sz w:val="12"/>
                <w:szCs w:val="16"/>
                <w:lang w:val="en-GB"/>
              </w:rPr>
            </w:pPr>
            <w:r w:rsidRPr="006524E5">
              <w:rPr>
                <w:rFonts w:cs="Arial"/>
                <w:b/>
                <w:bCs/>
                <w:color w:val="000000"/>
                <w:sz w:val="12"/>
                <w:szCs w:val="16"/>
                <w:lang w:val="en-GB"/>
              </w:rPr>
              <w:t>CoCd</w:t>
            </w:r>
          </w:p>
        </w:tc>
        <w:tc>
          <w:tcPr>
            <w:tcW w:w="1134" w:type="dxa"/>
            <w:shd w:val="clear" w:color="auto" w:fill="A6A6A6" w:themeFill="background1" w:themeFillShade="A6"/>
            <w:noWrap/>
            <w:tcMar>
              <w:top w:w="0" w:type="dxa"/>
              <w:left w:w="108" w:type="dxa"/>
              <w:bottom w:w="0" w:type="dxa"/>
              <w:right w:w="108" w:type="dxa"/>
            </w:tcMar>
            <w:vAlign w:val="center"/>
            <w:hideMark/>
          </w:tcPr>
          <w:p w14:paraId="67589963" w14:textId="1C36D8C2" w:rsidR="002C277A" w:rsidRPr="006524E5" w:rsidRDefault="002C277A" w:rsidP="002C277A">
            <w:pPr>
              <w:spacing w:before="0"/>
              <w:rPr>
                <w:rFonts w:eastAsia="Calibri" w:cs="Arial"/>
                <w:b/>
                <w:bCs/>
                <w:color w:val="000000"/>
                <w:sz w:val="12"/>
                <w:szCs w:val="16"/>
                <w:lang w:val="en-GB"/>
              </w:rPr>
            </w:pPr>
            <w:r w:rsidRPr="006524E5">
              <w:rPr>
                <w:rFonts w:cs="Arial"/>
                <w:b/>
                <w:bCs/>
                <w:color w:val="000000"/>
                <w:sz w:val="12"/>
                <w:szCs w:val="16"/>
                <w:lang w:val="en-GB"/>
              </w:rPr>
              <w:t>parameter 1</w:t>
            </w:r>
          </w:p>
        </w:tc>
        <w:tc>
          <w:tcPr>
            <w:tcW w:w="1275" w:type="dxa"/>
            <w:shd w:val="clear" w:color="auto" w:fill="A6A6A6" w:themeFill="background1" w:themeFillShade="A6"/>
            <w:noWrap/>
            <w:tcMar>
              <w:top w:w="0" w:type="dxa"/>
              <w:left w:w="108" w:type="dxa"/>
              <w:bottom w:w="0" w:type="dxa"/>
              <w:right w:w="108" w:type="dxa"/>
            </w:tcMar>
            <w:vAlign w:val="center"/>
            <w:hideMark/>
          </w:tcPr>
          <w:p w14:paraId="4D016685" w14:textId="613593A2" w:rsidR="002C277A" w:rsidRPr="006524E5" w:rsidRDefault="002C277A" w:rsidP="002C277A">
            <w:pPr>
              <w:spacing w:before="0"/>
              <w:rPr>
                <w:rFonts w:eastAsia="Calibri" w:cs="Arial"/>
                <w:b/>
                <w:bCs/>
                <w:color w:val="000000"/>
                <w:sz w:val="12"/>
                <w:szCs w:val="16"/>
                <w:lang w:val="en-GB"/>
              </w:rPr>
            </w:pPr>
            <w:r w:rsidRPr="006524E5">
              <w:rPr>
                <w:rFonts w:cs="Arial"/>
                <w:b/>
                <w:bCs/>
                <w:color w:val="000000"/>
                <w:sz w:val="12"/>
                <w:szCs w:val="16"/>
                <w:lang w:val="en-GB"/>
              </w:rPr>
              <w:t>parameter 2</w:t>
            </w:r>
          </w:p>
        </w:tc>
        <w:tc>
          <w:tcPr>
            <w:tcW w:w="1276" w:type="dxa"/>
            <w:shd w:val="clear" w:color="auto" w:fill="A6A6A6" w:themeFill="background1" w:themeFillShade="A6"/>
            <w:noWrap/>
            <w:tcMar>
              <w:top w:w="0" w:type="dxa"/>
              <w:left w:w="108" w:type="dxa"/>
              <w:bottom w:w="0" w:type="dxa"/>
              <w:right w:w="108" w:type="dxa"/>
            </w:tcMar>
            <w:vAlign w:val="center"/>
            <w:hideMark/>
          </w:tcPr>
          <w:p w14:paraId="49C6EA50" w14:textId="5F6DAB0E" w:rsidR="002C277A" w:rsidRPr="006524E5" w:rsidRDefault="002C277A" w:rsidP="002C277A">
            <w:pPr>
              <w:spacing w:before="0"/>
              <w:rPr>
                <w:rFonts w:eastAsia="Calibri" w:cs="Arial"/>
                <w:b/>
                <w:bCs/>
                <w:color w:val="000000"/>
                <w:sz w:val="12"/>
                <w:szCs w:val="16"/>
                <w:lang w:val="en-GB"/>
              </w:rPr>
            </w:pPr>
            <w:r w:rsidRPr="006524E5">
              <w:rPr>
                <w:rFonts w:cs="Arial"/>
                <w:b/>
                <w:bCs/>
                <w:color w:val="000000"/>
                <w:sz w:val="12"/>
                <w:szCs w:val="16"/>
                <w:lang w:val="en-GB"/>
              </w:rPr>
              <w:t>parameter 3</w:t>
            </w:r>
          </w:p>
        </w:tc>
        <w:tc>
          <w:tcPr>
            <w:tcW w:w="1276" w:type="dxa"/>
            <w:shd w:val="clear" w:color="auto" w:fill="A6A6A6" w:themeFill="background1" w:themeFillShade="A6"/>
            <w:noWrap/>
            <w:tcMar>
              <w:top w:w="0" w:type="dxa"/>
              <w:left w:w="108" w:type="dxa"/>
              <w:bottom w:w="0" w:type="dxa"/>
              <w:right w:w="108" w:type="dxa"/>
            </w:tcMar>
            <w:vAlign w:val="center"/>
            <w:hideMark/>
          </w:tcPr>
          <w:p w14:paraId="6F17CB69" w14:textId="0D4825EF" w:rsidR="002C277A" w:rsidRPr="006524E5" w:rsidRDefault="002C277A" w:rsidP="002C277A">
            <w:pPr>
              <w:spacing w:before="0"/>
              <w:rPr>
                <w:rFonts w:eastAsia="Calibri" w:cs="Arial"/>
                <w:b/>
                <w:bCs/>
                <w:color w:val="000000"/>
                <w:sz w:val="12"/>
                <w:szCs w:val="16"/>
                <w:lang w:val="en-GB"/>
              </w:rPr>
            </w:pPr>
            <w:r w:rsidRPr="006524E5">
              <w:rPr>
                <w:rFonts w:cs="Arial"/>
                <w:b/>
                <w:bCs/>
                <w:color w:val="000000"/>
                <w:sz w:val="12"/>
                <w:szCs w:val="16"/>
                <w:lang w:val="en-GB"/>
              </w:rPr>
              <w:t>parameter 4</w:t>
            </w:r>
          </w:p>
        </w:tc>
        <w:tc>
          <w:tcPr>
            <w:tcW w:w="1134" w:type="dxa"/>
            <w:shd w:val="clear" w:color="auto" w:fill="A6A6A6" w:themeFill="background1" w:themeFillShade="A6"/>
            <w:vAlign w:val="center"/>
          </w:tcPr>
          <w:p w14:paraId="7BC20F83" w14:textId="714B8539" w:rsidR="002C277A" w:rsidRPr="006524E5" w:rsidRDefault="002C277A" w:rsidP="002C277A">
            <w:pPr>
              <w:spacing w:before="0"/>
              <w:rPr>
                <w:rFonts w:cs="Arial"/>
                <w:b/>
                <w:bCs/>
                <w:color w:val="000000"/>
                <w:sz w:val="12"/>
                <w:szCs w:val="16"/>
                <w:lang w:val="en-GB"/>
              </w:rPr>
            </w:pPr>
            <w:r w:rsidRPr="006524E5">
              <w:rPr>
                <w:rFonts w:cs="Arial"/>
                <w:b/>
                <w:bCs/>
                <w:color w:val="000000"/>
                <w:sz w:val="12"/>
                <w:szCs w:val="16"/>
                <w:lang w:val="en-GB"/>
              </w:rPr>
              <w:t>parameter 5</w:t>
            </w:r>
          </w:p>
        </w:tc>
        <w:tc>
          <w:tcPr>
            <w:tcW w:w="1418" w:type="dxa"/>
            <w:shd w:val="clear" w:color="auto" w:fill="A6A6A6" w:themeFill="background1" w:themeFillShade="A6"/>
            <w:vAlign w:val="center"/>
          </w:tcPr>
          <w:p w14:paraId="03ED85AD" w14:textId="11DF0F4B" w:rsidR="002C277A" w:rsidRPr="006524E5" w:rsidRDefault="002C277A" w:rsidP="002C277A">
            <w:pPr>
              <w:spacing w:before="0"/>
              <w:rPr>
                <w:rFonts w:cs="Arial"/>
                <w:b/>
                <w:bCs/>
                <w:color w:val="000000"/>
                <w:sz w:val="12"/>
                <w:szCs w:val="16"/>
                <w:lang w:val="en-GB"/>
              </w:rPr>
            </w:pPr>
            <w:r w:rsidRPr="006524E5">
              <w:rPr>
                <w:rFonts w:cs="Arial"/>
                <w:b/>
                <w:bCs/>
                <w:color w:val="000000"/>
                <w:sz w:val="12"/>
                <w:szCs w:val="16"/>
                <w:lang w:val="en-GB"/>
              </w:rPr>
              <w:t>parameter 6</w:t>
            </w:r>
          </w:p>
        </w:tc>
      </w:tr>
      <w:tr w:rsidR="002C277A" w:rsidRPr="006524E5" w14:paraId="6BA45676" w14:textId="705B19BC" w:rsidTr="00CB3882">
        <w:tc>
          <w:tcPr>
            <w:tcW w:w="402" w:type="dxa"/>
            <w:vAlign w:val="center"/>
            <w:hideMark/>
          </w:tcPr>
          <w:p w14:paraId="7886F0EC" w14:textId="77777777" w:rsidR="002C277A" w:rsidRPr="006524E5" w:rsidRDefault="002C277A" w:rsidP="002C277A">
            <w:pPr>
              <w:rPr>
                <w:rFonts w:eastAsia="Arial" w:cs="Arial"/>
                <w:color w:val="000000"/>
                <w:sz w:val="12"/>
                <w:szCs w:val="16"/>
                <w:lang w:val="en-GB"/>
              </w:rPr>
            </w:pPr>
            <w:r w:rsidRPr="006524E5">
              <w:rPr>
                <w:rFonts w:cs="Arial"/>
                <w:color w:val="000000"/>
                <w:sz w:val="12"/>
                <w:szCs w:val="16"/>
                <w:lang w:val="en-GB"/>
              </w:rPr>
              <w:t>1372</w:t>
            </w:r>
          </w:p>
        </w:tc>
        <w:tc>
          <w:tcPr>
            <w:tcW w:w="709" w:type="dxa"/>
            <w:vAlign w:val="center"/>
          </w:tcPr>
          <w:p w14:paraId="2FB9814F" w14:textId="67534C7D" w:rsidR="002C277A" w:rsidRPr="006524E5" w:rsidRDefault="002C277A" w:rsidP="002C277A">
            <w:pPr>
              <w:rPr>
                <w:rFonts w:eastAsia="Arial" w:cs="Arial"/>
                <w:sz w:val="12"/>
                <w:szCs w:val="16"/>
                <w:lang w:val="en-GB"/>
              </w:rPr>
            </w:pPr>
            <w:r w:rsidRPr="006524E5">
              <w:rPr>
                <w:rFonts w:cs="Arial"/>
                <w:sz w:val="12"/>
                <w:szCs w:val="16"/>
                <w:lang w:val="en-GB"/>
              </w:rPr>
              <w:t>001</w:t>
            </w:r>
          </w:p>
        </w:tc>
        <w:tc>
          <w:tcPr>
            <w:tcW w:w="425" w:type="dxa"/>
            <w:vAlign w:val="center"/>
          </w:tcPr>
          <w:p w14:paraId="119DCAFD" w14:textId="2CDC71A5" w:rsidR="002C277A" w:rsidRPr="006524E5" w:rsidRDefault="002C277A" w:rsidP="002C277A">
            <w:pPr>
              <w:rPr>
                <w:rFonts w:eastAsia="Arial" w:cs="Arial"/>
                <w:sz w:val="12"/>
                <w:szCs w:val="16"/>
                <w:lang w:val="en-GB"/>
              </w:rPr>
            </w:pPr>
            <w:r w:rsidRPr="006524E5">
              <w:rPr>
                <w:rFonts w:cs="Arial"/>
                <w:sz w:val="12"/>
                <w:szCs w:val="16"/>
                <w:lang w:val="en-GB"/>
              </w:rPr>
              <w:t>&lt;Seq&gt;</w:t>
            </w:r>
          </w:p>
        </w:tc>
        <w:tc>
          <w:tcPr>
            <w:tcW w:w="709" w:type="dxa"/>
            <w:noWrap/>
            <w:tcMar>
              <w:top w:w="0" w:type="dxa"/>
              <w:left w:w="108" w:type="dxa"/>
              <w:bottom w:w="0" w:type="dxa"/>
              <w:right w:w="108" w:type="dxa"/>
            </w:tcMar>
            <w:vAlign w:val="center"/>
            <w:hideMark/>
          </w:tcPr>
          <w:p w14:paraId="6BD58BB0" w14:textId="3EB63C4D" w:rsidR="002C277A" w:rsidRPr="006524E5" w:rsidRDefault="002C277A" w:rsidP="002C277A">
            <w:pPr>
              <w:rPr>
                <w:rFonts w:cs="Arial"/>
                <w:sz w:val="12"/>
                <w:lang w:val="en-GB"/>
              </w:rPr>
            </w:pPr>
            <w:r w:rsidRPr="006524E5">
              <w:rPr>
                <w:rFonts w:cs="Arial"/>
                <w:sz w:val="12"/>
                <w:lang w:val="en-GB"/>
              </w:rPr>
              <w:t>&lt;Company Code&gt; - empty for general rule</w:t>
            </w:r>
          </w:p>
        </w:tc>
        <w:tc>
          <w:tcPr>
            <w:tcW w:w="1134" w:type="dxa"/>
            <w:noWrap/>
            <w:tcMar>
              <w:top w:w="0" w:type="dxa"/>
              <w:left w:w="108" w:type="dxa"/>
              <w:bottom w:w="0" w:type="dxa"/>
              <w:right w:w="108" w:type="dxa"/>
            </w:tcMar>
            <w:vAlign w:val="center"/>
            <w:hideMark/>
          </w:tcPr>
          <w:p w14:paraId="7A5CC5D0" w14:textId="21EF28AA" w:rsidR="002C277A" w:rsidRPr="00A67A00" w:rsidRDefault="002C277A" w:rsidP="002C277A">
            <w:pPr>
              <w:rPr>
                <w:rFonts w:eastAsia="Arial,Calibri" w:cs="Arial"/>
                <w:sz w:val="12"/>
                <w:szCs w:val="16"/>
                <w:lang w:val="en-GB"/>
              </w:rPr>
            </w:pPr>
            <w:r w:rsidRPr="00A67A00">
              <w:rPr>
                <w:rFonts w:cs="Arial"/>
                <w:bCs/>
                <w:color w:val="000000"/>
                <w:sz w:val="12"/>
                <w:szCs w:val="16"/>
                <w:lang w:val="en-GB"/>
              </w:rPr>
              <w:t>&lt;PayReq Type&gt;</w:t>
            </w:r>
          </w:p>
        </w:tc>
        <w:tc>
          <w:tcPr>
            <w:tcW w:w="1275" w:type="dxa"/>
            <w:noWrap/>
            <w:tcMar>
              <w:top w:w="0" w:type="dxa"/>
              <w:left w:w="108" w:type="dxa"/>
              <w:bottom w:w="0" w:type="dxa"/>
              <w:right w:w="108" w:type="dxa"/>
            </w:tcMar>
            <w:vAlign w:val="center"/>
            <w:hideMark/>
          </w:tcPr>
          <w:p w14:paraId="541DA589" w14:textId="54A8D4A7" w:rsidR="002C277A" w:rsidRPr="006524E5" w:rsidRDefault="002C277A" w:rsidP="002C277A">
            <w:pPr>
              <w:rPr>
                <w:rFonts w:eastAsia="Arial,Calibri" w:cs="Arial"/>
                <w:color w:val="000000"/>
                <w:sz w:val="12"/>
                <w:szCs w:val="16"/>
                <w:lang w:val="en-GB"/>
              </w:rPr>
            </w:pPr>
            <w:r w:rsidRPr="006524E5">
              <w:rPr>
                <w:rFonts w:cs="Arial"/>
                <w:color w:val="000000"/>
                <w:sz w:val="12"/>
                <w:szCs w:val="16"/>
                <w:lang w:val="en-GB"/>
              </w:rPr>
              <w:t>&lt;Invoice Doc Type&gt;</w:t>
            </w:r>
          </w:p>
        </w:tc>
        <w:tc>
          <w:tcPr>
            <w:tcW w:w="1276" w:type="dxa"/>
            <w:noWrap/>
            <w:tcMar>
              <w:top w:w="0" w:type="dxa"/>
              <w:left w:w="108" w:type="dxa"/>
              <w:bottom w:w="0" w:type="dxa"/>
              <w:right w:w="108" w:type="dxa"/>
            </w:tcMar>
            <w:vAlign w:val="center"/>
            <w:hideMark/>
          </w:tcPr>
          <w:p w14:paraId="1064650B" w14:textId="3A0BEC53" w:rsidR="002C277A" w:rsidRPr="006524E5" w:rsidRDefault="002C277A" w:rsidP="002C277A">
            <w:pPr>
              <w:rPr>
                <w:rFonts w:eastAsia="Arial,Calibri" w:cs="Arial"/>
                <w:color w:val="000000"/>
                <w:sz w:val="12"/>
                <w:szCs w:val="16"/>
                <w:lang w:val="en-GB"/>
              </w:rPr>
            </w:pPr>
            <w:r w:rsidRPr="006524E5">
              <w:rPr>
                <w:rFonts w:cs="Arial"/>
                <w:color w:val="000000"/>
                <w:sz w:val="12"/>
                <w:szCs w:val="16"/>
                <w:lang w:val="en-GB"/>
              </w:rPr>
              <w:t>&lt;Invoice Doc Type&gt;</w:t>
            </w:r>
          </w:p>
        </w:tc>
        <w:tc>
          <w:tcPr>
            <w:tcW w:w="1276" w:type="dxa"/>
            <w:noWrap/>
            <w:tcMar>
              <w:top w:w="0" w:type="dxa"/>
              <w:left w:w="108" w:type="dxa"/>
              <w:bottom w:w="0" w:type="dxa"/>
              <w:right w:w="108" w:type="dxa"/>
            </w:tcMar>
            <w:vAlign w:val="center"/>
            <w:hideMark/>
          </w:tcPr>
          <w:p w14:paraId="76851C87" w14:textId="28551882" w:rsidR="002C277A" w:rsidRPr="006524E5" w:rsidRDefault="002C277A" w:rsidP="002C277A">
            <w:pPr>
              <w:rPr>
                <w:rFonts w:eastAsia="Arial,Calibri" w:cs="Arial"/>
                <w:color w:val="000000"/>
                <w:sz w:val="12"/>
                <w:szCs w:val="16"/>
                <w:lang w:val="en-GB"/>
              </w:rPr>
            </w:pPr>
            <w:r w:rsidRPr="006524E5">
              <w:rPr>
                <w:rFonts w:cs="Arial"/>
                <w:color w:val="000000"/>
                <w:sz w:val="12"/>
                <w:szCs w:val="16"/>
                <w:lang w:val="en-GB"/>
              </w:rPr>
              <w:t>&lt;Invoice Doc Type&gt;</w:t>
            </w:r>
          </w:p>
        </w:tc>
        <w:tc>
          <w:tcPr>
            <w:tcW w:w="1134" w:type="dxa"/>
            <w:vAlign w:val="center"/>
          </w:tcPr>
          <w:p w14:paraId="37BE4A93" w14:textId="718D0E52" w:rsidR="002C277A" w:rsidRPr="006524E5" w:rsidRDefault="002C277A" w:rsidP="002C277A">
            <w:pPr>
              <w:rPr>
                <w:rFonts w:cs="Arial"/>
                <w:color w:val="000000"/>
                <w:sz w:val="12"/>
                <w:szCs w:val="16"/>
                <w:lang w:val="en-GB"/>
              </w:rPr>
            </w:pPr>
          </w:p>
        </w:tc>
        <w:tc>
          <w:tcPr>
            <w:tcW w:w="1418" w:type="dxa"/>
            <w:vAlign w:val="center"/>
          </w:tcPr>
          <w:p w14:paraId="71F72A92" w14:textId="20AEEB7E" w:rsidR="002C277A" w:rsidRPr="006524E5" w:rsidRDefault="002C277A" w:rsidP="002C277A">
            <w:pPr>
              <w:rPr>
                <w:rFonts w:cs="Arial"/>
                <w:color w:val="000000"/>
                <w:sz w:val="12"/>
                <w:szCs w:val="16"/>
                <w:lang w:val="en-GB"/>
              </w:rPr>
            </w:pPr>
          </w:p>
        </w:tc>
      </w:tr>
      <w:tr w:rsidR="002C277A" w:rsidRPr="006524E5" w14:paraId="24D334C1" w14:textId="34BEEED1" w:rsidTr="00CB3882">
        <w:tc>
          <w:tcPr>
            <w:tcW w:w="402" w:type="dxa"/>
            <w:vAlign w:val="center"/>
          </w:tcPr>
          <w:p w14:paraId="1A95CA9B" w14:textId="4D729386" w:rsidR="002C277A" w:rsidRPr="006524E5" w:rsidRDefault="00CC0924" w:rsidP="001805F4">
            <w:pPr>
              <w:spacing w:before="0"/>
              <w:rPr>
                <w:rFonts w:eastAsia="Arial" w:cs="Arial"/>
                <w:color w:val="000000"/>
                <w:sz w:val="12"/>
                <w:szCs w:val="16"/>
                <w:lang w:val="en-GB"/>
              </w:rPr>
            </w:pPr>
            <w:r w:rsidRPr="006524E5">
              <w:rPr>
                <w:rFonts w:eastAsia="Arial" w:cs="Arial"/>
                <w:color w:val="000000"/>
                <w:sz w:val="12"/>
                <w:szCs w:val="16"/>
                <w:lang w:val="en-GB"/>
              </w:rPr>
              <w:t>1372</w:t>
            </w:r>
          </w:p>
        </w:tc>
        <w:tc>
          <w:tcPr>
            <w:tcW w:w="709" w:type="dxa"/>
            <w:vAlign w:val="center"/>
          </w:tcPr>
          <w:p w14:paraId="18183335" w14:textId="0E2C38DD" w:rsidR="002C277A" w:rsidRPr="006524E5" w:rsidRDefault="00CC0924" w:rsidP="001805F4">
            <w:pPr>
              <w:spacing w:before="0"/>
              <w:rPr>
                <w:rFonts w:eastAsia="Arial" w:cs="Arial"/>
                <w:sz w:val="12"/>
                <w:szCs w:val="16"/>
                <w:lang w:val="en-GB"/>
              </w:rPr>
            </w:pPr>
            <w:r w:rsidRPr="006524E5">
              <w:rPr>
                <w:rFonts w:eastAsia="Arial" w:cs="Arial"/>
                <w:sz w:val="12"/>
                <w:szCs w:val="16"/>
                <w:lang w:val="en-GB"/>
              </w:rPr>
              <w:t>AAC</w:t>
            </w:r>
            <w:r w:rsidR="00E40B62">
              <w:rPr>
                <w:rFonts w:eastAsia="Arial" w:cs="Arial"/>
                <w:sz w:val="12"/>
                <w:szCs w:val="16"/>
                <w:lang w:val="en-GB"/>
              </w:rPr>
              <w:t xml:space="preserve"> </w:t>
            </w:r>
            <w:r w:rsidR="00E40B62" w:rsidRPr="00E87EC2">
              <w:rPr>
                <w:rFonts w:eastAsia="Arial" w:cs="Arial"/>
                <w:sz w:val="8"/>
                <w:szCs w:val="16"/>
                <w:lang w:val="en-GB"/>
              </w:rPr>
              <w:t>(Allowed Account Assignment Category)</w:t>
            </w:r>
          </w:p>
        </w:tc>
        <w:tc>
          <w:tcPr>
            <w:tcW w:w="425" w:type="dxa"/>
            <w:vAlign w:val="center"/>
          </w:tcPr>
          <w:p w14:paraId="1A013C42" w14:textId="33910BB3" w:rsidR="002C277A" w:rsidRPr="006524E5" w:rsidRDefault="00CC0924" w:rsidP="001805F4">
            <w:pPr>
              <w:spacing w:before="0"/>
              <w:rPr>
                <w:rFonts w:eastAsia="Arial" w:cs="Arial"/>
                <w:sz w:val="12"/>
                <w:szCs w:val="16"/>
                <w:lang w:val="en-GB"/>
              </w:rPr>
            </w:pPr>
            <w:r w:rsidRPr="006524E5">
              <w:rPr>
                <w:rFonts w:eastAsia="Arial" w:cs="Arial"/>
                <w:sz w:val="12"/>
                <w:szCs w:val="16"/>
                <w:lang w:val="en-GB"/>
              </w:rPr>
              <w:t>&lt;Seq&gt;</w:t>
            </w:r>
          </w:p>
        </w:tc>
        <w:tc>
          <w:tcPr>
            <w:tcW w:w="709" w:type="dxa"/>
            <w:noWrap/>
            <w:tcMar>
              <w:top w:w="0" w:type="dxa"/>
              <w:left w:w="108" w:type="dxa"/>
              <w:bottom w:w="0" w:type="dxa"/>
              <w:right w:w="108" w:type="dxa"/>
            </w:tcMar>
            <w:vAlign w:val="center"/>
          </w:tcPr>
          <w:p w14:paraId="7F8A58C6" w14:textId="7304CB89" w:rsidR="002C277A" w:rsidRPr="006524E5" w:rsidRDefault="002C277A" w:rsidP="001805F4">
            <w:pPr>
              <w:spacing w:before="0"/>
              <w:rPr>
                <w:rFonts w:cs="Arial"/>
                <w:sz w:val="12"/>
                <w:lang w:val="en-GB"/>
              </w:rPr>
            </w:pPr>
          </w:p>
        </w:tc>
        <w:tc>
          <w:tcPr>
            <w:tcW w:w="1134" w:type="dxa"/>
            <w:noWrap/>
            <w:tcMar>
              <w:top w:w="0" w:type="dxa"/>
              <w:left w:w="108" w:type="dxa"/>
              <w:bottom w:w="0" w:type="dxa"/>
              <w:right w:w="108" w:type="dxa"/>
            </w:tcMar>
            <w:vAlign w:val="center"/>
          </w:tcPr>
          <w:p w14:paraId="797C942B" w14:textId="6B2EC3DB" w:rsidR="002C277A" w:rsidRPr="006524E5" w:rsidRDefault="006524E5" w:rsidP="001805F4">
            <w:pPr>
              <w:spacing w:before="0"/>
              <w:rPr>
                <w:rFonts w:eastAsia="Arial,Calibri" w:cs="Arial"/>
                <w:sz w:val="12"/>
                <w:szCs w:val="16"/>
                <w:lang w:val="en-GB"/>
              </w:rPr>
            </w:pPr>
            <w:r w:rsidRPr="006524E5">
              <w:rPr>
                <w:rFonts w:eastAsia="Arial,Calibri" w:cs="Arial"/>
                <w:sz w:val="12"/>
                <w:szCs w:val="16"/>
                <w:lang w:val="en-GB"/>
              </w:rPr>
              <w:t>&lt;Account Assignment Category&gt;</w:t>
            </w:r>
          </w:p>
        </w:tc>
        <w:tc>
          <w:tcPr>
            <w:tcW w:w="1275" w:type="dxa"/>
            <w:noWrap/>
            <w:tcMar>
              <w:top w:w="0" w:type="dxa"/>
              <w:left w:w="108" w:type="dxa"/>
              <w:bottom w:w="0" w:type="dxa"/>
              <w:right w:w="108" w:type="dxa"/>
            </w:tcMar>
            <w:vAlign w:val="center"/>
          </w:tcPr>
          <w:p w14:paraId="3B4D3992" w14:textId="73252309" w:rsidR="002C277A" w:rsidRPr="006524E5" w:rsidRDefault="002C277A" w:rsidP="001805F4">
            <w:pPr>
              <w:spacing w:before="0"/>
              <w:rPr>
                <w:rFonts w:eastAsia="Arial,Calibri" w:cs="Arial"/>
                <w:color w:val="000000"/>
                <w:sz w:val="12"/>
                <w:szCs w:val="16"/>
                <w:lang w:val="en-GB"/>
              </w:rPr>
            </w:pPr>
          </w:p>
        </w:tc>
        <w:tc>
          <w:tcPr>
            <w:tcW w:w="1276" w:type="dxa"/>
            <w:noWrap/>
            <w:tcMar>
              <w:top w:w="0" w:type="dxa"/>
              <w:left w:w="108" w:type="dxa"/>
              <w:bottom w:w="0" w:type="dxa"/>
              <w:right w:w="108" w:type="dxa"/>
            </w:tcMar>
            <w:vAlign w:val="center"/>
          </w:tcPr>
          <w:p w14:paraId="1CA66AEF" w14:textId="4F4A5ED6" w:rsidR="002C277A" w:rsidRPr="006524E5" w:rsidRDefault="002C277A" w:rsidP="001805F4">
            <w:pPr>
              <w:spacing w:before="0"/>
              <w:rPr>
                <w:rFonts w:eastAsia="Arial,Calibri" w:cs="Arial"/>
                <w:color w:val="000000"/>
                <w:sz w:val="12"/>
                <w:szCs w:val="16"/>
                <w:lang w:val="en-GB"/>
              </w:rPr>
            </w:pPr>
          </w:p>
        </w:tc>
        <w:tc>
          <w:tcPr>
            <w:tcW w:w="1276" w:type="dxa"/>
            <w:noWrap/>
            <w:tcMar>
              <w:top w:w="0" w:type="dxa"/>
              <w:left w:w="108" w:type="dxa"/>
              <w:bottom w:w="0" w:type="dxa"/>
              <w:right w:w="108" w:type="dxa"/>
            </w:tcMar>
            <w:vAlign w:val="center"/>
          </w:tcPr>
          <w:p w14:paraId="376124F2" w14:textId="25D74A4E" w:rsidR="002C277A" w:rsidRPr="006524E5" w:rsidRDefault="002C277A" w:rsidP="001805F4">
            <w:pPr>
              <w:spacing w:before="0"/>
              <w:rPr>
                <w:rFonts w:eastAsia="Arial,Calibri" w:cs="Arial"/>
                <w:color w:val="000000"/>
                <w:sz w:val="12"/>
                <w:szCs w:val="16"/>
                <w:lang w:val="en-GB"/>
              </w:rPr>
            </w:pPr>
          </w:p>
        </w:tc>
        <w:tc>
          <w:tcPr>
            <w:tcW w:w="1134" w:type="dxa"/>
            <w:vAlign w:val="center"/>
          </w:tcPr>
          <w:p w14:paraId="532E692D" w14:textId="77777777" w:rsidR="002C277A" w:rsidRPr="006524E5" w:rsidRDefault="002C277A" w:rsidP="001805F4">
            <w:pPr>
              <w:spacing w:before="0"/>
              <w:rPr>
                <w:rFonts w:eastAsia="Arial,Calibri" w:cs="Arial"/>
                <w:color w:val="000000"/>
                <w:sz w:val="12"/>
                <w:szCs w:val="16"/>
                <w:lang w:val="en-GB"/>
              </w:rPr>
            </w:pPr>
          </w:p>
        </w:tc>
        <w:tc>
          <w:tcPr>
            <w:tcW w:w="1418" w:type="dxa"/>
            <w:vAlign w:val="center"/>
          </w:tcPr>
          <w:p w14:paraId="1BDC9362" w14:textId="77777777" w:rsidR="002C277A" w:rsidRPr="006524E5" w:rsidRDefault="002C277A" w:rsidP="001805F4">
            <w:pPr>
              <w:spacing w:before="0"/>
              <w:rPr>
                <w:rFonts w:eastAsia="Arial,Calibri" w:cs="Arial"/>
                <w:color w:val="000000"/>
                <w:sz w:val="12"/>
                <w:szCs w:val="16"/>
                <w:lang w:val="en-GB"/>
              </w:rPr>
            </w:pPr>
          </w:p>
        </w:tc>
      </w:tr>
      <w:tr w:rsidR="00376CDC" w14:paraId="5230D035" w14:textId="77777777" w:rsidTr="001858BD">
        <w:tc>
          <w:tcPr>
            <w:tcW w:w="402" w:type="dxa"/>
            <w:vAlign w:val="center"/>
          </w:tcPr>
          <w:p w14:paraId="01BCE437" w14:textId="77777777" w:rsidR="00376CDC" w:rsidRDefault="00376CDC" w:rsidP="001858BD">
            <w:pPr>
              <w:spacing w:before="0"/>
              <w:rPr>
                <w:rFonts w:eastAsia="Arial" w:cs="Arial"/>
                <w:color w:val="000000"/>
                <w:sz w:val="12"/>
                <w:szCs w:val="16"/>
                <w:lang w:val="en-GB"/>
              </w:rPr>
            </w:pPr>
            <w:r>
              <w:rPr>
                <w:rFonts w:eastAsia="Arial" w:cs="Arial"/>
                <w:color w:val="000000"/>
                <w:sz w:val="12"/>
                <w:szCs w:val="16"/>
                <w:lang w:val="en-GB"/>
              </w:rPr>
              <w:t>1372 (</w:t>
            </w:r>
            <w:r>
              <w:rPr>
                <w:rFonts w:eastAsia="Arial" w:cs="Arial"/>
                <w:color w:val="000000"/>
                <w:sz w:val="12"/>
                <w:szCs w:val="12"/>
                <w:lang w:val="en-GB"/>
              </w:rPr>
              <w:t>CRQ</w:t>
            </w:r>
            <w:r w:rsidRPr="008B521D">
              <w:rPr>
                <w:sz w:val="12"/>
                <w:szCs w:val="12"/>
                <w:lang w:val="en-GB"/>
              </w:rPr>
              <w:t>10005708)</w:t>
            </w:r>
          </w:p>
        </w:tc>
        <w:tc>
          <w:tcPr>
            <w:tcW w:w="709" w:type="dxa"/>
            <w:vAlign w:val="center"/>
          </w:tcPr>
          <w:p w14:paraId="468BB8B8" w14:textId="77777777" w:rsidR="00376CDC" w:rsidRDefault="00376CDC" w:rsidP="001858BD">
            <w:pPr>
              <w:spacing w:before="0"/>
              <w:rPr>
                <w:rFonts w:eastAsia="Arial" w:cs="Arial"/>
                <w:color w:val="000000"/>
                <w:sz w:val="12"/>
                <w:szCs w:val="16"/>
                <w:lang w:val="en-GB"/>
              </w:rPr>
            </w:pPr>
            <w:r>
              <w:rPr>
                <w:rFonts w:eastAsia="Arial" w:cs="Arial"/>
                <w:color w:val="000000"/>
                <w:sz w:val="12"/>
                <w:szCs w:val="16"/>
                <w:lang w:val="en-GB"/>
              </w:rPr>
              <w:t>ARS (Approval Reminder Status)</w:t>
            </w:r>
          </w:p>
        </w:tc>
        <w:tc>
          <w:tcPr>
            <w:tcW w:w="425" w:type="dxa"/>
            <w:vAlign w:val="center"/>
          </w:tcPr>
          <w:p w14:paraId="793A4129" w14:textId="77777777" w:rsidR="00376CDC" w:rsidRDefault="00376CDC" w:rsidP="001858BD">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4AE2BC54" w14:textId="77777777" w:rsidR="00376CDC" w:rsidRDefault="00376CDC" w:rsidP="001858BD">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775FB4DC" w14:textId="77777777" w:rsidR="00376CDC" w:rsidRDefault="00376CDC" w:rsidP="001858BD">
            <w:pPr>
              <w:spacing w:before="0"/>
              <w:rPr>
                <w:rFonts w:eastAsia="Arial,Calibri" w:cs="Arial"/>
                <w:sz w:val="12"/>
                <w:szCs w:val="16"/>
                <w:lang w:val="en-GB"/>
              </w:rPr>
            </w:pPr>
            <w:r>
              <w:rPr>
                <w:rFonts w:eastAsia="Arial,Calibri" w:cs="Arial"/>
                <w:sz w:val="12"/>
                <w:szCs w:val="16"/>
                <w:lang w:val="en-GB"/>
              </w:rPr>
              <w:t>E-pay request status code</w:t>
            </w:r>
          </w:p>
        </w:tc>
        <w:tc>
          <w:tcPr>
            <w:tcW w:w="1275" w:type="dxa"/>
            <w:noWrap/>
            <w:tcMar>
              <w:top w:w="0" w:type="dxa"/>
              <w:left w:w="108" w:type="dxa"/>
              <w:bottom w:w="0" w:type="dxa"/>
              <w:right w:w="108" w:type="dxa"/>
            </w:tcMar>
            <w:vAlign w:val="center"/>
          </w:tcPr>
          <w:p w14:paraId="2DAA4DAA" w14:textId="77777777" w:rsidR="00376CDC" w:rsidRDefault="00376CDC" w:rsidP="001858BD">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9724267" w14:textId="77777777" w:rsidR="00376CDC" w:rsidRPr="006524E5" w:rsidRDefault="00376CDC" w:rsidP="001858BD">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2F6A6CD8" w14:textId="77777777" w:rsidR="00376CDC" w:rsidRPr="006524E5" w:rsidRDefault="00376CDC" w:rsidP="001858BD">
            <w:pPr>
              <w:spacing w:before="0"/>
              <w:rPr>
                <w:rFonts w:eastAsia="Arial" w:cs="Arial"/>
                <w:sz w:val="12"/>
                <w:szCs w:val="16"/>
                <w:lang w:val="en-GB"/>
              </w:rPr>
            </w:pPr>
          </w:p>
        </w:tc>
        <w:tc>
          <w:tcPr>
            <w:tcW w:w="1134" w:type="dxa"/>
            <w:vAlign w:val="center"/>
          </w:tcPr>
          <w:p w14:paraId="20DE6506" w14:textId="77777777" w:rsidR="00376CDC" w:rsidRDefault="00376CDC" w:rsidP="001858BD">
            <w:pPr>
              <w:spacing w:before="0"/>
              <w:rPr>
                <w:rFonts w:eastAsia="Arial" w:cs="Arial"/>
                <w:sz w:val="12"/>
                <w:szCs w:val="16"/>
                <w:lang w:val="en-GB"/>
              </w:rPr>
            </w:pPr>
          </w:p>
        </w:tc>
        <w:tc>
          <w:tcPr>
            <w:tcW w:w="1418" w:type="dxa"/>
            <w:vAlign w:val="center"/>
          </w:tcPr>
          <w:p w14:paraId="0ED666C2" w14:textId="77777777" w:rsidR="00376CDC" w:rsidRDefault="00376CDC" w:rsidP="001858BD">
            <w:pPr>
              <w:spacing w:before="0"/>
              <w:rPr>
                <w:rFonts w:eastAsia="Arial" w:cs="Arial"/>
                <w:sz w:val="12"/>
                <w:szCs w:val="16"/>
                <w:lang w:val="en-GB"/>
              </w:rPr>
            </w:pPr>
          </w:p>
        </w:tc>
      </w:tr>
      <w:tr w:rsidR="002C277A" w:rsidRPr="006524E5" w14:paraId="0A2E781C" w14:textId="4B2D5D92" w:rsidTr="00CB3882">
        <w:tc>
          <w:tcPr>
            <w:tcW w:w="402" w:type="dxa"/>
            <w:vAlign w:val="center"/>
          </w:tcPr>
          <w:p w14:paraId="7980584E" w14:textId="17F082CD" w:rsidR="002C277A" w:rsidRPr="006524E5" w:rsidRDefault="008651BC"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4BC895CE" w14:textId="37177508" w:rsidR="002C277A" w:rsidRPr="006524E5" w:rsidRDefault="008651BC" w:rsidP="001805F4">
            <w:pPr>
              <w:spacing w:before="0"/>
              <w:rPr>
                <w:rFonts w:eastAsia="Arial" w:cs="Arial"/>
                <w:sz w:val="12"/>
                <w:szCs w:val="16"/>
                <w:lang w:val="en-GB"/>
              </w:rPr>
            </w:pPr>
            <w:r>
              <w:rPr>
                <w:rFonts w:eastAsia="Arial" w:cs="Arial"/>
                <w:sz w:val="12"/>
                <w:szCs w:val="16"/>
                <w:lang w:val="en-GB"/>
              </w:rPr>
              <w:t>BCD</w:t>
            </w:r>
            <w:r w:rsidR="00460500">
              <w:rPr>
                <w:rFonts w:eastAsia="Arial" w:cs="Arial"/>
                <w:sz w:val="12"/>
                <w:szCs w:val="16"/>
                <w:lang w:val="en-GB"/>
              </w:rPr>
              <w:t xml:space="preserve"> </w:t>
            </w:r>
            <w:r w:rsidR="00460500" w:rsidRPr="00E87EC2">
              <w:rPr>
                <w:rFonts w:eastAsia="Arial" w:cs="Arial"/>
                <w:sz w:val="8"/>
                <w:szCs w:val="16"/>
                <w:lang w:val="en-GB"/>
              </w:rPr>
              <w:t>(Payment Block Code</w:t>
            </w:r>
            <w:r w:rsidR="00E87EC2">
              <w:rPr>
                <w:rFonts w:eastAsia="Arial" w:cs="Arial"/>
                <w:sz w:val="8"/>
                <w:szCs w:val="16"/>
                <w:lang w:val="en-GB"/>
              </w:rPr>
              <w:t>)</w:t>
            </w:r>
          </w:p>
        </w:tc>
        <w:tc>
          <w:tcPr>
            <w:tcW w:w="425" w:type="dxa"/>
            <w:vAlign w:val="center"/>
          </w:tcPr>
          <w:p w14:paraId="6927E835" w14:textId="5739D765" w:rsidR="002C277A" w:rsidRPr="006524E5" w:rsidRDefault="008651BC" w:rsidP="001805F4">
            <w:pPr>
              <w:spacing w:before="0"/>
              <w:rPr>
                <w:rFonts w:eastAsia="Arial" w:cs="Arial"/>
                <w:sz w:val="12"/>
                <w:szCs w:val="16"/>
                <w:lang w:val="en-GB"/>
              </w:rPr>
            </w:pPr>
            <w:r>
              <w:rPr>
                <w:rFonts w:eastAsia="Arial" w:cs="Arial"/>
                <w:sz w:val="12"/>
                <w:szCs w:val="16"/>
                <w:lang w:val="en-GB"/>
              </w:rPr>
              <w:t>&lt;Seq&gt;</w:t>
            </w:r>
          </w:p>
        </w:tc>
        <w:tc>
          <w:tcPr>
            <w:tcW w:w="709" w:type="dxa"/>
            <w:noWrap/>
            <w:tcMar>
              <w:top w:w="0" w:type="dxa"/>
              <w:left w:w="108" w:type="dxa"/>
              <w:bottom w:w="0" w:type="dxa"/>
              <w:right w:w="108" w:type="dxa"/>
            </w:tcMar>
            <w:vAlign w:val="center"/>
          </w:tcPr>
          <w:p w14:paraId="3B043A6E" w14:textId="0E6B90BE" w:rsidR="002C277A" w:rsidRPr="006524E5" w:rsidRDefault="008651BC" w:rsidP="001805F4">
            <w:pPr>
              <w:spacing w:before="0"/>
              <w:rPr>
                <w:rFonts w:cs="Arial"/>
                <w:sz w:val="12"/>
                <w:lang w:val="en-GB"/>
              </w:rPr>
            </w:pPr>
            <w:r>
              <w:rPr>
                <w:rFonts w:cs="Arial"/>
                <w:sz w:val="12"/>
                <w:lang w:val="en-GB"/>
              </w:rPr>
              <w:t>&lt;Company Code&gt;</w:t>
            </w:r>
          </w:p>
        </w:tc>
        <w:tc>
          <w:tcPr>
            <w:tcW w:w="1134" w:type="dxa"/>
            <w:noWrap/>
            <w:tcMar>
              <w:top w:w="0" w:type="dxa"/>
              <w:left w:w="108" w:type="dxa"/>
              <w:bottom w:w="0" w:type="dxa"/>
              <w:right w:w="108" w:type="dxa"/>
            </w:tcMar>
            <w:vAlign w:val="center"/>
          </w:tcPr>
          <w:p w14:paraId="2C426D7F" w14:textId="6BD43C47" w:rsidR="002C277A" w:rsidRPr="006524E5" w:rsidRDefault="004516C1" w:rsidP="001805F4">
            <w:pPr>
              <w:spacing w:before="0"/>
              <w:rPr>
                <w:rFonts w:eastAsia="Arial,Calibri" w:cs="Arial"/>
                <w:sz w:val="12"/>
                <w:szCs w:val="16"/>
                <w:lang w:val="en-GB"/>
              </w:rPr>
            </w:pPr>
            <w:r>
              <w:rPr>
                <w:rFonts w:eastAsia="Arial,Calibri" w:cs="Arial"/>
                <w:sz w:val="12"/>
                <w:szCs w:val="16"/>
                <w:lang w:val="en-GB"/>
              </w:rPr>
              <w:t>&lt;Payment Block Code&gt;</w:t>
            </w:r>
          </w:p>
        </w:tc>
        <w:tc>
          <w:tcPr>
            <w:tcW w:w="1275" w:type="dxa"/>
            <w:noWrap/>
            <w:tcMar>
              <w:top w:w="0" w:type="dxa"/>
              <w:left w:w="108" w:type="dxa"/>
              <w:bottom w:w="0" w:type="dxa"/>
              <w:right w:w="108" w:type="dxa"/>
            </w:tcMar>
            <w:vAlign w:val="center"/>
          </w:tcPr>
          <w:p w14:paraId="0B6F6B52" w14:textId="5694A10E" w:rsidR="002C277A" w:rsidRPr="006524E5" w:rsidRDefault="00A67A00" w:rsidP="001805F4">
            <w:pPr>
              <w:spacing w:before="0"/>
              <w:rPr>
                <w:rFonts w:eastAsia="Arial,Calibri" w:cs="Arial"/>
                <w:color w:val="000000"/>
                <w:sz w:val="12"/>
                <w:szCs w:val="16"/>
                <w:lang w:val="en-GB"/>
              </w:rPr>
            </w:pPr>
            <w:r>
              <w:rPr>
                <w:rFonts w:eastAsia="Arial,Calibri" w:cs="Arial"/>
                <w:color w:val="000000"/>
                <w:sz w:val="12"/>
                <w:szCs w:val="16"/>
                <w:lang w:val="en-GB"/>
              </w:rPr>
              <w:t>&lt;PayReq Type&gt;</w:t>
            </w:r>
            <w:r w:rsidR="009111A0">
              <w:rPr>
                <w:rFonts w:eastAsia="Arial,Calibri" w:cs="Arial"/>
                <w:color w:val="000000"/>
                <w:sz w:val="12"/>
                <w:szCs w:val="16"/>
                <w:lang w:val="en-GB"/>
              </w:rPr>
              <w:t xml:space="preserve"> (Norma: SRM normal, </w:t>
            </w:r>
            <w:r w:rsidR="00FC6B96">
              <w:rPr>
                <w:rFonts w:eastAsia="Arial,Calibri" w:cs="Arial"/>
                <w:color w:val="000000"/>
                <w:sz w:val="12"/>
                <w:szCs w:val="16"/>
                <w:lang w:val="en-GB"/>
              </w:rPr>
              <w:t>Sap Epay: EP: Epay, FI: Donwpayment on FI, PO: Down payment on PO)</w:t>
            </w:r>
          </w:p>
        </w:tc>
        <w:tc>
          <w:tcPr>
            <w:tcW w:w="1276" w:type="dxa"/>
            <w:noWrap/>
            <w:tcMar>
              <w:top w:w="0" w:type="dxa"/>
              <w:left w:w="108" w:type="dxa"/>
              <w:bottom w:w="0" w:type="dxa"/>
              <w:right w:w="108" w:type="dxa"/>
            </w:tcMar>
            <w:vAlign w:val="center"/>
          </w:tcPr>
          <w:p w14:paraId="4C74D585" w14:textId="77777777" w:rsidR="002C277A" w:rsidRPr="006524E5" w:rsidRDefault="002C277A" w:rsidP="001805F4">
            <w:pPr>
              <w:spacing w:before="0"/>
              <w:rPr>
                <w:rFonts w:eastAsia="Arial,Calibri" w:cs="Arial"/>
                <w:color w:val="000000"/>
                <w:sz w:val="12"/>
                <w:szCs w:val="16"/>
                <w:lang w:val="en-GB"/>
              </w:rPr>
            </w:pPr>
          </w:p>
        </w:tc>
        <w:tc>
          <w:tcPr>
            <w:tcW w:w="1276" w:type="dxa"/>
            <w:noWrap/>
            <w:tcMar>
              <w:top w:w="0" w:type="dxa"/>
              <w:left w:w="108" w:type="dxa"/>
              <w:bottom w:w="0" w:type="dxa"/>
              <w:right w:w="108" w:type="dxa"/>
            </w:tcMar>
            <w:vAlign w:val="center"/>
          </w:tcPr>
          <w:p w14:paraId="39303A04" w14:textId="77777777" w:rsidR="002C277A" w:rsidRPr="006524E5" w:rsidRDefault="002C277A" w:rsidP="001805F4">
            <w:pPr>
              <w:spacing w:before="0"/>
              <w:rPr>
                <w:rFonts w:eastAsia="Arial,Calibri" w:cs="Arial"/>
                <w:color w:val="000000"/>
                <w:sz w:val="12"/>
                <w:szCs w:val="16"/>
                <w:lang w:val="en-GB"/>
              </w:rPr>
            </w:pPr>
          </w:p>
        </w:tc>
        <w:tc>
          <w:tcPr>
            <w:tcW w:w="1134" w:type="dxa"/>
            <w:vAlign w:val="center"/>
          </w:tcPr>
          <w:p w14:paraId="6B9F8B7D" w14:textId="77777777" w:rsidR="002C277A" w:rsidRPr="006524E5" w:rsidRDefault="002C277A" w:rsidP="001805F4">
            <w:pPr>
              <w:spacing w:before="0"/>
              <w:rPr>
                <w:rFonts w:eastAsia="Arial,Calibri" w:cs="Arial"/>
                <w:color w:val="000000"/>
                <w:sz w:val="12"/>
                <w:szCs w:val="16"/>
                <w:lang w:val="en-GB"/>
              </w:rPr>
            </w:pPr>
          </w:p>
        </w:tc>
        <w:tc>
          <w:tcPr>
            <w:tcW w:w="1418" w:type="dxa"/>
            <w:vAlign w:val="center"/>
          </w:tcPr>
          <w:p w14:paraId="266B94BD" w14:textId="77777777" w:rsidR="002C277A" w:rsidRPr="006524E5" w:rsidRDefault="002C277A" w:rsidP="001805F4">
            <w:pPr>
              <w:spacing w:before="0"/>
              <w:rPr>
                <w:rFonts w:eastAsia="Arial,Calibri" w:cs="Arial"/>
                <w:color w:val="000000"/>
                <w:sz w:val="12"/>
                <w:szCs w:val="16"/>
                <w:lang w:val="en-GB"/>
              </w:rPr>
            </w:pPr>
          </w:p>
        </w:tc>
      </w:tr>
      <w:tr w:rsidR="002C277A" w:rsidRPr="006524E5" w14:paraId="12D5C269" w14:textId="39D4149E" w:rsidTr="00CB3882">
        <w:tc>
          <w:tcPr>
            <w:tcW w:w="402" w:type="dxa"/>
            <w:vAlign w:val="center"/>
          </w:tcPr>
          <w:p w14:paraId="7312FFBA" w14:textId="0A613CD2" w:rsidR="002C277A" w:rsidRPr="006524E5" w:rsidRDefault="00A67A00"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3AE96FAB" w14:textId="136DBF58" w:rsidR="002C277A" w:rsidRPr="006524E5" w:rsidRDefault="00A67A00" w:rsidP="001805F4">
            <w:pPr>
              <w:spacing w:before="0"/>
              <w:rPr>
                <w:rFonts w:eastAsia="Arial" w:cs="Arial"/>
                <w:sz w:val="12"/>
                <w:szCs w:val="16"/>
                <w:lang w:val="en-GB"/>
              </w:rPr>
            </w:pPr>
            <w:r>
              <w:rPr>
                <w:rFonts w:eastAsia="Arial" w:cs="Arial"/>
                <w:sz w:val="12"/>
                <w:szCs w:val="16"/>
                <w:lang w:val="en-GB"/>
              </w:rPr>
              <w:t>DFT</w:t>
            </w:r>
            <w:r w:rsidR="00460500">
              <w:rPr>
                <w:rFonts w:eastAsia="Arial" w:cs="Arial"/>
                <w:sz w:val="12"/>
                <w:szCs w:val="16"/>
                <w:lang w:val="en-GB"/>
              </w:rPr>
              <w:t xml:space="preserve"> </w:t>
            </w:r>
            <w:r w:rsidR="00460500" w:rsidRPr="00E87EC2">
              <w:rPr>
                <w:rFonts w:eastAsia="Arial" w:cs="Arial"/>
                <w:sz w:val="8"/>
                <w:szCs w:val="16"/>
                <w:lang w:val="en-GB"/>
              </w:rPr>
              <w:t>(Default Value</w:t>
            </w:r>
            <w:r w:rsidR="00754D9A" w:rsidRPr="00E87EC2">
              <w:rPr>
                <w:rFonts w:eastAsia="Arial" w:cs="Arial"/>
                <w:sz w:val="8"/>
                <w:szCs w:val="16"/>
                <w:lang w:val="en-GB"/>
              </w:rPr>
              <w:t xml:space="preserve"> by Field)</w:t>
            </w:r>
          </w:p>
        </w:tc>
        <w:tc>
          <w:tcPr>
            <w:tcW w:w="425" w:type="dxa"/>
            <w:vAlign w:val="center"/>
          </w:tcPr>
          <w:p w14:paraId="286DB895" w14:textId="4950BE52" w:rsidR="002C277A" w:rsidRPr="006524E5" w:rsidRDefault="00A34105" w:rsidP="001805F4">
            <w:pPr>
              <w:spacing w:before="0"/>
              <w:rPr>
                <w:rFonts w:eastAsia="Arial" w:cs="Arial"/>
                <w:sz w:val="12"/>
                <w:szCs w:val="16"/>
                <w:lang w:val="en-GB"/>
              </w:rPr>
            </w:pPr>
            <w:r>
              <w:rPr>
                <w:rFonts w:eastAsia="Arial" w:cs="Arial"/>
                <w:sz w:val="12"/>
                <w:szCs w:val="16"/>
                <w:lang w:val="en-GB"/>
              </w:rPr>
              <w:t>&lt;Seq&gt;</w:t>
            </w:r>
          </w:p>
        </w:tc>
        <w:tc>
          <w:tcPr>
            <w:tcW w:w="709" w:type="dxa"/>
            <w:noWrap/>
            <w:tcMar>
              <w:top w:w="0" w:type="dxa"/>
              <w:left w:w="108" w:type="dxa"/>
              <w:bottom w:w="0" w:type="dxa"/>
              <w:right w:w="108" w:type="dxa"/>
            </w:tcMar>
            <w:vAlign w:val="center"/>
          </w:tcPr>
          <w:p w14:paraId="144EEE38" w14:textId="61F3FB44" w:rsidR="002C277A" w:rsidRPr="006524E5" w:rsidRDefault="00A34105" w:rsidP="001805F4">
            <w:pPr>
              <w:spacing w:before="0"/>
              <w:rPr>
                <w:rFonts w:cs="Arial"/>
                <w:sz w:val="12"/>
                <w:lang w:val="en-GB"/>
              </w:rPr>
            </w:pPr>
            <w:r>
              <w:rPr>
                <w:rFonts w:cs="Arial"/>
                <w:sz w:val="12"/>
                <w:lang w:val="en-GB"/>
              </w:rPr>
              <w:t>&lt;Company Code&gt;</w:t>
            </w:r>
          </w:p>
        </w:tc>
        <w:tc>
          <w:tcPr>
            <w:tcW w:w="1134" w:type="dxa"/>
            <w:noWrap/>
            <w:tcMar>
              <w:top w:w="0" w:type="dxa"/>
              <w:left w:w="108" w:type="dxa"/>
              <w:bottom w:w="0" w:type="dxa"/>
              <w:right w:w="108" w:type="dxa"/>
            </w:tcMar>
            <w:vAlign w:val="center"/>
          </w:tcPr>
          <w:p w14:paraId="331595C3" w14:textId="5C3D71E1" w:rsidR="002C277A" w:rsidRPr="006524E5" w:rsidRDefault="00BC0EAA" w:rsidP="001805F4">
            <w:pPr>
              <w:spacing w:before="0"/>
              <w:rPr>
                <w:rFonts w:eastAsia="Arial,Calibri" w:cs="Arial"/>
                <w:sz w:val="12"/>
                <w:szCs w:val="16"/>
                <w:lang w:val="en-GB"/>
              </w:rPr>
            </w:pPr>
            <w:r>
              <w:rPr>
                <w:rFonts w:eastAsia="Arial,Calibri" w:cs="Arial"/>
                <w:sz w:val="12"/>
                <w:szCs w:val="16"/>
                <w:lang w:val="en-GB"/>
              </w:rPr>
              <w:t>&lt;</w:t>
            </w:r>
            <w:r w:rsidR="00377DB8">
              <w:rPr>
                <w:rFonts w:eastAsia="Arial,Calibri" w:cs="Arial"/>
                <w:sz w:val="12"/>
                <w:szCs w:val="16"/>
                <w:lang w:val="en-GB"/>
              </w:rPr>
              <w:t>Field To Default&gt;</w:t>
            </w:r>
          </w:p>
        </w:tc>
        <w:tc>
          <w:tcPr>
            <w:tcW w:w="1275" w:type="dxa"/>
            <w:noWrap/>
            <w:tcMar>
              <w:top w:w="0" w:type="dxa"/>
              <w:left w:w="108" w:type="dxa"/>
              <w:bottom w:w="0" w:type="dxa"/>
              <w:right w:w="108" w:type="dxa"/>
            </w:tcMar>
            <w:vAlign w:val="center"/>
          </w:tcPr>
          <w:p w14:paraId="5E1F3540" w14:textId="2BCACC10" w:rsidR="002C277A" w:rsidRPr="006524E5" w:rsidRDefault="00377DB8" w:rsidP="001805F4">
            <w:pPr>
              <w:spacing w:before="0"/>
              <w:rPr>
                <w:rFonts w:eastAsia="Arial,Calibri" w:cs="Arial"/>
                <w:color w:val="000000"/>
                <w:sz w:val="12"/>
                <w:szCs w:val="16"/>
                <w:lang w:val="en-GB"/>
              </w:rPr>
            </w:pPr>
            <w:r>
              <w:rPr>
                <w:rFonts w:eastAsia="Arial,Calibri" w:cs="Arial"/>
                <w:color w:val="000000"/>
                <w:sz w:val="12"/>
                <w:szCs w:val="16"/>
                <w:lang w:val="en-GB"/>
              </w:rPr>
              <w:t>&lt;Default Value&gt;</w:t>
            </w:r>
          </w:p>
        </w:tc>
        <w:tc>
          <w:tcPr>
            <w:tcW w:w="1276" w:type="dxa"/>
            <w:noWrap/>
            <w:tcMar>
              <w:top w:w="0" w:type="dxa"/>
              <w:left w:w="108" w:type="dxa"/>
              <w:bottom w:w="0" w:type="dxa"/>
              <w:right w:w="108" w:type="dxa"/>
            </w:tcMar>
            <w:vAlign w:val="center"/>
          </w:tcPr>
          <w:p w14:paraId="6E4AC92A" w14:textId="77777777" w:rsidR="002C277A" w:rsidRPr="006524E5" w:rsidRDefault="002C277A" w:rsidP="001805F4">
            <w:pPr>
              <w:spacing w:before="0"/>
              <w:rPr>
                <w:rFonts w:eastAsia="Arial,Calibri" w:cs="Arial"/>
                <w:color w:val="000000"/>
                <w:sz w:val="12"/>
                <w:szCs w:val="16"/>
                <w:lang w:val="en-GB"/>
              </w:rPr>
            </w:pPr>
          </w:p>
        </w:tc>
        <w:tc>
          <w:tcPr>
            <w:tcW w:w="1276" w:type="dxa"/>
            <w:noWrap/>
            <w:tcMar>
              <w:top w:w="0" w:type="dxa"/>
              <w:left w:w="108" w:type="dxa"/>
              <w:bottom w:w="0" w:type="dxa"/>
              <w:right w:w="108" w:type="dxa"/>
            </w:tcMar>
            <w:vAlign w:val="center"/>
          </w:tcPr>
          <w:p w14:paraId="46144632" w14:textId="77777777" w:rsidR="002C277A" w:rsidRPr="006524E5" w:rsidRDefault="002C277A" w:rsidP="001805F4">
            <w:pPr>
              <w:spacing w:before="0"/>
              <w:rPr>
                <w:rFonts w:eastAsia="Arial,Calibri" w:cs="Arial"/>
                <w:color w:val="000000"/>
                <w:sz w:val="12"/>
                <w:szCs w:val="16"/>
                <w:lang w:val="en-GB"/>
              </w:rPr>
            </w:pPr>
          </w:p>
        </w:tc>
        <w:tc>
          <w:tcPr>
            <w:tcW w:w="1134" w:type="dxa"/>
            <w:vAlign w:val="center"/>
          </w:tcPr>
          <w:p w14:paraId="246437F8" w14:textId="77777777" w:rsidR="002C277A" w:rsidRPr="006524E5" w:rsidRDefault="002C277A" w:rsidP="001805F4">
            <w:pPr>
              <w:spacing w:before="0"/>
              <w:rPr>
                <w:rFonts w:eastAsia="Arial,Calibri" w:cs="Arial"/>
                <w:color w:val="000000"/>
                <w:sz w:val="12"/>
                <w:szCs w:val="16"/>
                <w:lang w:val="en-GB"/>
              </w:rPr>
            </w:pPr>
          </w:p>
        </w:tc>
        <w:tc>
          <w:tcPr>
            <w:tcW w:w="1418" w:type="dxa"/>
            <w:vAlign w:val="center"/>
          </w:tcPr>
          <w:p w14:paraId="1827CA6A" w14:textId="77777777" w:rsidR="002C277A" w:rsidRPr="006524E5" w:rsidRDefault="002C277A" w:rsidP="001805F4">
            <w:pPr>
              <w:spacing w:before="0"/>
              <w:rPr>
                <w:rFonts w:eastAsia="Arial,Calibri" w:cs="Arial"/>
                <w:color w:val="000000"/>
                <w:sz w:val="12"/>
                <w:szCs w:val="16"/>
                <w:lang w:val="en-GB"/>
              </w:rPr>
            </w:pPr>
          </w:p>
        </w:tc>
      </w:tr>
      <w:tr w:rsidR="002C277A" w:rsidRPr="006524E5" w14:paraId="0F90D62A" w14:textId="46BF3E68" w:rsidTr="00CB3882">
        <w:tc>
          <w:tcPr>
            <w:tcW w:w="402" w:type="dxa"/>
            <w:vAlign w:val="center"/>
          </w:tcPr>
          <w:p w14:paraId="559B859C" w14:textId="73210A2F" w:rsidR="002C277A" w:rsidRPr="006524E5" w:rsidRDefault="00CE40D5" w:rsidP="001805F4">
            <w:pPr>
              <w:spacing w:before="0"/>
              <w:rPr>
                <w:rFonts w:eastAsia="Arial" w:cs="Arial"/>
                <w:sz w:val="12"/>
                <w:szCs w:val="16"/>
                <w:lang w:val="en-GB"/>
              </w:rPr>
            </w:pPr>
            <w:r>
              <w:rPr>
                <w:rFonts w:eastAsia="Arial" w:cs="Arial"/>
                <w:sz w:val="12"/>
                <w:szCs w:val="16"/>
                <w:lang w:val="en-GB"/>
              </w:rPr>
              <w:t>1372</w:t>
            </w:r>
          </w:p>
        </w:tc>
        <w:tc>
          <w:tcPr>
            <w:tcW w:w="709" w:type="dxa"/>
            <w:vAlign w:val="center"/>
          </w:tcPr>
          <w:p w14:paraId="6DBCC82B" w14:textId="3E355C6F" w:rsidR="002C277A" w:rsidRPr="006524E5" w:rsidRDefault="00CE40D5" w:rsidP="001805F4">
            <w:pPr>
              <w:spacing w:before="0"/>
              <w:rPr>
                <w:rFonts w:eastAsia="Arial" w:cs="Arial"/>
                <w:sz w:val="12"/>
                <w:szCs w:val="16"/>
                <w:lang w:val="en-GB"/>
              </w:rPr>
            </w:pPr>
            <w:r>
              <w:rPr>
                <w:rFonts w:eastAsia="Arial" w:cs="Arial"/>
                <w:sz w:val="12"/>
                <w:szCs w:val="16"/>
                <w:lang w:val="en-GB"/>
              </w:rPr>
              <w:t>FLP</w:t>
            </w:r>
            <w:r w:rsidR="007C1B9F">
              <w:rPr>
                <w:rFonts w:eastAsia="Arial" w:cs="Arial"/>
                <w:sz w:val="12"/>
                <w:szCs w:val="16"/>
                <w:lang w:val="en-GB"/>
              </w:rPr>
              <w:t xml:space="preserve"> </w:t>
            </w:r>
            <w:r w:rsidR="007C1B9F" w:rsidRPr="00E87EC2">
              <w:rPr>
                <w:rFonts w:eastAsia="Arial" w:cs="Arial"/>
                <w:sz w:val="8"/>
                <w:szCs w:val="16"/>
                <w:lang w:val="en-GB"/>
              </w:rPr>
              <w:t>(Fiori LaunchPad URL)</w:t>
            </w:r>
          </w:p>
        </w:tc>
        <w:tc>
          <w:tcPr>
            <w:tcW w:w="425" w:type="dxa"/>
            <w:vAlign w:val="center"/>
          </w:tcPr>
          <w:p w14:paraId="5EB52137" w14:textId="3A3E5B01" w:rsidR="002C277A" w:rsidRPr="006524E5" w:rsidRDefault="00CE40D5" w:rsidP="001805F4">
            <w:pPr>
              <w:spacing w:before="0"/>
              <w:rPr>
                <w:rFonts w:eastAsia="Arial" w:cs="Arial"/>
                <w:sz w:val="12"/>
                <w:szCs w:val="16"/>
                <w:lang w:val="en-GB"/>
              </w:rPr>
            </w:pPr>
            <w:r>
              <w:rPr>
                <w:rFonts w:eastAsia="Arial" w:cs="Arial"/>
                <w:sz w:val="12"/>
                <w:szCs w:val="16"/>
                <w:lang w:val="en-GB"/>
              </w:rPr>
              <w:t>&lt;Seq&gt;</w:t>
            </w:r>
          </w:p>
        </w:tc>
        <w:tc>
          <w:tcPr>
            <w:tcW w:w="709" w:type="dxa"/>
            <w:noWrap/>
            <w:tcMar>
              <w:top w:w="0" w:type="dxa"/>
              <w:left w:w="108" w:type="dxa"/>
              <w:bottom w:w="0" w:type="dxa"/>
              <w:right w:w="108" w:type="dxa"/>
            </w:tcMar>
            <w:vAlign w:val="center"/>
          </w:tcPr>
          <w:p w14:paraId="4A61A609" w14:textId="2B405978" w:rsidR="002C277A" w:rsidRPr="006524E5" w:rsidRDefault="002C277A" w:rsidP="001805F4">
            <w:pPr>
              <w:spacing w:before="0"/>
              <w:rPr>
                <w:rFonts w:cs="Arial"/>
                <w:sz w:val="12"/>
                <w:lang w:val="en-GB"/>
              </w:rPr>
            </w:pPr>
          </w:p>
        </w:tc>
        <w:tc>
          <w:tcPr>
            <w:tcW w:w="1134" w:type="dxa"/>
            <w:noWrap/>
            <w:tcMar>
              <w:top w:w="0" w:type="dxa"/>
              <w:left w:w="108" w:type="dxa"/>
              <w:bottom w:w="0" w:type="dxa"/>
              <w:right w:w="108" w:type="dxa"/>
            </w:tcMar>
            <w:vAlign w:val="center"/>
          </w:tcPr>
          <w:p w14:paraId="1F2B847C" w14:textId="0FECF885" w:rsidR="002C277A" w:rsidRPr="006524E5" w:rsidRDefault="00193BEC" w:rsidP="001805F4">
            <w:pPr>
              <w:spacing w:before="0"/>
              <w:rPr>
                <w:rFonts w:eastAsia="Arial,Calibri" w:cs="Arial"/>
                <w:sz w:val="12"/>
                <w:szCs w:val="16"/>
                <w:lang w:val="en-GB"/>
              </w:rPr>
            </w:pPr>
            <w:r>
              <w:rPr>
                <w:rFonts w:eastAsia="Arial,Calibri" w:cs="Arial"/>
                <w:sz w:val="12"/>
                <w:szCs w:val="16"/>
                <w:lang w:val="en-GB"/>
              </w:rPr>
              <w:t>&lt;System ID&gt;</w:t>
            </w:r>
          </w:p>
        </w:tc>
        <w:tc>
          <w:tcPr>
            <w:tcW w:w="1275" w:type="dxa"/>
            <w:noWrap/>
            <w:tcMar>
              <w:top w:w="0" w:type="dxa"/>
              <w:left w:w="108" w:type="dxa"/>
              <w:bottom w:w="0" w:type="dxa"/>
              <w:right w:w="108" w:type="dxa"/>
            </w:tcMar>
            <w:vAlign w:val="center"/>
          </w:tcPr>
          <w:p w14:paraId="63863B06" w14:textId="78ACE99C" w:rsidR="002C277A" w:rsidRPr="006524E5" w:rsidRDefault="002C277A" w:rsidP="001805F4">
            <w:pPr>
              <w:spacing w:before="0"/>
              <w:rPr>
                <w:rFonts w:eastAsia="Arial,Calibri" w:cs="Arial"/>
                <w:color w:val="000000"/>
                <w:sz w:val="12"/>
                <w:szCs w:val="16"/>
                <w:lang w:val="en-GB"/>
              </w:rPr>
            </w:pPr>
          </w:p>
        </w:tc>
        <w:tc>
          <w:tcPr>
            <w:tcW w:w="1276" w:type="dxa"/>
            <w:noWrap/>
            <w:tcMar>
              <w:top w:w="0" w:type="dxa"/>
              <w:left w:w="108" w:type="dxa"/>
              <w:bottom w:w="0" w:type="dxa"/>
              <w:right w:w="108" w:type="dxa"/>
            </w:tcMar>
            <w:vAlign w:val="center"/>
          </w:tcPr>
          <w:p w14:paraId="2F9334F0" w14:textId="4E8252BD" w:rsidR="002C277A" w:rsidRPr="006524E5" w:rsidRDefault="002C277A" w:rsidP="001805F4">
            <w:pPr>
              <w:spacing w:before="0"/>
              <w:rPr>
                <w:rFonts w:eastAsia="Arial,Calibri" w:cs="Arial"/>
                <w:color w:val="000000"/>
                <w:sz w:val="12"/>
                <w:szCs w:val="16"/>
                <w:lang w:val="en-GB"/>
              </w:rPr>
            </w:pPr>
          </w:p>
        </w:tc>
        <w:tc>
          <w:tcPr>
            <w:tcW w:w="1276" w:type="dxa"/>
            <w:noWrap/>
            <w:tcMar>
              <w:top w:w="0" w:type="dxa"/>
              <w:left w:w="108" w:type="dxa"/>
              <w:bottom w:w="0" w:type="dxa"/>
              <w:right w:w="108" w:type="dxa"/>
            </w:tcMar>
            <w:vAlign w:val="center"/>
          </w:tcPr>
          <w:p w14:paraId="3D62BA46" w14:textId="7777EB14" w:rsidR="002C277A" w:rsidRPr="006524E5" w:rsidRDefault="002C277A" w:rsidP="001805F4">
            <w:pPr>
              <w:spacing w:before="0"/>
              <w:rPr>
                <w:rFonts w:eastAsia="Arial,Calibri" w:cs="Arial"/>
                <w:color w:val="000000"/>
                <w:sz w:val="12"/>
                <w:szCs w:val="16"/>
                <w:lang w:val="en-GB"/>
              </w:rPr>
            </w:pPr>
          </w:p>
        </w:tc>
        <w:tc>
          <w:tcPr>
            <w:tcW w:w="1134" w:type="dxa"/>
            <w:vAlign w:val="center"/>
          </w:tcPr>
          <w:p w14:paraId="5C686F08" w14:textId="77777777" w:rsidR="002C277A" w:rsidRPr="006524E5" w:rsidRDefault="002C277A" w:rsidP="001805F4">
            <w:pPr>
              <w:spacing w:before="0"/>
              <w:rPr>
                <w:rFonts w:eastAsia="Arial,Calibri" w:cs="Arial"/>
                <w:color w:val="000000"/>
                <w:sz w:val="12"/>
                <w:szCs w:val="16"/>
                <w:lang w:val="en-GB"/>
              </w:rPr>
            </w:pPr>
          </w:p>
        </w:tc>
        <w:tc>
          <w:tcPr>
            <w:tcW w:w="1418" w:type="dxa"/>
            <w:vAlign w:val="center"/>
          </w:tcPr>
          <w:p w14:paraId="31C9EDC1" w14:textId="4698F4B0" w:rsidR="002C277A" w:rsidRPr="006524E5" w:rsidRDefault="00193BEC" w:rsidP="001805F4">
            <w:pPr>
              <w:spacing w:before="0"/>
              <w:rPr>
                <w:rFonts w:eastAsia="Arial,Calibri" w:cs="Arial"/>
                <w:color w:val="000000"/>
                <w:sz w:val="12"/>
                <w:szCs w:val="16"/>
                <w:lang w:val="en-GB"/>
              </w:rPr>
            </w:pPr>
            <w:r>
              <w:rPr>
                <w:rFonts w:eastAsia="Arial,Calibri" w:cs="Arial"/>
                <w:color w:val="000000"/>
                <w:sz w:val="12"/>
                <w:szCs w:val="16"/>
                <w:lang w:val="en-GB"/>
              </w:rPr>
              <w:t>&lt;Fiori LaunchPad URL&gt;</w:t>
            </w:r>
          </w:p>
        </w:tc>
      </w:tr>
      <w:tr w:rsidR="00376CDC" w14:paraId="6A6B72F5" w14:textId="77777777" w:rsidTr="00D14D61">
        <w:tc>
          <w:tcPr>
            <w:tcW w:w="402" w:type="dxa"/>
            <w:vAlign w:val="center"/>
          </w:tcPr>
          <w:p w14:paraId="26828EA1" w14:textId="77777777" w:rsidR="00376CDC" w:rsidRPr="008B521D" w:rsidRDefault="00376CDC" w:rsidP="00376CDC">
            <w:pPr>
              <w:spacing w:before="0"/>
              <w:rPr>
                <w:rFonts w:eastAsia="Arial" w:cs="Arial"/>
                <w:color w:val="000000"/>
                <w:sz w:val="12"/>
                <w:szCs w:val="12"/>
                <w:lang w:val="en-GB"/>
              </w:rPr>
            </w:pPr>
            <w:r w:rsidRPr="008B521D">
              <w:rPr>
                <w:rFonts w:eastAsia="Arial" w:cs="Arial"/>
                <w:color w:val="000000"/>
                <w:sz w:val="12"/>
                <w:szCs w:val="12"/>
                <w:lang w:val="en-GB"/>
              </w:rPr>
              <w:t>1372 (</w:t>
            </w:r>
            <w:r>
              <w:rPr>
                <w:rFonts w:eastAsia="Arial" w:cs="Arial"/>
                <w:color w:val="000000"/>
                <w:sz w:val="12"/>
                <w:szCs w:val="12"/>
                <w:lang w:val="en-GB"/>
              </w:rPr>
              <w:t>CRQ</w:t>
            </w:r>
            <w:r w:rsidRPr="008B521D">
              <w:rPr>
                <w:sz w:val="12"/>
                <w:szCs w:val="12"/>
                <w:lang w:val="en-GB"/>
              </w:rPr>
              <w:t>10005708)</w:t>
            </w:r>
          </w:p>
        </w:tc>
        <w:tc>
          <w:tcPr>
            <w:tcW w:w="709" w:type="dxa"/>
            <w:vAlign w:val="center"/>
          </w:tcPr>
          <w:p w14:paraId="79A68AB4" w14:textId="77777777" w:rsidR="00376CDC" w:rsidRDefault="00376CDC" w:rsidP="00376CDC">
            <w:pPr>
              <w:spacing w:before="0"/>
              <w:rPr>
                <w:rFonts w:eastAsia="Arial" w:cs="Arial"/>
                <w:color w:val="000000"/>
                <w:sz w:val="12"/>
                <w:szCs w:val="16"/>
                <w:lang w:val="en-GB"/>
              </w:rPr>
            </w:pPr>
            <w:r w:rsidRPr="008B521D">
              <w:rPr>
                <w:rFonts w:eastAsia="Arial" w:cs="Arial"/>
                <w:color w:val="000000"/>
                <w:sz w:val="12"/>
                <w:szCs w:val="16"/>
                <w:lang w:val="en-GB"/>
              </w:rPr>
              <w:t>MTS</w:t>
            </w:r>
            <w:r>
              <w:rPr>
                <w:rFonts w:eastAsia="Arial" w:cs="Arial"/>
                <w:color w:val="000000"/>
                <w:sz w:val="12"/>
                <w:szCs w:val="16"/>
                <w:lang w:val="en-GB"/>
              </w:rPr>
              <w:t xml:space="preserve"> (Mail Text Subject, for approval reminder)</w:t>
            </w:r>
          </w:p>
        </w:tc>
        <w:tc>
          <w:tcPr>
            <w:tcW w:w="425" w:type="dxa"/>
          </w:tcPr>
          <w:p w14:paraId="052421E4" w14:textId="42C6084A" w:rsidR="00376CDC" w:rsidRDefault="00376CDC" w:rsidP="00376CDC">
            <w:pPr>
              <w:spacing w:before="0"/>
              <w:rPr>
                <w:rFonts w:eastAsia="Arial" w:cs="Arial"/>
                <w:color w:val="000000"/>
                <w:sz w:val="12"/>
                <w:szCs w:val="16"/>
                <w:lang w:val="en-GB"/>
              </w:rPr>
            </w:pPr>
            <w:r w:rsidRPr="004F5A04">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5634DD1A" w14:textId="77777777" w:rsidR="00376CDC" w:rsidRDefault="00376CDC" w:rsidP="00376CDC">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45130DE7" w14:textId="77777777" w:rsidR="00376CDC" w:rsidRDefault="00376CDC" w:rsidP="00376CDC">
            <w:pPr>
              <w:spacing w:before="0"/>
              <w:rPr>
                <w:rFonts w:eastAsia="Arial,Calibri" w:cs="Arial"/>
                <w:sz w:val="12"/>
                <w:szCs w:val="16"/>
                <w:lang w:val="en-GB"/>
              </w:rPr>
            </w:pPr>
          </w:p>
        </w:tc>
        <w:tc>
          <w:tcPr>
            <w:tcW w:w="1275" w:type="dxa"/>
            <w:noWrap/>
            <w:tcMar>
              <w:top w:w="0" w:type="dxa"/>
              <w:left w:w="108" w:type="dxa"/>
              <w:bottom w:w="0" w:type="dxa"/>
              <w:right w:w="108" w:type="dxa"/>
            </w:tcMar>
            <w:vAlign w:val="center"/>
          </w:tcPr>
          <w:p w14:paraId="0709407F" w14:textId="77777777" w:rsidR="00376CDC" w:rsidRDefault="00376CDC" w:rsidP="00376CDC">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08FBF8FE" w14:textId="77777777" w:rsidR="00376CDC" w:rsidRPr="006524E5" w:rsidRDefault="00376CDC" w:rsidP="00376CDC">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458BEC3C" w14:textId="77777777" w:rsidR="00376CDC" w:rsidRPr="006524E5" w:rsidRDefault="00376CDC" w:rsidP="00376CDC">
            <w:pPr>
              <w:spacing w:before="0"/>
              <w:rPr>
                <w:rFonts w:eastAsia="Arial" w:cs="Arial"/>
                <w:sz w:val="12"/>
                <w:szCs w:val="16"/>
                <w:lang w:val="en-GB"/>
              </w:rPr>
            </w:pPr>
          </w:p>
        </w:tc>
        <w:tc>
          <w:tcPr>
            <w:tcW w:w="1134" w:type="dxa"/>
            <w:vAlign w:val="center"/>
          </w:tcPr>
          <w:p w14:paraId="23F289F9" w14:textId="77777777" w:rsidR="00376CDC" w:rsidRDefault="00376CDC" w:rsidP="00376CDC">
            <w:pPr>
              <w:spacing w:before="0"/>
              <w:rPr>
                <w:rFonts w:eastAsia="Arial" w:cs="Arial"/>
                <w:sz w:val="12"/>
                <w:szCs w:val="16"/>
                <w:lang w:val="en-GB"/>
              </w:rPr>
            </w:pPr>
            <w:r>
              <w:rPr>
                <w:rFonts w:eastAsia="Arial" w:cs="Arial"/>
                <w:sz w:val="12"/>
                <w:szCs w:val="16"/>
                <w:lang w:val="en-GB"/>
              </w:rPr>
              <w:t>SO10 text code</w:t>
            </w:r>
          </w:p>
        </w:tc>
        <w:tc>
          <w:tcPr>
            <w:tcW w:w="1418" w:type="dxa"/>
            <w:vAlign w:val="center"/>
          </w:tcPr>
          <w:p w14:paraId="2AA3D692" w14:textId="77777777" w:rsidR="00376CDC" w:rsidRDefault="00376CDC" w:rsidP="00376CDC">
            <w:pPr>
              <w:spacing w:before="0"/>
              <w:rPr>
                <w:rFonts w:eastAsia="Arial" w:cs="Arial"/>
                <w:sz w:val="12"/>
                <w:szCs w:val="16"/>
                <w:lang w:val="en-GB"/>
              </w:rPr>
            </w:pPr>
          </w:p>
        </w:tc>
      </w:tr>
      <w:tr w:rsidR="00376CDC" w14:paraId="2F20416A" w14:textId="77777777" w:rsidTr="00D14D61">
        <w:tc>
          <w:tcPr>
            <w:tcW w:w="402" w:type="dxa"/>
            <w:vAlign w:val="center"/>
          </w:tcPr>
          <w:p w14:paraId="37260BA1" w14:textId="77777777" w:rsidR="00376CDC" w:rsidRPr="008B521D" w:rsidRDefault="00376CDC" w:rsidP="00376CDC">
            <w:pPr>
              <w:spacing w:before="0"/>
              <w:rPr>
                <w:rFonts w:eastAsia="Arial" w:cs="Arial"/>
                <w:color w:val="000000"/>
                <w:sz w:val="12"/>
                <w:szCs w:val="12"/>
                <w:lang w:val="en-GB"/>
              </w:rPr>
            </w:pPr>
            <w:r w:rsidRPr="008B521D">
              <w:rPr>
                <w:rFonts w:eastAsia="Arial" w:cs="Arial"/>
                <w:color w:val="000000"/>
                <w:sz w:val="12"/>
                <w:szCs w:val="12"/>
                <w:lang w:val="en-GB"/>
              </w:rPr>
              <w:t>1372 (</w:t>
            </w:r>
            <w:r>
              <w:rPr>
                <w:rFonts w:eastAsia="Arial" w:cs="Arial"/>
                <w:color w:val="000000"/>
                <w:sz w:val="12"/>
                <w:szCs w:val="12"/>
                <w:lang w:val="en-GB"/>
              </w:rPr>
              <w:t>CRQ</w:t>
            </w:r>
            <w:r w:rsidRPr="008B521D">
              <w:rPr>
                <w:sz w:val="12"/>
                <w:szCs w:val="12"/>
                <w:lang w:val="en-GB"/>
              </w:rPr>
              <w:t>10005708)</w:t>
            </w:r>
          </w:p>
        </w:tc>
        <w:tc>
          <w:tcPr>
            <w:tcW w:w="709" w:type="dxa"/>
            <w:vAlign w:val="center"/>
          </w:tcPr>
          <w:p w14:paraId="4998E52C" w14:textId="77777777" w:rsidR="00376CDC" w:rsidRDefault="00376CDC" w:rsidP="00376CDC">
            <w:pPr>
              <w:spacing w:before="0"/>
              <w:rPr>
                <w:rFonts w:eastAsia="Arial" w:cs="Arial"/>
                <w:color w:val="000000"/>
                <w:sz w:val="12"/>
                <w:szCs w:val="16"/>
                <w:lang w:val="en-GB"/>
              </w:rPr>
            </w:pPr>
            <w:r>
              <w:rPr>
                <w:rFonts w:eastAsia="Arial" w:cs="Arial"/>
                <w:color w:val="000000"/>
                <w:sz w:val="12"/>
                <w:szCs w:val="16"/>
                <w:lang w:val="en-GB"/>
              </w:rPr>
              <w:t>MTX ((Mail Text, for approval reminder)</w:t>
            </w:r>
          </w:p>
        </w:tc>
        <w:tc>
          <w:tcPr>
            <w:tcW w:w="425" w:type="dxa"/>
          </w:tcPr>
          <w:p w14:paraId="099C9FFB" w14:textId="1C695223" w:rsidR="00376CDC" w:rsidRDefault="00376CDC" w:rsidP="00376CDC">
            <w:pPr>
              <w:spacing w:before="0"/>
              <w:rPr>
                <w:rFonts w:eastAsia="Arial" w:cs="Arial"/>
                <w:color w:val="000000"/>
                <w:sz w:val="12"/>
                <w:szCs w:val="16"/>
                <w:lang w:val="en-GB"/>
              </w:rPr>
            </w:pPr>
            <w:r w:rsidRPr="004F5A04">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58B20F3D" w14:textId="77777777" w:rsidR="00376CDC" w:rsidRDefault="00376CDC" w:rsidP="00376CDC">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41FF73B2" w14:textId="77777777" w:rsidR="00376CDC" w:rsidRDefault="00376CDC" w:rsidP="00376CDC">
            <w:pPr>
              <w:spacing w:before="0"/>
              <w:rPr>
                <w:rFonts w:eastAsia="Arial,Calibri" w:cs="Arial"/>
                <w:sz w:val="12"/>
                <w:szCs w:val="16"/>
                <w:lang w:val="en-GB"/>
              </w:rPr>
            </w:pPr>
          </w:p>
        </w:tc>
        <w:tc>
          <w:tcPr>
            <w:tcW w:w="1275" w:type="dxa"/>
            <w:noWrap/>
            <w:tcMar>
              <w:top w:w="0" w:type="dxa"/>
              <w:left w:w="108" w:type="dxa"/>
              <w:bottom w:w="0" w:type="dxa"/>
              <w:right w:w="108" w:type="dxa"/>
            </w:tcMar>
            <w:vAlign w:val="center"/>
          </w:tcPr>
          <w:p w14:paraId="00065A05" w14:textId="77777777" w:rsidR="00376CDC" w:rsidRDefault="00376CDC" w:rsidP="00376CDC">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0EB829F1" w14:textId="77777777" w:rsidR="00376CDC" w:rsidRPr="006524E5" w:rsidRDefault="00376CDC" w:rsidP="00376CDC">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4A2DB7E7" w14:textId="77777777" w:rsidR="00376CDC" w:rsidRPr="006524E5" w:rsidRDefault="00376CDC" w:rsidP="00376CDC">
            <w:pPr>
              <w:spacing w:before="0"/>
              <w:rPr>
                <w:rFonts w:eastAsia="Arial" w:cs="Arial"/>
                <w:sz w:val="12"/>
                <w:szCs w:val="16"/>
                <w:lang w:val="en-GB"/>
              </w:rPr>
            </w:pPr>
          </w:p>
        </w:tc>
        <w:tc>
          <w:tcPr>
            <w:tcW w:w="1134" w:type="dxa"/>
            <w:vAlign w:val="center"/>
          </w:tcPr>
          <w:p w14:paraId="56F4E6A3" w14:textId="77777777" w:rsidR="00376CDC" w:rsidRDefault="00376CDC" w:rsidP="00376CDC">
            <w:pPr>
              <w:spacing w:before="0"/>
              <w:rPr>
                <w:rFonts w:eastAsia="Arial" w:cs="Arial"/>
                <w:sz w:val="12"/>
                <w:szCs w:val="16"/>
                <w:lang w:val="en-GB"/>
              </w:rPr>
            </w:pPr>
            <w:r>
              <w:rPr>
                <w:rFonts w:eastAsia="Arial" w:cs="Arial"/>
                <w:sz w:val="12"/>
                <w:szCs w:val="16"/>
                <w:lang w:val="en-GB"/>
              </w:rPr>
              <w:t>SO10 text code</w:t>
            </w:r>
          </w:p>
        </w:tc>
        <w:tc>
          <w:tcPr>
            <w:tcW w:w="1418" w:type="dxa"/>
            <w:vAlign w:val="center"/>
          </w:tcPr>
          <w:p w14:paraId="0C40DB0D" w14:textId="77777777" w:rsidR="00376CDC" w:rsidRDefault="00376CDC" w:rsidP="00376CDC">
            <w:pPr>
              <w:spacing w:before="0"/>
              <w:rPr>
                <w:rFonts w:eastAsia="Arial" w:cs="Arial"/>
                <w:sz w:val="12"/>
                <w:szCs w:val="16"/>
                <w:lang w:val="en-GB"/>
              </w:rPr>
            </w:pPr>
          </w:p>
        </w:tc>
      </w:tr>
      <w:tr w:rsidR="002C277A" w:rsidRPr="006524E5" w14:paraId="43B25BAD" w14:textId="22C35A6B" w:rsidTr="00CB3882">
        <w:tc>
          <w:tcPr>
            <w:tcW w:w="402" w:type="dxa"/>
            <w:vAlign w:val="center"/>
          </w:tcPr>
          <w:p w14:paraId="4274CEB7" w14:textId="7A989323" w:rsidR="002C277A" w:rsidRPr="006524E5" w:rsidRDefault="00193BEC"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31AA7ED1" w14:textId="2CEE1DB9" w:rsidR="002C277A" w:rsidRPr="006524E5" w:rsidRDefault="000C17E0" w:rsidP="001805F4">
            <w:pPr>
              <w:spacing w:before="0"/>
              <w:rPr>
                <w:rFonts w:eastAsia="Arial" w:cs="Arial"/>
                <w:color w:val="000000"/>
                <w:sz w:val="12"/>
                <w:szCs w:val="16"/>
                <w:lang w:val="en-GB"/>
              </w:rPr>
            </w:pPr>
            <w:r>
              <w:rPr>
                <w:rFonts w:eastAsia="Arial" w:cs="Arial"/>
                <w:color w:val="000000"/>
                <w:sz w:val="12"/>
                <w:szCs w:val="16"/>
                <w:lang w:val="en-GB"/>
              </w:rPr>
              <w:t>MXR</w:t>
            </w:r>
            <w:r w:rsidR="007C1B9F">
              <w:rPr>
                <w:rFonts w:eastAsia="Arial" w:cs="Arial"/>
                <w:color w:val="000000"/>
                <w:sz w:val="12"/>
                <w:szCs w:val="16"/>
                <w:lang w:val="en-GB"/>
              </w:rPr>
              <w:t xml:space="preserve"> </w:t>
            </w:r>
            <w:r w:rsidR="007C1B9F" w:rsidRPr="00E87EC2">
              <w:rPr>
                <w:rFonts w:eastAsia="Arial" w:cs="Arial"/>
                <w:color w:val="000000"/>
                <w:sz w:val="8"/>
                <w:szCs w:val="16"/>
                <w:lang w:val="en-GB"/>
              </w:rPr>
              <w:t>(Max number of lines)</w:t>
            </w:r>
          </w:p>
        </w:tc>
        <w:tc>
          <w:tcPr>
            <w:tcW w:w="425" w:type="dxa"/>
            <w:vAlign w:val="center"/>
          </w:tcPr>
          <w:p w14:paraId="146721EF" w14:textId="273A845C" w:rsidR="002C277A" w:rsidRPr="006524E5" w:rsidRDefault="000C17E0"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162B2AEF" w14:textId="42E0A941" w:rsidR="002C277A" w:rsidRPr="006524E5" w:rsidRDefault="002C277A"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111ACE3F" w14:textId="184A53AE" w:rsidR="002C277A" w:rsidRPr="006524E5" w:rsidRDefault="000C17E0" w:rsidP="001805F4">
            <w:pPr>
              <w:spacing w:before="0"/>
              <w:rPr>
                <w:rFonts w:eastAsia="Arial,Calibri" w:cs="Arial"/>
                <w:sz w:val="12"/>
                <w:szCs w:val="16"/>
                <w:lang w:val="en-GB"/>
              </w:rPr>
            </w:pPr>
            <w:r>
              <w:rPr>
                <w:rFonts w:eastAsia="Arial,Calibri" w:cs="Arial"/>
                <w:sz w:val="12"/>
                <w:szCs w:val="16"/>
                <w:lang w:val="en-GB"/>
              </w:rPr>
              <w:t>&lt;Max Number of lines for Search&gt;</w:t>
            </w:r>
          </w:p>
        </w:tc>
        <w:tc>
          <w:tcPr>
            <w:tcW w:w="1275" w:type="dxa"/>
            <w:noWrap/>
            <w:tcMar>
              <w:top w:w="0" w:type="dxa"/>
              <w:left w:w="108" w:type="dxa"/>
              <w:bottom w:w="0" w:type="dxa"/>
              <w:right w:w="108" w:type="dxa"/>
            </w:tcMar>
            <w:vAlign w:val="center"/>
          </w:tcPr>
          <w:p w14:paraId="4C66FBEF" w14:textId="02763CF3" w:rsidR="002C277A" w:rsidRPr="006524E5" w:rsidRDefault="002C277A"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25DBF0BE" w14:textId="68CFAEEA" w:rsidR="002C277A" w:rsidRPr="006524E5" w:rsidRDefault="002C277A"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01AF789A" w14:textId="0765D602" w:rsidR="002C277A" w:rsidRPr="006524E5" w:rsidRDefault="002C277A" w:rsidP="001805F4">
            <w:pPr>
              <w:spacing w:before="0"/>
              <w:rPr>
                <w:rFonts w:eastAsia="Arial" w:cs="Arial"/>
                <w:sz w:val="12"/>
                <w:szCs w:val="16"/>
                <w:lang w:val="en-GB"/>
              </w:rPr>
            </w:pPr>
          </w:p>
        </w:tc>
        <w:tc>
          <w:tcPr>
            <w:tcW w:w="1134" w:type="dxa"/>
            <w:vAlign w:val="center"/>
          </w:tcPr>
          <w:p w14:paraId="7996AEC1" w14:textId="77777777" w:rsidR="002C277A" w:rsidRPr="006524E5" w:rsidRDefault="002C277A" w:rsidP="001805F4">
            <w:pPr>
              <w:spacing w:before="0"/>
              <w:rPr>
                <w:rFonts w:eastAsia="Arial" w:cs="Arial"/>
                <w:sz w:val="12"/>
                <w:szCs w:val="16"/>
                <w:lang w:val="en-GB"/>
              </w:rPr>
            </w:pPr>
          </w:p>
        </w:tc>
        <w:tc>
          <w:tcPr>
            <w:tcW w:w="1418" w:type="dxa"/>
            <w:vAlign w:val="center"/>
          </w:tcPr>
          <w:p w14:paraId="3B7078C3" w14:textId="77777777" w:rsidR="002C277A" w:rsidRPr="006524E5" w:rsidRDefault="002C277A" w:rsidP="001805F4">
            <w:pPr>
              <w:spacing w:before="0"/>
              <w:rPr>
                <w:rFonts w:eastAsia="Arial" w:cs="Arial"/>
                <w:sz w:val="12"/>
                <w:szCs w:val="16"/>
                <w:lang w:val="en-GB"/>
              </w:rPr>
            </w:pPr>
          </w:p>
        </w:tc>
      </w:tr>
      <w:tr w:rsidR="00193BEC" w:rsidRPr="006524E5" w14:paraId="75EB51AD" w14:textId="77777777" w:rsidTr="00CB3882">
        <w:tc>
          <w:tcPr>
            <w:tcW w:w="402" w:type="dxa"/>
            <w:vAlign w:val="center"/>
          </w:tcPr>
          <w:p w14:paraId="546FEA9D" w14:textId="75F255ED" w:rsidR="00193BEC" w:rsidRPr="006524E5" w:rsidRDefault="00DE71D7" w:rsidP="001805F4">
            <w:pPr>
              <w:spacing w:before="0"/>
              <w:rPr>
                <w:rFonts w:eastAsia="Arial" w:cs="Arial"/>
                <w:color w:val="000000"/>
                <w:sz w:val="12"/>
                <w:szCs w:val="16"/>
                <w:lang w:val="en-GB"/>
              </w:rPr>
            </w:pPr>
            <w:r>
              <w:rPr>
                <w:rFonts w:eastAsia="Arial" w:cs="Arial"/>
                <w:color w:val="000000"/>
                <w:sz w:val="12"/>
                <w:szCs w:val="16"/>
                <w:lang w:val="en-GB"/>
              </w:rPr>
              <w:lastRenderedPageBreak/>
              <w:t>1372</w:t>
            </w:r>
          </w:p>
        </w:tc>
        <w:tc>
          <w:tcPr>
            <w:tcW w:w="709" w:type="dxa"/>
            <w:vAlign w:val="center"/>
          </w:tcPr>
          <w:p w14:paraId="64886319" w14:textId="5AF4B864" w:rsidR="00193BEC" w:rsidRPr="006524E5" w:rsidRDefault="00DE71D7" w:rsidP="001805F4">
            <w:pPr>
              <w:spacing w:before="0"/>
              <w:rPr>
                <w:rFonts w:eastAsia="Arial" w:cs="Arial"/>
                <w:color w:val="000000"/>
                <w:sz w:val="12"/>
                <w:szCs w:val="16"/>
                <w:lang w:val="en-GB"/>
              </w:rPr>
            </w:pPr>
            <w:r>
              <w:rPr>
                <w:rFonts w:eastAsia="Arial" w:cs="Arial"/>
                <w:color w:val="000000"/>
                <w:sz w:val="12"/>
                <w:szCs w:val="16"/>
                <w:lang w:val="en-GB"/>
              </w:rPr>
              <w:t>NOT</w:t>
            </w:r>
            <w:r w:rsidR="006F7B87">
              <w:rPr>
                <w:rFonts w:eastAsia="Arial" w:cs="Arial"/>
                <w:color w:val="000000"/>
                <w:sz w:val="12"/>
                <w:szCs w:val="16"/>
                <w:lang w:val="en-GB"/>
              </w:rPr>
              <w:t xml:space="preserve"> </w:t>
            </w:r>
            <w:r w:rsidR="006F7B87" w:rsidRPr="00E87EC2">
              <w:rPr>
                <w:rFonts w:eastAsia="Arial" w:cs="Arial"/>
                <w:color w:val="000000"/>
                <w:sz w:val="8"/>
                <w:szCs w:val="16"/>
                <w:lang w:val="en-GB"/>
              </w:rPr>
              <w:t>(Notification)</w:t>
            </w:r>
          </w:p>
        </w:tc>
        <w:tc>
          <w:tcPr>
            <w:tcW w:w="425" w:type="dxa"/>
            <w:vAlign w:val="center"/>
          </w:tcPr>
          <w:p w14:paraId="5F4E9CA8" w14:textId="04B43E51" w:rsidR="00193BEC" w:rsidRPr="006524E5" w:rsidRDefault="00DE71D7"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65DCCC6B" w14:textId="7D4CC90E" w:rsidR="00193BEC" w:rsidRPr="006524E5" w:rsidRDefault="00DE71D7" w:rsidP="001805F4">
            <w:pPr>
              <w:spacing w:before="0"/>
              <w:rPr>
                <w:rFonts w:eastAsia="Arial,Calibri" w:cs="Arial"/>
                <w:color w:val="000000"/>
                <w:sz w:val="12"/>
                <w:szCs w:val="16"/>
                <w:lang w:val="en-GB"/>
              </w:rPr>
            </w:pPr>
            <w:r>
              <w:rPr>
                <w:rFonts w:eastAsia="Arial,Calibri" w:cs="Arial"/>
                <w:color w:val="000000"/>
                <w:sz w:val="12"/>
                <w:szCs w:val="16"/>
                <w:lang w:val="en-GB"/>
              </w:rPr>
              <w:t>&lt;Company Code&gt;</w:t>
            </w:r>
          </w:p>
        </w:tc>
        <w:tc>
          <w:tcPr>
            <w:tcW w:w="1134" w:type="dxa"/>
            <w:noWrap/>
            <w:tcMar>
              <w:top w:w="0" w:type="dxa"/>
              <w:left w:w="108" w:type="dxa"/>
              <w:bottom w:w="0" w:type="dxa"/>
              <w:right w:w="108" w:type="dxa"/>
            </w:tcMar>
            <w:vAlign w:val="center"/>
          </w:tcPr>
          <w:p w14:paraId="629B1A95" w14:textId="5C5AF8A2" w:rsidR="00193BEC" w:rsidRPr="006524E5" w:rsidRDefault="00963218" w:rsidP="001805F4">
            <w:pPr>
              <w:spacing w:before="0"/>
              <w:rPr>
                <w:rFonts w:eastAsia="Arial,Calibri" w:cs="Arial"/>
                <w:sz w:val="12"/>
                <w:szCs w:val="16"/>
                <w:lang w:val="en-GB"/>
              </w:rPr>
            </w:pPr>
            <w:r>
              <w:rPr>
                <w:rFonts w:eastAsia="Arial,Calibri" w:cs="Arial"/>
                <w:sz w:val="12"/>
                <w:szCs w:val="16"/>
                <w:lang w:val="en-GB"/>
              </w:rPr>
              <w:t>&lt;Notification Type&gt; (S or R</w:t>
            </w:r>
            <w:r w:rsidR="00E875EA">
              <w:rPr>
                <w:rFonts w:eastAsia="Arial,Calibri" w:cs="Arial"/>
                <w:sz w:val="12"/>
                <w:szCs w:val="16"/>
                <w:lang w:val="en-GB"/>
              </w:rPr>
              <w:t>)</w:t>
            </w:r>
          </w:p>
        </w:tc>
        <w:tc>
          <w:tcPr>
            <w:tcW w:w="1275" w:type="dxa"/>
            <w:noWrap/>
            <w:tcMar>
              <w:top w:w="0" w:type="dxa"/>
              <w:left w:w="108" w:type="dxa"/>
              <w:bottom w:w="0" w:type="dxa"/>
              <w:right w:w="108" w:type="dxa"/>
            </w:tcMar>
            <w:vAlign w:val="center"/>
          </w:tcPr>
          <w:p w14:paraId="7357ADAD" w14:textId="757CEBA2" w:rsidR="00193BEC" w:rsidRPr="006524E5" w:rsidRDefault="00E875EA" w:rsidP="001805F4">
            <w:pPr>
              <w:spacing w:before="0"/>
              <w:rPr>
                <w:rFonts w:eastAsia="Arial" w:cs="Arial"/>
                <w:sz w:val="12"/>
                <w:szCs w:val="16"/>
                <w:lang w:val="en-GB"/>
              </w:rPr>
            </w:pPr>
            <w:r>
              <w:rPr>
                <w:rFonts w:eastAsia="Arial" w:cs="Arial"/>
                <w:sz w:val="12"/>
                <w:szCs w:val="16"/>
                <w:lang w:val="en-GB"/>
              </w:rPr>
              <w:t>&lt;Number of Days for Reminder&gt; - for Notification Type = R</w:t>
            </w:r>
          </w:p>
        </w:tc>
        <w:tc>
          <w:tcPr>
            <w:tcW w:w="1276" w:type="dxa"/>
            <w:noWrap/>
            <w:tcMar>
              <w:top w:w="0" w:type="dxa"/>
              <w:left w:w="108" w:type="dxa"/>
              <w:bottom w:w="0" w:type="dxa"/>
              <w:right w:w="108" w:type="dxa"/>
            </w:tcMar>
            <w:vAlign w:val="center"/>
          </w:tcPr>
          <w:p w14:paraId="05AEC71A" w14:textId="77777777" w:rsidR="00193BEC" w:rsidRPr="006524E5" w:rsidRDefault="00193BEC"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1D18F0A9" w14:textId="77777777" w:rsidR="00193BEC" w:rsidRPr="006524E5" w:rsidRDefault="00193BEC" w:rsidP="001805F4">
            <w:pPr>
              <w:spacing w:before="0"/>
              <w:rPr>
                <w:rFonts w:eastAsia="Arial" w:cs="Arial"/>
                <w:sz w:val="12"/>
                <w:szCs w:val="16"/>
                <w:lang w:val="en-GB"/>
              </w:rPr>
            </w:pPr>
          </w:p>
        </w:tc>
        <w:tc>
          <w:tcPr>
            <w:tcW w:w="1134" w:type="dxa"/>
            <w:vAlign w:val="center"/>
          </w:tcPr>
          <w:p w14:paraId="60D5506B" w14:textId="06925E89" w:rsidR="00193BEC" w:rsidRPr="006524E5" w:rsidRDefault="00AA608F" w:rsidP="001805F4">
            <w:pPr>
              <w:spacing w:before="0"/>
              <w:rPr>
                <w:rFonts w:eastAsia="Arial" w:cs="Arial"/>
                <w:sz w:val="12"/>
                <w:szCs w:val="16"/>
                <w:lang w:val="en-GB"/>
              </w:rPr>
            </w:pPr>
            <w:r>
              <w:rPr>
                <w:rFonts w:eastAsia="Arial" w:cs="Arial"/>
                <w:sz w:val="12"/>
                <w:szCs w:val="16"/>
                <w:lang w:val="en-GB"/>
              </w:rPr>
              <w:t>&lt;SO10 Text Name for mail Subject&gt;</w:t>
            </w:r>
          </w:p>
        </w:tc>
        <w:tc>
          <w:tcPr>
            <w:tcW w:w="1418" w:type="dxa"/>
            <w:vAlign w:val="center"/>
          </w:tcPr>
          <w:p w14:paraId="727B0E95" w14:textId="602BD88C" w:rsidR="00193BEC" w:rsidRPr="006524E5" w:rsidRDefault="00AA608F" w:rsidP="001805F4">
            <w:pPr>
              <w:spacing w:before="0"/>
              <w:rPr>
                <w:rFonts w:eastAsia="Arial" w:cs="Arial"/>
                <w:sz w:val="12"/>
                <w:szCs w:val="16"/>
                <w:lang w:val="en-GB"/>
              </w:rPr>
            </w:pPr>
            <w:r>
              <w:rPr>
                <w:rFonts w:eastAsia="Arial" w:cs="Arial"/>
                <w:sz w:val="12"/>
                <w:szCs w:val="16"/>
                <w:lang w:val="en-GB"/>
              </w:rPr>
              <w:t>&lt;SO10 Text Name for mail Body&gt;</w:t>
            </w:r>
          </w:p>
        </w:tc>
      </w:tr>
      <w:tr w:rsidR="00193BEC" w:rsidRPr="006524E5" w14:paraId="2E936E17" w14:textId="77777777" w:rsidTr="00CB3882">
        <w:tc>
          <w:tcPr>
            <w:tcW w:w="402" w:type="dxa"/>
            <w:vAlign w:val="center"/>
          </w:tcPr>
          <w:p w14:paraId="31FBDF76" w14:textId="74A9FBE7" w:rsidR="00193BEC" w:rsidRPr="006524E5" w:rsidRDefault="00A10644"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26B88BAC" w14:textId="55A2CC0A" w:rsidR="00193BEC" w:rsidRPr="006524E5" w:rsidRDefault="00A10644" w:rsidP="001805F4">
            <w:pPr>
              <w:spacing w:before="0"/>
              <w:rPr>
                <w:rFonts w:eastAsia="Arial" w:cs="Arial"/>
                <w:color w:val="000000"/>
                <w:sz w:val="12"/>
                <w:szCs w:val="16"/>
                <w:lang w:val="en-GB"/>
              </w:rPr>
            </w:pPr>
            <w:r>
              <w:rPr>
                <w:rFonts w:eastAsia="Arial" w:cs="Arial"/>
                <w:color w:val="000000"/>
                <w:sz w:val="12"/>
                <w:szCs w:val="16"/>
                <w:lang w:val="en-GB"/>
              </w:rPr>
              <w:t>NTX</w:t>
            </w:r>
            <w:r w:rsidR="009D7EEE">
              <w:rPr>
                <w:rFonts w:eastAsia="Arial" w:cs="Arial"/>
                <w:color w:val="000000"/>
                <w:sz w:val="12"/>
                <w:szCs w:val="16"/>
                <w:lang w:val="en-GB"/>
              </w:rPr>
              <w:t xml:space="preserve"> </w:t>
            </w:r>
            <w:r w:rsidR="006F7B87" w:rsidRPr="009D7EEE">
              <w:rPr>
                <w:rFonts w:eastAsia="Arial" w:cs="Arial"/>
                <w:color w:val="000000"/>
                <w:sz w:val="8"/>
                <w:szCs w:val="16"/>
                <w:lang w:val="en-GB"/>
              </w:rPr>
              <w:t>(ePay Workflow Notification</w:t>
            </w:r>
            <w:r w:rsidR="0025230B" w:rsidRPr="009D7EEE">
              <w:rPr>
                <w:rFonts w:eastAsia="Arial" w:cs="Arial"/>
                <w:color w:val="000000"/>
                <w:sz w:val="8"/>
                <w:szCs w:val="16"/>
                <w:lang w:val="en-GB"/>
              </w:rPr>
              <w:t>)</w:t>
            </w:r>
          </w:p>
        </w:tc>
        <w:tc>
          <w:tcPr>
            <w:tcW w:w="425" w:type="dxa"/>
            <w:vAlign w:val="center"/>
          </w:tcPr>
          <w:p w14:paraId="10D3007E" w14:textId="5220F290" w:rsidR="00193BEC" w:rsidRPr="006524E5" w:rsidRDefault="00A10644"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09C6AA0C" w14:textId="77777777" w:rsidR="00193BEC" w:rsidRPr="006524E5" w:rsidRDefault="00193BEC"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25763609" w14:textId="4D542511" w:rsidR="00193BEC" w:rsidRPr="006524E5" w:rsidRDefault="00A10644" w:rsidP="001805F4">
            <w:pPr>
              <w:spacing w:before="0"/>
              <w:rPr>
                <w:rFonts w:eastAsia="Arial,Calibri" w:cs="Arial"/>
                <w:sz w:val="12"/>
                <w:szCs w:val="16"/>
                <w:lang w:val="en-GB"/>
              </w:rPr>
            </w:pPr>
            <w:r>
              <w:rPr>
                <w:rFonts w:eastAsia="Arial,Calibri" w:cs="Arial"/>
                <w:sz w:val="12"/>
                <w:szCs w:val="16"/>
                <w:lang w:val="en-GB"/>
              </w:rPr>
              <w:t>&lt;Notification Type&gt; (</w:t>
            </w:r>
            <w:r w:rsidR="009D524F" w:rsidRPr="009D524F">
              <w:rPr>
                <w:rFonts w:eastAsia="Arial,Calibri" w:cs="Arial"/>
                <w:b/>
                <w:sz w:val="12"/>
                <w:szCs w:val="16"/>
                <w:lang w:val="en-GB"/>
              </w:rPr>
              <w:t>C</w:t>
            </w:r>
            <w:r w:rsidR="009D524F">
              <w:rPr>
                <w:rFonts w:eastAsia="Arial,Calibri" w:cs="Arial"/>
                <w:sz w:val="12"/>
                <w:szCs w:val="16"/>
                <w:lang w:val="en-GB"/>
              </w:rPr>
              <w:t xml:space="preserve">ompletion, </w:t>
            </w:r>
            <w:r w:rsidR="009D524F" w:rsidRPr="00D47CA9">
              <w:rPr>
                <w:rFonts w:eastAsia="Arial,Calibri" w:cs="Arial"/>
                <w:b/>
                <w:sz w:val="12"/>
                <w:szCs w:val="16"/>
                <w:lang w:val="en-GB"/>
              </w:rPr>
              <w:t>A</w:t>
            </w:r>
            <w:r w:rsidR="009D524F">
              <w:rPr>
                <w:rFonts w:eastAsia="Arial,Calibri" w:cs="Arial"/>
                <w:sz w:val="12"/>
                <w:szCs w:val="16"/>
                <w:lang w:val="en-GB"/>
              </w:rPr>
              <w:t xml:space="preserve">pproval, </w:t>
            </w:r>
            <w:r w:rsidR="009D524F" w:rsidRPr="00D47CA9">
              <w:rPr>
                <w:rFonts w:eastAsia="Arial,Calibri" w:cs="Arial"/>
                <w:b/>
                <w:sz w:val="12"/>
                <w:szCs w:val="16"/>
                <w:lang w:val="en-GB"/>
              </w:rPr>
              <w:t>R</w:t>
            </w:r>
            <w:r w:rsidR="00D47CA9">
              <w:rPr>
                <w:rFonts w:eastAsia="Arial,Calibri" w:cs="Arial"/>
                <w:sz w:val="12"/>
                <w:szCs w:val="16"/>
                <w:lang w:val="en-GB"/>
              </w:rPr>
              <w:t>ejected</w:t>
            </w:r>
            <w:r w:rsidR="009D524F">
              <w:rPr>
                <w:rFonts w:eastAsia="Arial,Calibri" w:cs="Arial"/>
                <w:sz w:val="12"/>
                <w:szCs w:val="16"/>
                <w:lang w:val="en-GB"/>
              </w:rPr>
              <w:t xml:space="preserve">, </w:t>
            </w:r>
            <w:r w:rsidR="00D47CA9">
              <w:rPr>
                <w:rFonts w:eastAsia="Arial,Calibri" w:cs="Arial"/>
                <w:sz w:val="12"/>
                <w:szCs w:val="16"/>
                <w:lang w:val="en-GB"/>
              </w:rPr>
              <w:t>Re</w:t>
            </w:r>
            <w:r w:rsidR="009D524F" w:rsidRPr="00D47CA9">
              <w:rPr>
                <w:rFonts w:eastAsia="Arial,Calibri" w:cs="Arial"/>
                <w:b/>
                <w:sz w:val="12"/>
                <w:szCs w:val="16"/>
                <w:lang w:val="en-GB"/>
              </w:rPr>
              <w:t>Q</w:t>
            </w:r>
            <w:r w:rsidR="00D47CA9">
              <w:rPr>
                <w:rFonts w:eastAsia="Arial,Calibri" w:cs="Arial"/>
                <w:sz w:val="12"/>
                <w:szCs w:val="16"/>
                <w:lang w:val="en-GB"/>
              </w:rPr>
              <w:t>uester Approval</w:t>
            </w:r>
            <w:r w:rsidR="009D524F">
              <w:rPr>
                <w:rFonts w:eastAsia="Arial,Calibri" w:cs="Arial"/>
                <w:sz w:val="12"/>
                <w:szCs w:val="16"/>
                <w:lang w:val="en-GB"/>
              </w:rPr>
              <w:t xml:space="preserve">, </w:t>
            </w:r>
            <w:r w:rsidR="009D524F" w:rsidRPr="00D47CA9">
              <w:rPr>
                <w:rFonts w:eastAsia="Arial,Calibri" w:cs="Arial"/>
                <w:b/>
                <w:sz w:val="12"/>
                <w:szCs w:val="16"/>
                <w:lang w:val="en-GB"/>
              </w:rPr>
              <w:t>P</w:t>
            </w:r>
            <w:r w:rsidR="00D47CA9">
              <w:rPr>
                <w:rFonts w:eastAsia="Arial,Calibri" w:cs="Arial"/>
                <w:sz w:val="12"/>
                <w:szCs w:val="16"/>
                <w:lang w:val="en-GB"/>
              </w:rPr>
              <w:t>osted</w:t>
            </w:r>
            <w:r w:rsidR="009D524F">
              <w:rPr>
                <w:rFonts w:eastAsia="Arial,Calibri" w:cs="Arial"/>
                <w:sz w:val="12"/>
                <w:szCs w:val="16"/>
                <w:lang w:val="en-GB"/>
              </w:rPr>
              <w:t>)</w:t>
            </w:r>
          </w:p>
        </w:tc>
        <w:tc>
          <w:tcPr>
            <w:tcW w:w="1275" w:type="dxa"/>
            <w:noWrap/>
            <w:tcMar>
              <w:top w:w="0" w:type="dxa"/>
              <w:left w:w="108" w:type="dxa"/>
              <w:bottom w:w="0" w:type="dxa"/>
              <w:right w:w="108" w:type="dxa"/>
            </w:tcMar>
            <w:vAlign w:val="center"/>
          </w:tcPr>
          <w:p w14:paraId="4303C4C8" w14:textId="77777777" w:rsidR="00193BEC" w:rsidRPr="006524E5" w:rsidRDefault="00193BEC"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02A1161F" w14:textId="77777777" w:rsidR="00193BEC" w:rsidRPr="006524E5" w:rsidRDefault="00193BEC"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8DA5CCE" w14:textId="77777777" w:rsidR="00193BEC" w:rsidRPr="006524E5" w:rsidRDefault="00193BEC" w:rsidP="001805F4">
            <w:pPr>
              <w:spacing w:before="0"/>
              <w:rPr>
                <w:rFonts w:eastAsia="Arial" w:cs="Arial"/>
                <w:sz w:val="12"/>
                <w:szCs w:val="16"/>
                <w:lang w:val="en-GB"/>
              </w:rPr>
            </w:pPr>
          </w:p>
        </w:tc>
        <w:tc>
          <w:tcPr>
            <w:tcW w:w="1134" w:type="dxa"/>
            <w:vAlign w:val="center"/>
          </w:tcPr>
          <w:p w14:paraId="6C2737DB" w14:textId="60F94A5F" w:rsidR="00193BEC" w:rsidRPr="006524E5" w:rsidRDefault="00524455" w:rsidP="001805F4">
            <w:pPr>
              <w:spacing w:before="0"/>
              <w:rPr>
                <w:rFonts w:eastAsia="Arial" w:cs="Arial"/>
                <w:sz w:val="12"/>
                <w:szCs w:val="16"/>
                <w:lang w:val="en-GB"/>
              </w:rPr>
            </w:pPr>
            <w:r>
              <w:rPr>
                <w:rFonts w:eastAsia="Arial" w:cs="Arial"/>
                <w:sz w:val="12"/>
                <w:szCs w:val="16"/>
                <w:lang w:val="en-GB"/>
              </w:rPr>
              <w:t>&lt;SO10 Text Name for mail Body&gt;</w:t>
            </w:r>
          </w:p>
        </w:tc>
        <w:tc>
          <w:tcPr>
            <w:tcW w:w="1418" w:type="dxa"/>
            <w:vAlign w:val="center"/>
          </w:tcPr>
          <w:p w14:paraId="3796C86A" w14:textId="597A50C4" w:rsidR="00193BEC" w:rsidRPr="006524E5" w:rsidRDefault="00524455" w:rsidP="001805F4">
            <w:pPr>
              <w:spacing w:before="0"/>
              <w:rPr>
                <w:rFonts w:eastAsia="Arial" w:cs="Arial"/>
                <w:sz w:val="12"/>
                <w:szCs w:val="16"/>
                <w:lang w:val="en-GB"/>
              </w:rPr>
            </w:pPr>
            <w:r>
              <w:rPr>
                <w:rFonts w:eastAsia="Arial" w:cs="Arial"/>
                <w:sz w:val="12"/>
                <w:szCs w:val="16"/>
                <w:lang w:val="en-GB"/>
              </w:rPr>
              <w:t>&lt;Mail Subject&gt;</w:t>
            </w:r>
          </w:p>
        </w:tc>
      </w:tr>
      <w:tr w:rsidR="00193BEC" w:rsidRPr="006524E5" w14:paraId="587F7FD0" w14:textId="77777777" w:rsidTr="00CB3882">
        <w:tc>
          <w:tcPr>
            <w:tcW w:w="402" w:type="dxa"/>
            <w:vAlign w:val="center"/>
          </w:tcPr>
          <w:p w14:paraId="5CC43346" w14:textId="5305CBF1" w:rsidR="00193BEC" w:rsidRPr="006524E5" w:rsidRDefault="00932A6E"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6DEFFA97" w14:textId="617A79F7" w:rsidR="00193BEC" w:rsidRPr="006524E5" w:rsidRDefault="00932A6E" w:rsidP="001805F4">
            <w:pPr>
              <w:spacing w:before="0"/>
              <w:rPr>
                <w:rFonts w:eastAsia="Arial" w:cs="Arial"/>
                <w:color w:val="000000"/>
                <w:sz w:val="12"/>
                <w:szCs w:val="16"/>
                <w:lang w:val="en-GB"/>
              </w:rPr>
            </w:pPr>
            <w:r>
              <w:rPr>
                <w:rFonts w:eastAsia="Arial" w:cs="Arial"/>
                <w:color w:val="000000"/>
                <w:sz w:val="12"/>
                <w:szCs w:val="16"/>
                <w:lang w:val="en-GB"/>
              </w:rPr>
              <w:t>NVM</w:t>
            </w:r>
            <w:r w:rsidR="009D7EEE">
              <w:rPr>
                <w:rFonts w:eastAsia="Arial" w:cs="Arial"/>
                <w:color w:val="000000"/>
                <w:sz w:val="12"/>
                <w:szCs w:val="16"/>
                <w:lang w:val="en-GB"/>
              </w:rPr>
              <w:t xml:space="preserve"> </w:t>
            </w:r>
            <w:r w:rsidR="0025230B" w:rsidRPr="009D7EEE">
              <w:rPr>
                <w:rFonts w:eastAsia="Arial" w:cs="Arial"/>
                <w:color w:val="000000"/>
                <w:sz w:val="8"/>
                <w:szCs w:val="16"/>
                <w:lang w:val="en-GB"/>
              </w:rPr>
              <w:t>(Notification Variables Mapping)</w:t>
            </w:r>
          </w:p>
        </w:tc>
        <w:tc>
          <w:tcPr>
            <w:tcW w:w="425" w:type="dxa"/>
            <w:vAlign w:val="center"/>
          </w:tcPr>
          <w:p w14:paraId="2A6D5DDB" w14:textId="51B1CD28" w:rsidR="00193BEC" w:rsidRPr="006524E5" w:rsidRDefault="00932A6E"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40B65CB8" w14:textId="77777777" w:rsidR="00193BEC" w:rsidRPr="006524E5" w:rsidRDefault="00193BEC"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2F0FE798" w14:textId="26106340" w:rsidR="00193BEC" w:rsidRPr="006524E5" w:rsidRDefault="00264199" w:rsidP="001805F4">
            <w:pPr>
              <w:spacing w:before="0"/>
              <w:rPr>
                <w:rFonts w:eastAsia="Arial,Calibri" w:cs="Arial"/>
                <w:sz w:val="12"/>
                <w:szCs w:val="16"/>
                <w:lang w:val="en-GB"/>
              </w:rPr>
            </w:pPr>
            <w:r>
              <w:rPr>
                <w:rFonts w:eastAsia="Arial,Calibri" w:cs="Arial"/>
                <w:sz w:val="12"/>
                <w:szCs w:val="16"/>
                <w:lang w:val="en-GB"/>
              </w:rPr>
              <w:t>&lt;Notification Variable</w:t>
            </w:r>
            <w:r w:rsidR="009869B8">
              <w:rPr>
                <w:rFonts w:eastAsia="Arial,Calibri" w:cs="Arial"/>
                <w:sz w:val="12"/>
                <w:szCs w:val="16"/>
                <w:lang w:val="en-GB"/>
              </w:rPr>
              <w:t xml:space="preserve"> name in SO10 Text&gt;</w:t>
            </w:r>
          </w:p>
        </w:tc>
        <w:tc>
          <w:tcPr>
            <w:tcW w:w="1275" w:type="dxa"/>
            <w:noWrap/>
            <w:tcMar>
              <w:top w:w="0" w:type="dxa"/>
              <w:left w:w="108" w:type="dxa"/>
              <w:bottom w:w="0" w:type="dxa"/>
              <w:right w:w="108" w:type="dxa"/>
            </w:tcMar>
            <w:vAlign w:val="center"/>
          </w:tcPr>
          <w:p w14:paraId="10348983" w14:textId="6F05D744" w:rsidR="00193BEC" w:rsidRPr="006524E5" w:rsidRDefault="009869B8" w:rsidP="001805F4">
            <w:pPr>
              <w:spacing w:before="0"/>
              <w:rPr>
                <w:rFonts w:eastAsia="Arial" w:cs="Arial"/>
                <w:sz w:val="12"/>
                <w:szCs w:val="16"/>
                <w:lang w:val="en-GB"/>
              </w:rPr>
            </w:pPr>
            <w:r>
              <w:rPr>
                <w:rFonts w:eastAsia="Arial" w:cs="Arial"/>
                <w:sz w:val="12"/>
                <w:szCs w:val="16"/>
                <w:lang w:val="en-GB"/>
              </w:rPr>
              <w:t>&lt;Corresponding ePay Req Header Field for mapping&gt;</w:t>
            </w:r>
          </w:p>
        </w:tc>
        <w:tc>
          <w:tcPr>
            <w:tcW w:w="1276" w:type="dxa"/>
            <w:noWrap/>
            <w:tcMar>
              <w:top w:w="0" w:type="dxa"/>
              <w:left w:w="108" w:type="dxa"/>
              <w:bottom w:w="0" w:type="dxa"/>
              <w:right w:w="108" w:type="dxa"/>
            </w:tcMar>
            <w:vAlign w:val="center"/>
          </w:tcPr>
          <w:p w14:paraId="4A8C3185" w14:textId="77777777" w:rsidR="00193BEC" w:rsidRPr="006524E5" w:rsidRDefault="00193BEC"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F54875D" w14:textId="77777777" w:rsidR="00193BEC" w:rsidRPr="006524E5" w:rsidRDefault="00193BEC" w:rsidP="001805F4">
            <w:pPr>
              <w:spacing w:before="0"/>
              <w:rPr>
                <w:rFonts w:eastAsia="Arial" w:cs="Arial"/>
                <w:sz w:val="12"/>
                <w:szCs w:val="16"/>
                <w:lang w:val="en-GB"/>
              </w:rPr>
            </w:pPr>
          </w:p>
        </w:tc>
        <w:tc>
          <w:tcPr>
            <w:tcW w:w="1134" w:type="dxa"/>
            <w:vAlign w:val="center"/>
          </w:tcPr>
          <w:p w14:paraId="68DA08FF" w14:textId="77777777" w:rsidR="00193BEC" w:rsidRPr="006524E5" w:rsidRDefault="00193BEC" w:rsidP="001805F4">
            <w:pPr>
              <w:spacing w:before="0"/>
              <w:rPr>
                <w:rFonts w:eastAsia="Arial" w:cs="Arial"/>
                <w:sz w:val="12"/>
                <w:szCs w:val="16"/>
                <w:lang w:val="en-GB"/>
              </w:rPr>
            </w:pPr>
          </w:p>
        </w:tc>
        <w:tc>
          <w:tcPr>
            <w:tcW w:w="1418" w:type="dxa"/>
            <w:vAlign w:val="center"/>
          </w:tcPr>
          <w:p w14:paraId="0F98158D" w14:textId="77777777" w:rsidR="00193BEC" w:rsidRPr="006524E5" w:rsidRDefault="00193BEC" w:rsidP="001805F4">
            <w:pPr>
              <w:spacing w:before="0"/>
              <w:rPr>
                <w:rFonts w:eastAsia="Arial" w:cs="Arial"/>
                <w:sz w:val="12"/>
                <w:szCs w:val="16"/>
                <w:lang w:val="en-GB"/>
              </w:rPr>
            </w:pPr>
          </w:p>
        </w:tc>
      </w:tr>
      <w:tr w:rsidR="006747B2" w:rsidRPr="006524E5" w14:paraId="585628AB" w14:textId="77777777" w:rsidTr="00CB3882">
        <w:tc>
          <w:tcPr>
            <w:tcW w:w="402" w:type="dxa"/>
            <w:vAlign w:val="center"/>
          </w:tcPr>
          <w:p w14:paraId="1F365DBD" w14:textId="504704A2" w:rsidR="006747B2" w:rsidRDefault="006747B2"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03B6D1B0" w14:textId="55F6BFCD" w:rsidR="006747B2" w:rsidRDefault="006747B2" w:rsidP="001805F4">
            <w:pPr>
              <w:spacing w:before="0"/>
              <w:rPr>
                <w:rFonts w:eastAsia="Arial" w:cs="Arial"/>
                <w:color w:val="000000"/>
                <w:sz w:val="12"/>
                <w:szCs w:val="16"/>
                <w:lang w:val="en-GB"/>
              </w:rPr>
            </w:pPr>
            <w:r>
              <w:rPr>
                <w:rFonts w:eastAsia="Arial" w:cs="Arial"/>
                <w:color w:val="000000"/>
                <w:sz w:val="12"/>
                <w:szCs w:val="16"/>
                <w:lang w:val="en-GB"/>
              </w:rPr>
              <w:t>OTV</w:t>
            </w:r>
            <w:r w:rsidR="0025230B">
              <w:rPr>
                <w:rFonts w:eastAsia="Arial" w:cs="Arial"/>
                <w:color w:val="000000"/>
                <w:sz w:val="12"/>
                <w:szCs w:val="16"/>
                <w:lang w:val="en-GB"/>
              </w:rPr>
              <w:t xml:space="preserve"> </w:t>
            </w:r>
            <w:r w:rsidR="0025230B" w:rsidRPr="009D7EEE">
              <w:rPr>
                <w:rFonts w:eastAsia="Arial" w:cs="Arial"/>
                <w:color w:val="000000"/>
                <w:sz w:val="8"/>
                <w:szCs w:val="16"/>
                <w:lang w:val="en-GB"/>
              </w:rPr>
              <w:t>(One Time Vendor ID)</w:t>
            </w:r>
          </w:p>
        </w:tc>
        <w:tc>
          <w:tcPr>
            <w:tcW w:w="425" w:type="dxa"/>
            <w:vAlign w:val="center"/>
          </w:tcPr>
          <w:p w14:paraId="1796FEFE" w14:textId="6C74FD23" w:rsidR="006747B2" w:rsidRDefault="006747B2"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16C116A4" w14:textId="4015E98F" w:rsidR="006747B2" w:rsidRPr="006524E5" w:rsidRDefault="006747B2" w:rsidP="001805F4">
            <w:pPr>
              <w:spacing w:before="0"/>
              <w:rPr>
                <w:rFonts w:eastAsia="Arial,Calibri" w:cs="Arial"/>
                <w:color w:val="000000"/>
                <w:sz w:val="12"/>
                <w:szCs w:val="16"/>
                <w:lang w:val="en-GB"/>
              </w:rPr>
            </w:pPr>
            <w:r>
              <w:rPr>
                <w:rFonts w:eastAsia="Arial,Calibri" w:cs="Arial"/>
                <w:color w:val="000000"/>
                <w:sz w:val="12"/>
                <w:szCs w:val="16"/>
                <w:lang w:val="en-GB"/>
              </w:rPr>
              <w:t>&lt;Company Code&gt; - empty for g</w:t>
            </w:r>
            <w:r w:rsidR="00146AA2">
              <w:rPr>
                <w:rFonts w:eastAsia="Arial,Calibri" w:cs="Arial"/>
                <w:color w:val="000000"/>
                <w:sz w:val="12"/>
                <w:szCs w:val="16"/>
                <w:lang w:val="en-GB"/>
              </w:rPr>
              <w:t>lobal value</w:t>
            </w:r>
          </w:p>
        </w:tc>
        <w:tc>
          <w:tcPr>
            <w:tcW w:w="1134" w:type="dxa"/>
            <w:noWrap/>
            <w:tcMar>
              <w:top w:w="0" w:type="dxa"/>
              <w:left w:w="108" w:type="dxa"/>
              <w:bottom w:w="0" w:type="dxa"/>
              <w:right w:w="108" w:type="dxa"/>
            </w:tcMar>
            <w:vAlign w:val="center"/>
          </w:tcPr>
          <w:p w14:paraId="088E462E" w14:textId="1947E264" w:rsidR="006747B2" w:rsidRDefault="00146AA2" w:rsidP="001805F4">
            <w:pPr>
              <w:spacing w:before="0"/>
              <w:rPr>
                <w:rFonts w:eastAsia="Arial,Calibri" w:cs="Arial"/>
                <w:sz w:val="12"/>
                <w:szCs w:val="16"/>
                <w:lang w:val="en-GB"/>
              </w:rPr>
            </w:pPr>
            <w:r>
              <w:rPr>
                <w:rFonts w:eastAsia="Arial,Calibri" w:cs="Arial"/>
                <w:sz w:val="12"/>
                <w:szCs w:val="16"/>
                <w:lang w:val="en-GB"/>
              </w:rPr>
              <w:t>&lt;One Time Vendor</w:t>
            </w:r>
            <w:r w:rsidR="000D7810">
              <w:rPr>
                <w:rFonts w:eastAsia="Arial,Calibri" w:cs="Arial"/>
                <w:sz w:val="12"/>
                <w:szCs w:val="16"/>
                <w:lang w:val="en-GB"/>
              </w:rPr>
              <w:t xml:space="preserve"> ID&gt;</w:t>
            </w:r>
          </w:p>
        </w:tc>
        <w:tc>
          <w:tcPr>
            <w:tcW w:w="1275" w:type="dxa"/>
            <w:noWrap/>
            <w:tcMar>
              <w:top w:w="0" w:type="dxa"/>
              <w:left w:w="108" w:type="dxa"/>
              <w:bottom w:w="0" w:type="dxa"/>
              <w:right w:w="108" w:type="dxa"/>
            </w:tcMar>
            <w:vAlign w:val="center"/>
          </w:tcPr>
          <w:p w14:paraId="552719D1" w14:textId="77777777" w:rsidR="006747B2" w:rsidRDefault="006747B2"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58164F3A" w14:textId="77777777" w:rsidR="006747B2" w:rsidRPr="006524E5" w:rsidRDefault="006747B2"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6AEA37EA" w14:textId="77777777" w:rsidR="006747B2" w:rsidRPr="006524E5" w:rsidRDefault="006747B2" w:rsidP="001805F4">
            <w:pPr>
              <w:spacing w:before="0"/>
              <w:rPr>
                <w:rFonts w:eastAsia="Arial" w:cs="Arial"/>
                <w:sz w:val="12"/>
                <w:szCs w:val="16"/>
                <w:lang w:val="en-GB"/>
              </w:rPr>
            </w:pPr>
          </w:p>
        </w:tc>
        <w:tc>
          <w:tcPr>
            <w:tcW w:w="1134" w:type="dxa"/>
            <w:vAlign w:val="center"/>
          </w:tcPr>
          <w:p w14:paraId="366FEFAA" w14:textId="77777777" w:rsidR="006747B2" w:rsidRPr="006524E5" w:rsidRDefault="006747B2" w:rsidP="001805F4">
            <w:pPr>
              <w:spacing w:before="0"/>
              <w:rPr>
                <w:rFonts w:eastAsia="Arial" w:cs="Arial"/>
                <w:sz w:val="12"/>
                <w:szCs w:val="16"/>
                <w:lang w:val="en-GB"/>
              </w:rPr>
            </w:pPr>
          </w:p>
        </w:tc>
        <w:tc>
          <w:tcPr>
            <w:tcW w:w="1418" w:type="dxa"/>
            <w:vAlign w:val="center"/>
          </w:tcPr>
          <w:p w14:paraId="7F4A16B5" w14:textId="77777777" w:rsidR="006747B2" w:rsidRPr="006524E5" w:rsidRDefault="006747B2" w:rsidP="001805F4">
            <w:pPr>
              <w:spacing w:before="0"/>
              <w:rPr>
                <w:rFonts w:eastAsia="Arial" w:cs="Arial"/>
                <w:sz w:val="12"/>
                <w:szCs w:val="16"/>
                <w:lang w:val="en-GB"/>
              </w:rPr>
            </w:pPr>
          </w:p>
        </w:tc>
      </w:tr>
      <w:tr w:rsidR="00D220C2" w:rsidRPr="006524E5" w14:paraId="617983A8" w14:textId="77777777" w:rsidTr="00CB3882">
        <w:tc>
          <w:tcPr>
            <w:tcW w:w="402" w:type="dxa"/>
            <w:vAlign w:val="center"/>
          </w:tcPr>
          <w:p w14:paraId="5719F02F" w14:textId="7F8F9797" w:rsidR="00D220C2" w:rsidRDefault="00D220C2"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192024A7" w14:textId="78DFD92A" w:rsidR="00D220C2" w:rsidRDefault="00D220C2" w:rsidP="001805F4">
            <w:pPr>
              <w:spacing w:before="0"/>
              <w:rPr>
                <w:rFonts w:eastAsia="Arial" w:cs="Arial"/>
                <w:color w:val="000000"/>
                <w:sz w:val="12"/>
                <w:szCs w:val="16"/>
                <w:lang w:val="en-GB"/>
              </w:rPr>
            </w:pPr>
            <w:r>
              <w:rPr>
                <w:rFonts w:eastAsia="Arial" w:cs="Arial"/>
                <w:color w:val="000000"/>
                <w:sz w:val="12"/>
                <w:szCs w:val="16"/>
                <w:lang w:val="en-GB"/>
              </w:rPr>
              <w:t>PFM</w:t>
            </w:r>
            <w:r w:rsidR="0025230B">
              <w:rPr>
                <w:rFonts w:eastAsia="Arial" w:cs="Arial"/>
                <w:color w:val="000000"/>
                <w:sz w:val="12"/>
                <w:szCs w:val="16"/>
                <w:lang w:val="en-GB"/>
              </w:rPr>
              <w:t xml:space="preserve"> </w:t>
            </w:r>
            <w:r w:rsidR="0025230B" w:rsidRPr="009D7EEE">
              <w:rPr>
                <w:rFonts w:eastAsia="Arial" w:cs="Arial"/>
                <w:color w:val="000000"/>
                <w:sz w:val="8"/>
                <w:szCs w:val="16"/>
                <w:lang w:val="en-GB"/>
              </w:rPr>
              <w:t xml:space="preserve">(FM </w:t>
            </w:r>
            <w:r w:rsidR="004943CD" w:rsidRPr="009D7EEE">
              <w:rPr>
                <w:rFonts w:eastAsia="Arial" w:cs="Arial"/>
                <w:color w:val="000000"/>
                <w:sz w:val="8"/>
                <w:szCs w:val="16"/>
                <w:lang w:val="en-GB"/>
              </w:rPr>
              <w:t>after Posting)</w:t>
            </w:r>
          </w:p>
        </w:tc>
        <w:tc>
          <w:tcPr>
            <w:tcW w:w="425" w:type="dxa"/>
            <w:vAlign w:val="center"/>
          </w:tcPr>
          <w:p w14:paraId="012ACB86" w14:textId="3ACA9C3F" w:rsidR="00D220C2" w:rsidRDefault="00D220C2"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61CE97A3" w14:textId="0283417D" w:rsidR="00D220C2" w:rsidRDefault="00D220C2" w:rsidP="001805F4">
            <w:pPr>
              <w:spacing w:before="0"/>
              <w:rPr>
                <w:rFonts w:eastAsia="Arial,Calibri" w:cs="Arial"/>
                <w:color w:val="000000"/>
                <w:sz w:val="12"/>
                <w:szCs w:val="16"/>
                <w:lang w:val="en-GB"/>
              </w:rPr>
            </w:pPr>
            <w:r>
              <w:rPr>
                <w:rFonts w:eastAsia="Arial,Calibri" w:cs="Arial"/>
                <w:color w:val="000000"/>
                <w:sz w:val="12"/>
                <w:szCs w:val="16"/>
                <w:lang w:val="en-GB"/>
              </w:rPr>
              <w:t>&lt;Company Code&gt;</w:t>
            </w:r>
          </w:p>
        </w:tc>
        <w:tc>
          <w:tcPr>
            <w:tcW w:w="1134" w:type="dxa"/>
            <w:noWrap/>
            <w:tcMar>
              <w:top w:w="0" w:type="dxa"/>
              <w:left w:w="108" w:type="dxa"/>
              <w:bottom w:w="0" w:type="dxa"/>
              <w:right w:w="108" w:type="dxa"/>
            </w:tcMar>
            <w:vAlign w:val="center"/>
          </w:tcPr>
          <w:p w14:paraId="4D9C3EC1" w14:textId="77777777" w:rsidR="00D220C2" w:rsidRDefault="00D220C2" w:rsidP="001805F4">
            <w:pPr>
              <w:spacing w:before="0"/>
              <w:rPr>
                <w:rFonts w:eastAsia="Arial,Calibri" w:cs="Arial"/>
                <w:sz w:val="12"/>
                <w:szCs w:val="16"/>
                <w:lang w:val="en-GB"/>
              </w:rPr>
            </w:pPr>
          </w:p>
        </w:tc>
        <w:tc>
          <w:tcPr>
            <w:tcW w:w="1275" w:type="dxa"/>
            <w:noWrap/>
            <w:tcMar>
              <w:top w:w="0" w:type="dxa"/>
              <w:left w:w="108" w:type="dxa"/>
              <w:bottom w:w="0" w:type="dxa"/>
              <w:right w:w="108" w:type="dxa"/>
            </w:tcMar>
            <w:vAlign w:val="center"/>
          </w:tcPr>
          <w:p w14:paraId="7E203EB0" w14:textId="77777777" w:rsidR="00D220C2" w:rsidRDefault="00D220C2"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3611D834" w14:textId="77777777" w:rsidR="00D220C2" w:rsidRPr="006524E5" w:rsidRDefault="00D220C2"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65A01CE1" w14:textId="77777777" w:rsidR="00D220C2" w:rsidRPr="006524E5" w:rsidRDefault="00D220C2" w:rsidP="001805F4">
            <w:pPr>
              <w:spacing w:before="0"/>
              <w:rPr>
                <w:rFonts w:eastAsia="Arial" w:cs="Arial"/>
                <w:sz w:val="12"/>
                <w:szCs w:val="16"/>
                <w:lang w:val="en-GB"/>
              </w:rPr>
            </w:pPr>
          </w:p>
        </w:tc>
        <w:tc>
          <w:tcPr>
            <w:tcW w:w="1134" w:type="dxa"/>
            <w:vAlign w:val="center"/>
          </w:tcPr>
          <w:p w14:paraId="4A80C359" w14:textId="7D10DD9B" w:rsidR="00D220C2" w:rsidRPr="006524E5" w:rsidRDefault="007D7E5F" w:rsidP="001805F4">
            <w:pPr>
              <w:spacing w:before="0"/>
              <w:rPr>
                <w:rFonts w:eastAsia="Arial" w:cs="Arial"/>
                <w:sz w:val="12"/>
                <w:szCs w:val="16"/>
                <w:lang w:val="en-GB"/>
              </w:rPr>
            </w:pPr>
            <w:r>
              <w:rPr>
                <w:rFonts w:eastAsia="Arial" w:cs="Arial"/>
                <w:sz w:val="12"/>
                <w:szCs w:val="16"/>
                <w:lang w:val="en-GB"/>
              </w:rPr>
              <w:t>&lt;</w:t>
            </w:r>
            <w:r w:rsidR="00E27913">
              <w:rPr>
                <w:rFonts w:eastAsia="Arial" w:cs="Arial"/>
                <w:sz w:val="12"/>
                <w:szCs w:val="16"/>
                <w:lang w:val="en-GB"/>
              </w:rPr>
              <w:t>Function Module to call after FI Posting&gt;</w:t>
            </w:r>
          </w:p>
        </w:tc>
        <w:tc>
          <w:tcPr>
            <w:tcW w:w="1418" w:type="dxa"/>
            <w:vAlign w:val="center"/>
          </w:tcPr>
          <w:p w14:paraId="48D2FE7B" w14:textId="77777777" w:rsidR="00D220C2" w:rsidRPr="006524E5" w:rsidRDefault="00D220C2" w:rsidP="001805F4">
            <w:pPr>
              <w:spacing w:before="0"/>
              <w:rPr>
                <w:rFonts w:eastAsia="Arial" w:cs="Arial"/>
                <w:sz w:val="12"/>
                <w:szCs w:val="16"/>
                <w:lang w:val="en-GB"/>
              </w:rPr>
            </w:pPr>
          </w:p>
        </w:tc>
      </w:tr>
      <w:tr w:rsidR="00E27913" w:rsidRPr="006524E5" w14:paraId="09258C83" w14:textId="77777777" w:rsidTr="00CB3882">
        <w:tc>
          <w:tcPr>
            <w:tcW w:w="402" w:type="dxa"/>
            <w:vAlign w:val="center"/>
          </w:tcPr>
          <w:p w14:paraId="65B57A4F" w14:textId="3218460A" w:rsidR="00E27913" w:rsidRDefault="00E27913"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7E221DBC" w14:textId="1B418BB7" w:rsidR="00E27913" w:rsidRDefault="00E27913" w:rsidP="001805F4">
            <w:pPr>
              <w:spacing w:before="0"/>
              <w:rPr>
                <w:rFonts w:eastAsia="Arial" w:cs="Arial"/>
                <w:color w:val="000000"/>
                <w:sz w:val="12"/>
                <w:szCs w:val="16"/>
                <w:lang w:val="en-GB"/>
              </w:rPr>
            </w:pPr>
            <w:r>
              <w:rPr>
                <w:rFonts w:eastAsia="Arial" w:cs="Arial"/>
                <w:color w:val="000000"/>
                <w:sz w:val="12"/>
                <w:szCs w:val="16"/>
                <w:lang w:val="en-GB"/>
              </w:rPr>
              <w:t>WTD</w:t>
            </w:r>
            <w:r w:rsidR="004943CD">
              <w:rPr>
                <w:rFonts w:eastAsia="Arial" w:cs="Arial"/>
                <w:color w:val="000000"/>
                <w:sz w:val="12"/>
                <w:szCs w:val="16"/>
                <w:lang w:val="en-GB"/>
              </w:rPr>
              <w:t xml:space="preserve"> </w:t>
            </w:r>
            <w:r w:rsidR="004943CD" w:rsidRPr="009D7EEE">
              <w:rPr>
                <w:rFonts w:eastAsia="Arial" w:cs="Arial"/>
                <w:color w:val="000000"/>
                <w:sz w:val="8"/>
                <w:szCs w:val="16"/>
                <w:lang w:val="en-GB"/>
              </w:rPr>
              <w:t>(Withholding Tax Default Value)</w:t>
            </w:r>
          </w:p>
        </w:tc>
        <w:tc>
          <w:tcPr>
            <w:tcW w:w="425" w:type="dxa"/>
            <w:vAlign w:val="center"/>
          </w:tcPr>
          <w:p w14:paraId="7DDBAADB" w14:textId="1A96BBDB" w:rsidR="00E27913" w:rsidRDefault="00E27913"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6F36939C" w14:textId="0753FF92" w:rsidR="00E27913" w:rsidRDefault="00E27913" w:rsidP="001805F4">
            <w:pPr>
              <w:spacing w:before="0"/>
              <w:rPr>
                <w:rFonts w:eastAsia="Arial,Calibri" w:cs="Arial"/>
                <w:color w:val="000000"/>
                <w:sz w:val="12"/>
                <w:szCs w:val="16"/>
                <w:lang w:val="en-GB"/>
              </w:rPr>
            </w:pPr>
            <w:r>
              <w:rPr>
                <w:rFonts w:eastAsia="Arial,Calibri" w:cs="Arial"/>
                <w:color w:val="000000"/>
                <w:sz w:val="12"/>
                <w:szCs w:val="16"/>
                <w:lang w:val="en-GB"/>
              </w:rPr>
              <w:t>&lt;Company Code&gt;</w:t>
            </w:r>
          </w:p>
        </w:tc>
        <w:tc>
          <w:tcPr>
            <w:tcW w:w="1134" w:type="dxa"/>
            <w:noWrap/>
            <w:tcMar>
              <w:top w:w="0" w:type="dxa"/>
              <w:left w:w="108" w:type="dxa"/>
              <w:bottom w:w="0" w:type="dxa"/>
              <w:right w:w="108" w:type="dxa"/>
            </w:tcMar>
            <w:vAlign w:val="center"/>
          </w:tcPr>
          <w:p w14:paraId="1BC9B1D9" w14:textId="29F7AA8E" w:rsidR="00E27913" w:rsidRDefault="004A6BC7" w:rsidP="001805F4">
            <w:pPr>
              <w:spacing w:before="0"/>
              <w:rPr>
                <w:rFonts w:eastAsia="Arial,Calibri" w:cs="Arial"/>
                <w:sz w:val="12"/>
                <w:szCs w:val="16"/>
                <w:lang w:val="en-GB"/>
              </w:rPr>
            </w:pPr>
            <w:r>
              <w:rPr>
                <w:rFonts w:eastAsia="Arial,Calibri" w:cs="Arial"/>
                <w:sz w:val="12"/>
                <w:szCs w:val="16"/>
                <w:lang w:val="en-GB"/>
              </w:rPr>
              <w:t xml:space="preserve">&lt;Percentage to determine the default value of WHT base amount&gt; </w:t>
            </w:r>
          </w:p>
        </w:tc>
        <w:tc>
          <w:tcPr>
            <w:tcW w:w="1275" w:type="dxa"/>
            <w:noWrap/>
            <w:tcMar>
              <w:top w:w="0" w:type="dxa"/>
              <w:left w:w="108" w:type="dxa"/>
              <w:bottom w:w="0" w:type="dxa"/>
              <w:right w:w="108" w:type="dxa"/>
            </w:tcMar>
            <w:vAlign w:val="center"/>
          </w:tcPr>
          <w:p w14:paraId="23B89425" w14:textId="77777777" w:rsidR="00E27913" w:rsidRDefault="00E27913"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B181FC3" w14:textId="77777777" w:rsidR="00E27913" w:rsidRPr="006524E5" w:rsidRDefault="00E27913"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67877140" w14:textId="77777777" w:rsidR="00E27913" w:rsidRPr="006524E5" w:rsidRDefault="00E27913" w:rsidP="001805F4">
            <w:pPr>
              <w:spacing w:before="0"/>
              <w:rPr>
                <w:rFonts w:eastAsia="Arial" w:cs="Arial"/>
                <w:sz w:val="12"/>
                <w:szCs w:val="16"/>
                <w:lang w:val="en-GB"/>
              </w:rPr>
            </w:pPr>
          </w:p>
        </w:tc>
        <w:tc>
          <w:tcPr>
            <w:tcW w:w="1134" w:type="dxa"/>
            <w:vAlign w:val="center"/>
          </w:tcPr>
          <w:p w14:paraId="5210965D" w14:textId="77777777" w:rsidR="00E27913" w:rsidRDefault="00E27913" w:rsidP="001805F4">
            <w:pPr>
              <w:spacing w:before="0"/>
              <w:rPr>
                <w:rFonts w:eastAsia="Arial" w:cs="Arial"/>
                <w:sz w:val="12"/>
                <w:szCs w:val="16"/>
                <w:lang w:val="en-GB"/>
              </w:rPr>
            </w:pPr>
          </w:p>
        </w:tc>
        <w:tc>
          <w:tcPr>
            <w:tcW w:w="1418" w:type="dxa"/>
            <w:vAlign w:val="center"/>
          </w:tcPr>
          <w:p w14:paraId="61656020" w14:textId="77777777" w:rsidR="00E27913" w:rsidRPr="006524E5" w:rsidRDefault="00E27913" w:rsidP="001805F4">
            <w:pPr>
              <w:spacing w:before="0"/>
              <w:rPr>
                <w:rFonts w:eastAsia="Arial" w:cs="Arial"/>
                <w:sz w:val="12"/>
                <w:szCs w:val="16"/>
                <w:lang w:val="en-GB"/>
              </w:rPr>
            </w:pPr>
          </w:p>
        </w:tc>
      </w:tr>
      <w:tr w:rsidR="00713F78" w:rsidRPr="006524E5" w14:paraId="60EA364A" w14:textId="77777777" w:rsidTr="00CB3882">
        <w:tc>
          <w:tcPr>
            <w:tcW w:w="402" w:type="dxa"/>
            <w:vAlign w:val="center"/>
          </w:tcPr>
          <w:p w14:paraId="613095EC" w14:textId="77777777" w:rsidR="00713F78" w:rsidRDefault="00713F78" w:rsidP="00BB0CFF">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1FF45E92" w14:textId="77777777" w:rsidR="00713F78" w:rsidRDefault="00713F78" w:rsidP="00BB0CFF">
            <w:pPr>
              <w:spacing w:before="0"/>
              <w:rPr>
                <w:rFonts w:eastAsia="Arial" w:cs="Arial"/>
                <w:color w:val="000000"/>
                <w:sz w:val="12"/>
                <w:szCs w:val="16"/>
                <w:lang w:val="en-GB"/>
              </w:rPr>
            </w:pPr>
            <w:r>
              <w:rPr>
                <w:rFonts w:eastAsia="Arial" w:cs="Arial"/>
                <w:color w:val="000000"/>
                <w:sz w:val="12"/>
                <w:szCs w:val="16"/>
                <w:lang w:val="en-GB"/>
              </w:rPr>
              <w:t>APA (Approval URL)</w:t>
            </w:r>
          </w:p>
        </w:tc>
        <w:tc>
          <w:tcPr>
            <w:tcW w:w="425" w:type="dxa"/>
            <w:vAlign w:val="center"/>
          </w:tcPr>
          <w:p w14:paraId="7CDCC6BA" w14:textId="77777777" w:rsidR="00713F78" w:rsidRDefault="00713F78" w:rsidP="00BB0CFF">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3CC0B68C" w14:textId="77777777" w:rsidR="00713F78" w:rsidRDefault="00713F78" w:rsidP="00BB0CFF">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4827DEC4" w14:textId="77777777" w:rsidR="00713F78" w:rsidRDefault="00713F78" w:rsidP="00BB0CFF">
            <w:pPr>
              <w:spacing w:before="0"/>
              <w:rPr>
                <w:rFonts w:eastAsia="Arial,Calibri" w:cs="Arial"/>
                <w:sz w:val="12"/>
                <w:szCs w:val="16"/>
                <w:lang w:val="en-GB"/>
              </w:rPr>
            </w:pPr>
            <w:r>
              <w:rPr>
                <w:rFonts w:eastAsia="Arial,Calibri" w:cs="Arial"/>
                <w:sz w:val="12"/>
                <w:szCs w:val="16"/>
                <w:lang w:val="en-GB"/>
              </w:rPr>
              <w:t>&lt;System ID&gt;</w:t>
            </w:r>
          </w:p>
        </w:tc>
        <w:tc>
          <w:tcPr>
            <w:tcW w:w="1275" w:type="dxa"/>
            <w:noWrap/>
            <w:tcMar>
              <w:top w:w="0" w:type="dxa"/>
              <w:left w:w="108" w:type="dxa"/>
              <w:bottom w:w="0" w:type="dxa"/>
              <w:right w:w="108" w:type="dxa"/>
            </w:tcMar>
            <w:vAlign w:val="center"/>
          </w:tcPr>
          <w:p w14:paraId="3C99F11A" w14:textId="77777777" w:rsidR="00713F78" w:rsidRDefault="00713F78" w:rsidP="00BB0CFF">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8C33B7F" w14:textId="77777777" w:rsidR="00713F78" w:rsidRPr="006524E5" w:rsidRDefault="00713F78" w:rsidP="00BB0CFF">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4CE7B28" w14:textId="77777777" w:rsidR="00713F78" w:rsidRPr="006524E5" w:rsidRDefault="00713F78" w:rsidP="00BB0CFF">
            <w:pPr>
              <w:spacing w:before="0"/>
              <w:rPr>
                <w:rFonts w:eastAsia="Arial" w:cs="Arial"/>
                <w:sz w:val="12"/>
                <w:szCs w:val="16"/>
                <w:lang w:val="en-GB"/>
              </w:rPr>
            </w:pPr>
          </w:p>
        </w:tc>
        <w:tc>
          <w:tcPr>
            <w:tcW w:w="1134" w:type="dxa"/>
            <w:vAlign w:val="center"/>
          </w:tcPr>
          <w:p w14:paraId="3057AFD5" w14:textId="77777777" w:rsidR="00713F78" w:rsidRDefault="00713F78" w:rsidP="00BB0CFF">
            <w:pPr>
              <w:spacing w:before="0"/>
              <w:rPr>
                <w:rFonts w:eastAsia="Arial" w:cs="Arial"/>
                <w:sz w:val="12"/>
                <w:szCs w:val="16"/>
                <w:lang w:val="en-GB"/>
              </w:rPr>
            </w:pPr>
            <w:r>
              <w:rPr>
                <w:rFonts w:eastAsia="Arial" w:cs="Arial"/>
                <w:sz w:val="12"/>
                <w:szCs w:val="16"/>
                <w:lang w:val="en-GB"/>
              </w:rPr>
              <w:t>&lt;URL first part&gt;</w:t>
            </w:r>
          </w:p>
        </w:tc>
        <w:tc>
          <w:tcPr>
            <w:tcW w:w="1418" w:type="dxa"/>
            <w:vAlign w:val="center"/>
          </w:tcPr>
          <w:p w14:paraId="2F01536D" w14:textId="77777777" w:rsidR="00713F78" w:rsidRPr="006524E5" w:rsidRDefault="00713F78" w:rsidP="00BB0CFF">
            <w:pPr>
              <w:spacing w:before="0"/>
              <w:rPr>
                <w:rFonts w:eastAsia="Arial" w:cs="Arial"/>
                <w:sz w:val="12"/>
                <w:szCs w:val="16"/>
                <w:lang w:val="en-GB"/>
              </w:rPr>
            </w:pPr>
            <w:r>
              <w:rPr>
                <w:rFonts w:eastAsia="Arial" w:cs="Arial"/>
                <w:sz w:val="12"/>
                <w:szCs w:val="16"/>
                <w:lang w:val="en-GB"/>
              </w:rPr>
              <w:t>&lt;URL second part&gt;</w:t>
            </w:r>
          </w:p>
        </w:tc>
      </w:tr>
      <w:tr w:rsidR="00E20D6E" w:rsidRPr="006524E5" w14:paraId="22675291" w14:textId="77777777" w:rsidTr="00CB3882">
        <w:tc>
          <w:tcPr>
            <w:tcW w:w="402" w:type="dxa"/>
            <w:vAlign w:val="center"/>
          </w:tcPr>
          <w:p w14:paraId="6744D72D" w14:textId="6361653F" w:rsidR="00E20D6E" w:rsidRDefault="00E20D6E"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56FFBC07" w14:textId="13961B7C" w:rsidR="00E20D6E" w:rsidRDefault="00713F78" w:rsidP="001805F4">
            <w:pPr>
              <w:spacing w:before="0"/>
              <w:rPr>
                <w:rFonts w:eastAsia="Arial" w:cs="Arial"/>
                <w:color w:val="000000"/>
                <w:sz w:val="12"/>
                <w:szCs w:val="16"/>
                <w:lang w:val="en-GB"/>
              </w:rPr>
            </w:pPr>
            <w:r>
              <w:rPr>
                <w:rFonts w:eastAsia="Arial" w:cs="Arial"/>
                <w:color w:val="000000"/>
                <w:sz w:val="12"/>
                <w:szCs w:val="16"/>
                <w:lang w:val="en-GB"/>
              </w:rPr>
              <w:t>E</w:t>
            </w:r>
            <w:r w:rsidR="004E3F6B">
              <w:rPr>
                <w:rFonts w:eastAsia="Arial" w:cs="Arial"/>
                <w:color w:val="000000"/>
                <w:sz w:val="12"/>
                <w:szCs w:val="16"/>
                <w:lang w:val="en-GB"/>
              </w:rPr>
              <w:t>PA (</w:t>
            </w:r>
            <w:r>
              <w:rPr>
                <w:rFonts w:eastAsia="Arial" w:cs="Arial"/>
                <w:color w:val="000000"/>
                <w:sz w:val="12"/>
                <w:szCs w:val="16"/>
                <w:lang w:val="en-GB"/>
              </w:rPr>
              <w:t>ePay Application</w:t>
            </w:r>
            <w:r w:rsidR="004E3F6B">
              <w:rPr>
                <w:rFonts w:eastAsia="Arial" w:cs="Arial"/>
                <w:color w:val="000000"/>
                <w:sz w:val="12"/>
                <w:szCs w:val="16"/>
                <w:lang w:val="en-GB"/>
              </w:rPr>
              <w:t xml:space="preserve"> URL)</w:t>
            </w:r>
          </w:p>
        </w:tc>
        <w:tc>
          <w:tcPr>
            <w:tcW w:w="425" w:type="dxa"/>
            <w:vAlign w:val="center"/>
          </w:tcPr>
          <w:p w14:paraId="2BDD487D" w14:textId="669DA7CE" w:rsidR="00E20D6E" w:rsidRDefault="004E3F6B"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6332A51F" w14:textId="77777777" w:rsidR="00E20D6E" w:rsidRDefault="00E20D6E"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28F57B91" w14:textId="143390C6" w:rsidR="00E20D6E" w:rsidRDefault="00713F78" w:rsidP="001805F4">
            <w:pPr>
              <w:spacing w:before="0"/>
              <w:rPr>
                <w:rFonts w:eastAsia="Arial,Calibri" w:cs="Arial"/>
                <w:sz w:val="12"/>
                <w:szCs w:val="16"/>
                <w:lang w:val="en-GB"/>
              </w:rPr>
            </w:pPr>
            <w:r>
              <w:rPr>
                <w:rFonts w:eastAsia="Arial,Calibri" w:cs="Arial"/>
                <w:sz w:val="12"/>
                <w:szCs w:val="16"/>
                <w:lang w:val="en-GB"/>
              </w:rPr>
              <w:t>&lt;System ID&gt;</w:t>
            </w:r>
          </w:p>
        </w:tc>
        <w:tc>
          <w:tcPr>
            <w:tcW w:w="1275" w:type="dxa"/>
            <w:noWrap/>
            <w:tcMar>
              <w:top w:w="0" w:type="dxa"/>
              <w:left w:w="108" w:type="dxa"/>
              <w:bottom w:w="0" w:type="dxa"/>
              <w:right w:w="108" w:type="dxa"/>
            </w:tcMar>
            <w:vAlign w:val="center"/>
          </w:tcPr>
          <w:p w14:paraId="6C923354" w14:textId="77777777" w:rsidR="00E20D6E" w:rsidRDefault="00E20D6E"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3FC80C8F" w14:textId="77777777" w:rsidR="00E20D6E" w:rsidRPr="006524E5" w:rsidRDefault="00E20D6E"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7896AB47" w14:textId="77777777" w:rsidR="00E20D6E" w:rsidRPr="006524E5" w:rsidRDefault="00E20D6E" w:rsidP="001805F4">
            <w:pPr>
              <w:spacing w:before="0"/>
              <w:rPr>
                <w:rFonts w:eastAsia="Arial" w:cs="Arial"/>
                <w:sz w:val="12"/>
                <w:szCs w:val="16"/>
                <w:lang w:val="en-GB"/>
              </w:rPr>
            </w:pPr>
          </w:p>
        </w:tc>
        <w:tc>
          <w:tcPr>
            <w:tcW w:w="1134" w:type="dxa"/>
            <w:vAlign w:val="center"/>
          </w:tcPr>
          <w:p w14:paraId="4735C11F" w14:textId="1E7223E5" w:rsidR="00E20D6E" w:rsidRDefault="00713F78" w:rsidP="001805F4">
            <w:pPr>
              <w:spacing w:before="0"/>
              <w:rPr>
                <w:rFonts w:eastAsia="Arial" w:cs="Arial"/>
                <w:sz w:val="12"/>
                <w:szCs w:val="16"/>
                <w:lang w:val="en-GB"/>
              </w:rPr>
            </w:pPr>
            <w:r>
              <w:rPr>
                <w:rFonts w:eastAsia="Arial" w:cs="Arial"/>
                <w:sz w:val="12"/>
                <w:szCs w:val="16"/>
                <w:lang w:val="en-GB"/>
              </w:rPr>
              <w:t>&lt;URL first part&gt;</w:t>
            </w:r>
          </w:p>
        </w:tc>
        <w:tc>
          <w:tcPr>
            <w:tcW w:w="1418" w:type="dxa"/>
            <w:vAlign w:val="center"/>
          </w:tcPr>
          <w:p w14:paraId="743EA5B0" w14:textId="02C3B944" w:rsidR="00E20D6E" w:rsidRPr="006524E5" w:rsidRDefault="00713F78" w:rsidP="001805F4">
            <w:pPr>
              <w:spacing w:before="0"/>
              <w:rPr>
                <w:rFonts w:eastAsia="Arial" w:cs="Arial"/>
                <w:sz w:val="12"/>
                <w:szCs w:val="16"/>
                <w:lang w:val="en-GB"/>
              </w:rPr>
            </w:pPr>
            <w:r>
              <w:rPr>
                <w:rFonts w:eastAsia="Arial" w:cs="Arial"/>
                <w:sz w:val="12"/>
                <w:szCs w:val="16"/>
                <w:lang w:val="en-GB"/>
              </w:rPr>
              <w:t>&lt;URL second part&gt;</w:t>
            </w:r>
          </w:p>
        </w:tc>
      </w:tr>
      <w:tr w:rsidR="00AA3193" w:rsidRPr="006524E5" w14:paraId="3E6289AB" w14:textId="77777777" w:rsidTr="00CB3882">
        <w:tc>
          <w:tcPr>
            <w:tcW w:w="402" w:type="dxa"/>
            <w:vAlign w:val="center"/>
          </w:tcPr>
          <w:p w14:paraId="37DBFBE7" w14:textId="27FB2FAD" w:rsidR="00AA3193" w:rsidRDefault="00AA3193"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64B720DA" w14:textId="77777777" w:rsidR="00AA3193" w:rsidRDefault="00AA3193" w:rsidP="001805F4">
            <w:pPr>
              <w:spacing w:before="0"/>
              <w:rPr>
                <w:rFonts w:eastAsia="Arial" w:cs="Arial"/>
                <w:color w:val="000000"/>
                <w:sz w:val="12"/>
                <w:szCs w:val="16"/>
                <w:lang w:val="en-GB"/>
              </w:rPr>
            </w:pPr>
            <w:r>
              <w:rPr>
                <w:rFonts w:eastAsia="Arial" w:cs="Arial"/>
                <w:color w:val="000000"/>
                <w:sz w:val="12"/>
                <w:szCs w:val="16"/>
                <w:lang w:val="en-GB"/>
              </w:rPr>
              <w:t>CCK (Country Control Key)</w:t>
            </w:r>
          </w:p>
          <w:p w14:paraId="0D5BA869" w14:textId="6F5C2C36" w:rsidR="001B381A" w:rsidRDefault="001B381A" w:rsidP="001805F4">
            <w:pPr>
              <w:spacing w:before="0"/>
              <w:rPr>
                <w:rFonts w:eastAsia="Arial" w:cs="Arial"/>
                <w:color w:val="000000"/>
                <w:sz w:val="12"/>
                <w:szCs w:val="16"/>
                <w:lang w:val="en-GB"/>
              </w:rPr>
            </w:pPr>
            <w:r>
              <w:rPr>
                <w:rFonts w:eastAsia="Arial" w:cs="Arial"/>
                <w:color w:val="000000"/>
                <w:sz w:val="12"/>
                <w:szCs w:val="16"/>
                <w:lang w:val="en-GB"/>
              </w:rPr>
              <w:t>(CRQ1000687</w:t>
            </w:r>
            <w:r w:rsidR="00B87BA9">
              <w:rPr>
                <w:rFonts w:eastAsia="Arial" w:cs="Arial"/>
                <w:color w:val="000000"/>
                <w:sz w:val="12"/>
                <w:szCs w:val="16"/>
                <w:lang w:val="en-GB"/>
              </w:rPr>
              <w:t>7)</w:t>
            </w:r>
          </w:p>
        </w:tc>
        <w:tc>
          <w:tcPr>
            <w:tcW w:w="425" w:type="dxa"/>
            <w:vAlign w:val="center"/>
          </w:tcPr>
          <w:p w14:paraId="10587AC5" w14:textId="5FF31CFB" w:rsidR="00AA3193" w:rsidRDefault="00AA3193"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2D6A9B01" w14:textId="66F35BD5" w:rsidR="00AA3193" w:rsidRDefault="00AA3193"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6DC93B1E" w14:textId="50B1B4C4" w:rsidR="00AA3193" w:rsidRDefault="00AA3193" w:rsidP="001805F4">
            <w:pPr>
              <w:spacing w:before="0"/>
              <w:rPr>
                <w:rFonts w:eastAsia="Arial,Calibri" w:cs="Arial"/>
                <w:sz w:val="12"/>
                <w:szCs w:val="16"/>
                <w:lang w:val="en-GB"/>
              </w:rPr>
            </w:pPr>
            <w:r>
              <w:rPr>
                <w:rFonts w:eastAsia="Arial,Calibri" w:cs="Arial"/>
                <w:sz w:val="12"/>
                <w:szCs w:val="16"/>
                <w:lang w:val="en-GB"/>
              </w:rPr>
              <w:t>&lt;</w:t>
            </w:r>
            <w:r w:rsidR="00B87BA9">
              <w:rPr>
                <w:rFonts w:eastAsia="Arial,Calibri" w:cs="Arial"/>
                <w:sz w:val="12"/>
                <w:szCs w:val="16"/>
                <w:lang w:val="en-GB"/>
              </w:rPr>
              <w:t xml:space="preserve">Bank </w:t>
            </w:r>
            <w:r>
              <w:rPr>
                <w:rFonts w:eastAsia="Arial,Calibri" w:cs="Arial"/>
                <w:sz w:val="12"/>
                <w:szCs w:val="16"/>
                <w:lang w:val="en-GB"/>
              </w:rPr>
              <w:t>Country Key&gt;</w:t>
            </w:r>
            <w:r w:rsidR="00B87BA9">
              <w:rPr>
                <w:rFonts w:eastAsia="Arial,Calibri" w:cs="Arial"/>
                <w:sz w:val="12"/>
                <w:szCs w:val="16"/>
                <w:lang w:val="en-GB"/>
              </w:rPr>
              <w:t xml:space="preserve"> for which Bank Control Key </w:t>
            </w:r>
            <w:r w:rsidR="004A256E">
              <w:rPr>
                <w:rFonts w:eastAsia="Arial,Calibri" w:cs="Arial"/>
                <w:sz w:val="12"/>
                <w:szCs w:val="16"/>
                <w:lang w:val="en-GB"/>
              </w:rPr>
              <w:t>is</w:t>
            </w:r>
            <w:r w:rsidR="00B87BA9">
              <w:rPr>
                <w:rFonts w:eastAsia="Arial,Calibri" w:cs="Arial"/>
                <w:sz w:val="12"/>
                <w:szCs w:val="16"/>
                <w:lang w:val="en-GB"/>
              </w:rPr>
              <w:t xml:space="preserve"> displayed</w:t>
            </w:r>
          </w:p>
        </w:tc>
        <w:tc>
          <w:tcPr>
            <w:tcW w:w="1275" w:type="dxa"/>
            <w:noWrap/>
            <w:tcMar>
              <w:top w:w="0" w:type="dxa"/>
              <w:left w:w="108" w:type="dxa"/>
              <w:bottom w:w="0" w:type="dxa"/>
              <w:right w:w="108" w:type="dxa"/>
            </w:tcMar>
            <w:vAlign w:val="center"/>
          </w:tcPr>
          <w:p w14:paraId="5BEDF238" w14:textId="77777777" w:rsidR="00AA3193" w:rsidRDefault="00AA3193"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52724627" w14:textId="77777777" w:rsidR="00AA3193" w:rsidRPr="006524E5" w:rsidRDefault="00AA3193"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04FA3105" w14:textId="77777777" w:rsidR="00AA3193" w:rsidRPr="006524E5" w:rsidRDefault="00AA3193" w:rsidP="001805F4">
            <w:pPr>
              <w:spacing w:before="0"/>
              <w:rPr>
                <w:rFonts w:eastAsia="Arial" w:cs="Arial"/>
                <w:sz w:val="12"/>
                <w:szCs w:val="16"/>
                <w:lang w:val="en-GB"/>
              </w:rPr>
            </w:pPr>
          </w:p>
        </w:tc>
        <w:tc>
          <w:tcPr>
            <w:tcW w:w="1134" w:type="dxa"/>
            <w:vAlign w:val="center"/>
          </w:tcPr>
          <w:p w14:paraId="0D37410B" w14:textId="77777777" w:rsidR="00AA3193" w:rsidRDefault="00AA3193" w:rsidP="001805F4">
            <w:pPr>
              <w:spacing w:before="0"/>
              <w:rPr>
                <w:rFonts w:eastAsia="Arial" w:cs="Arial"/>
                <w:sz w:val="12"/>
                <w:szCs w:val="16"/>
                <w:lang w:val="en-GB"/>
              </w:rPr>
            </w:pPr>
          </w:p>
        </w:tc>
        <w:tc>
          <w:tcPr>
            <w:tcW w:w="1418" w:type="dxa"/>
            <w:vAlign w:val="center"/>
          </w:tcPr>
          <w:p w14:paraId="1BC70DA1" w14:textId="77777777" w:rsidR="00AA3193" w:rsidRDefault="00AA3193" w:rsidP="001805F4">
            <w:pPr>
              <w:spacing w:before="0"/>
              <w:rPr>
                <w:rFonts w:eastAsia="Arial" w:cs="Arial"/>
                <w:sz w:val="12"/>
                <w:szCs w:val="16"/>
                <w:lang w:val="en-GB"/>
              </w:rPr>
            </w:pPr>
          </w:p>
        </w:tc>
      </w:tr>
      <w:tr w:rsidR="00AA3193" w:rsidRPr="006524E5" w14:paraId="13500CFF" w14:textId="77777777" w:rsidTr="00CB3882">
        <w:tc>
          <w:tcPr>
            <w:tcW w:w="402" w:type="dxa"/>
            <w:vAlign w:val="center"/>
          </w:tcPr>
          <w:p w14:paraId="1F4B99E0" w14:textId="77E1A3F6" w:rsidR="00AA3193" w:rsidRDefault="00AA3193"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58AF62AA" w14:textId="77777777" w:rsidR="00AA3193" w:rsidRDefault="00AA3193" w:rsidP="001805F4">
            <w:pPr>
              <w:spacing w:before="0"/>
              <w:rPr>
                <w:rFonts w:eastAsia="Arial" w:cs="Arial"/>
                <w:color w:val="000000"/>
                <w:sz w:val="12"/>
                <w:szCs w:val="16"/>
                <w:lang w:val="en-GB"/>
              </w:rPr>
            </w:pPr>
            <w:r>
              <w:rPr>
                <w:rFonts w:eastAsia="Arial" w:cs="Arial"/>
                <w:color w:val="000000"/>
                <w:sz w:val="12"/>
                <w:szCs w:val="16"/>
                <w:lang w:val="en-GB"/>
              </w:rPr>
              <w:t>POS (E-payment -PO  STATUS)</w:t>
            </w:r>
          </w:p>
          <w:p w14:paraId="325AEB03" w14:textId="5B68F982" w:rsidR="00B87BA9" w:rsidRDefault="00B87BA9" w:rsidP="001805F4">
            <w:pPr>
              <w:spacing w:before="0"/>
              <w:rPr>
                <w:rFonts w:eastAsia="Arial" w:cs="Arial"/>
                <w:color w:val="000000"/>
                <w:sz w:val="12"/>
                <w:szCs w:val="16"/>
                <w:lang w:val="en-GB"/>
              </w:rPr>
            </w:pPr>
            <w:r>
              <w:rPr>
                <w:rFonts w:eastAsia="Arial" w:cs="Arial"/>
                <w:color w:val="000000"/>
                <w:sz w:val="12"/>
                <w:szCs w:val="16"/>
                <w:lang w:val="en-GB"/>
              </w:rPr>
              <w:t>(CRQ10006877)</w:t>
            </w:r>
          </w:p>
        </w:tc>
        <w:tc>
          <w:tcPr>
            <w:tcW w:w="425" w:type="dxa"/>
            <w:vAlign w:val="center"/>
          </w:tcPr>
          <w:p w14:paraId="64F69440" w14:textId="4C72D4BD" w:rsidR="00AA3193" w:rsidRDefault="00AA3193"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62A243FF" w14:textId="77777777" w:rsidR="00AA3193" w:rsidRDefault="00AA3193"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06178B4C" w14:textId="6D5518DE" w:rsidR="00AA3193" w:rsidRDefault="00AA3193" w:rsidP="001805F4">
            <w:pPr>
              <w:spacing w:before="0"/>
              <w:rPr>
                <w:rFonts w:eastAsia="Arial,Calibri" w:cs="Arial"/>
                <w:sz w:val="12"/>
                <w:szCs w:val="16"/>
                <w:lang w:val="en-GB"/>
              </w:rPr>
            </w:pPr>
            <w:r>
              <w:rPr>
                <w:rFonts w:eastAsia="Arial,Calibri" w:cs="Arial"/>
                <w:sz w:val="12"/>
                <w:szCs w:val="16"/>
                <w:lang w:val="en-GB"/>
              </w:rPr>
              <w:t>&lt;</w:t>
            </w:r>
            <w:r w:rsidRPr="00AA3193">
              <w:rPr>
                <w:rFonts w:eastAsia="Arial,Calibri" w:cs="Arial"/>
                <w:sz w:val="12"/>
                <w:szCs w:val="16"/>
                <w:lang w:val="en-GB"/>
              </w:rPr>
              <w:t>STATUS</w:t>
            </w:r>
            <w:r>
              <w:rPr>
                <w:rFonts w:eastAsia="Arial,Calibri" w:cs="Arial"/>
                <w:sz w:val="12"/>
                <w:szCs w:val="16"/>
                <w:lang w:val="en-GB"/>
              </w:rPr>
              <w:t>&gt;</w:t>
            </w:r>
            <w:r w:rsidR="00B87BA9">
              <w:rPr>
                <w:rFonts w:eastAsia="Arial,Calibri" w:cs="Arial"/>
                <w:sz w:val="12"/>
                <w:szCs w:val="16"/>
                <w:lang w:val="en-GB"/>
              </w:rPr>
              <w:t xml:space="preserve"> of ePays to calculate exceeding PO value</w:t>
            </w:r>
          </w:p>
        </w:tc>
        <w:tc>
          <w:tcPr>
            <w:tcW w:w="1275" w:type="dxa"/>
            <w:noWrap/>
            <w:tcMar>
              <w:top w:w="0" w:type="dxa"/>
              <w:left w:w="108" w:type="dxa"/>
              <w:bottom w:w="0" w:type="dxa"/>
              <w:right w:w="108" w:type="dxa"/>
            </w:tcMar>
            <w:vAlign w:val="center"/>
          </w:tcPr>
          <w:p w14:paraId="5047872C" w14:textId="77777777" w:rsidR="00AA3193" w:rsidRDefault="00AA3193"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63199566" w14:textId="77777777" w:rsidR="00AA3193" w:rsidRPr="006524E5" w:rsidRDefault="00AA3193"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678551E7" w14:textId="77777777" w:rsidR="00AA3193" w:rsidRPr="006524E5" w:rsidRDefault="00AA3193" w:rsidP="001805F4">
            <w:pPr>
              <w:spacing w:before="0"/>
              <w:rPr>
                <w:rFonts w:eastAsia="Arial" w:cs="Arial"/>
                <w:sz w:val="12"/>
                <w:szCs w:val="16"/>
                <w:lang w:val="en-GB"/>
              </w:rPr>
            </w:pPr>
          </w:p>
        </w:tc>
        <w:tc>
          <w:tcPr>
            <w:tcW w:w="1134" w:type="dxa"/>
            <w:vAlign w:val="center"/>
          </w:tcPr>
          <w:p w14:paraId="00A401AF" w14:textId="77777777" w:rsidR="00AA3193" w:rsidRDefault="00AA3193" w:rsidP="001805F4">
            <w:pPr>
              <w:spacing w:before="0"/>
              <w:rPr>
                <w:rFonts w:eastAsia="Arial" w:cs="Arial"/>
                <w:sz w:val="12"/>
                <w:szCs w:val="16"/>
                <w:lang w:val="en-GB"/>
              </w:rPr>
            </w:pPr>
          </w:p>
        </w:tc>
        <w:tc>
          <w:tcPr>
            <w:tcW w:w="1418" w:type="dxa"/>
            <w:vAlign w:val="center"/>
          </w:tcPr>
          <w:p w14:paraId="2EE1463B" w14:textId="77777777" w:rsidR="00AA3193" w:rsidRDefault="00AA3193" w:rsidP="001805F4">
            <w:pPr>
              <w:spacing w:before="0"/>
              <w:rPr>
                <w:rFonts w:eastAsia="Arial" w:cs="Arial"/>
                <w:sz w:val="12"/>
                <w:szCs w:val="16"/>
                <w:lang w:val="en-GB"/>
              </w:rPr>
            </w:pPr>
          </w:p>
        </w:tc>
      </w:tr>
      <w:tr w:rsidR="00AE1666" w:rsidRPr="006524E5" w14:paraId="183752DB" w14:textId="77777777" w:rsidTr="00CB3882">
        <w:tc>
          <w:tcPr>
            <w:tcW w:w="402" w:type="dxa"/>
            <w:vAlign w:val="center"/>
          </w:tcPr>
          <w:p w14:paraId="246C9751" w14:textId="72A4D6AF" w:rsidR="00AE1666" w:rsidRDefault="00AE1666" w:rsidP="001805F4">
            <w:pPr>
              <w:spacing w:before="0"/>
              <w:rPr>
                <w:rFonts w:eastAsia="Arial" w:cs="Arial"/>
                <w:color w:val="000000"/>
                <w:sz w:val="12"/>
                <w:szCs w:val="16"/>
                <w:lang w:val="en-GB"/>
              </w:rPr>
            </w:pPr>
            <w:r>
              <w:rPr>
                <w:rFonts w:eastAsia="Arial" w:cs="Arial"/>
                <w:color w:val="000000"/>
                <w:sz w:val="12"/>
                <w:szCs w:val="16"/>
                <w:lang w:val="en-GB"/>
              </w:rPr>
              <w:t>1372</w:t>
            </w:r>
          </w:p>
        </w:tc>
        <w:tc>
          <w:tcPr>
            <w:tcW w:w="709" w:type="dxa"/>
            <w:vAlign w:val="center"/>
          </w:tcPr>
          <w:p w14:paraId="08A05D42" w14:textId="2271DB98" w:rsidR="00AE1666" w:rsidRDefault="00AE1666" w:rsidP="001805F4">
            <w:pPr>
              <w:spacing w:before="0"/>
              <w:rPr>
                <w:rFonts w:eastAsia="Arial" w:cs="Arial"/>
                <w:color w:val="000000"/>
                <w:sz w:val="12"/>
                <w:szCs w:val="16"/>
                <w:lang w:val="en-GB"/>
              </w:rPr>
            </w:pPr>
            <w:r>
              <w:rPr>
                <w:rFonts w:eastAsia="Arial" w:cs="Arial"/>
                <w:color w:val="000000"/>
                <w:sz w:val="12"/>
                <w:szCs w:val="16"/>
                <w:lang w:val="en-GB"/>
              </w:rPr>
              <w:t>V</w:t>
            </w:r>
            <w:r w:rsidR="00AF10C7">
              <w:rPr>
                <w:rFonts w:eastAsia="Arial" w:cs="Arial"/>
                <w:color w:val="000000"/>
                <w:sz w:val="12"/>
                <w:szCs w:val="16"/>
                <w:lang w:val="en-GB"/>
              </w:rPr>
              <w:t>A</w:t>
            </w:r>
            <w:r w:rsidR="009D28A5">
              <w:rPr>
                <w:rFonts w:eastAsia="Arial" w:cs="Arial"/>
                <w:color w:val="000000"/>
                <w:sz w:val="12"/>
                <w:szCs w:val="16"/>
                <w:lang w:val="en-GB"/>
              </w:rPr>
              <w:t>G</w:t>
            </w:r>
            <w:r w:rsidR="00EE22C9">
              <w:rPr>
                <w:rFonts w:eastAsia="Arial" w:cs="Arial"/>
                <w:color w:val="000000"/>
                <w:sz w:val="12"/>
                <w:szCs w:val="16"/>
                <w:lang w:val="en-GB"/>
              </w:rPr>
              <w:t xml:space="preserve"> </w:t>
            </w:r>
            <w:r w:rsidR="009D28A5">
              <w:rPr>
                <w:rFonts w:eastAsia="Arial" w:cs="Arial"/>
                <w:color w:val="000000"/>
                <w:sz w:val="12"/>
                <w:szCs w:val="16"/>
                <w:lang w:val="en-GB"/>
              </w:rPr>
              <w:t>(Vendor Account Group)</w:t>
            </w:r>
          </w:p>
          <w:p w14:paraId="74F5B81E" w14:textId="63A4B9D7" w:rsidR="003F27BB" w:rsidRDefault="003F27BB" w:rsidP="00C55EC0">
            <w:pPr>
              <w:spacing w:before="0"/>
              <w:jc w:val="left"/>
              <w:rPr>
                <w:rFonts w:eastAsia="Arial" w:cs="Arial"/>
                <w:color w:val="000000"/>
                <w:sz w:val="12"/>
                <w:szCs w:val="16"/>
                <w:lang w:val="en-GB"/>
              </w:rPr>
            </w:pPr>
            <w:r>
              <w:rPr>
                <w:rFonts w:eastAsia="Arial" w:cs="Arial"/>
                <w:color w:val="000000"/>
                <w:sz w:val="12"/>
                <w:szCs w:val="16"/>
                <w:lang w:val="en-GB"/>
              </w:rPr>
              <w:t>(</w:t>
            </w:r>
            <w:r w:rsidRPr="003F27BB">
              <w:rPr>
                <w:rFonts w:eastAsia="Arial" w:cs="Arial"/>
                <w:color w:val="000000"/>
                <w:sz w:val="12"/>
                <w:szCs w:val="16"/>
                <w:lang w:val="en-GB"/>
              </w:rPr>
              <w:t>CRQ10013409</w:t>
            </w:r>
            <w:r w:rsidR="00C55EC0">
              <w:rPr>
                <w:rFonts w:eastAsia="Arial" w:cs="Arial"/>
                <w:color w:val="000000"/>
                <w:sz w:val="12"/>
                <w:szCs w:val="16"/>
                <w:lang w:val="en-GB"/>
              </w:rPr>
              <w:t>)</w:t>
            </w:r>
          </w:p>
        </w:tc>
        <w:tc>
          <w:tcPr>
            <w:tcW w:w="425" w:type="dxa"/>
            <w:vAlign w:val="center"/>
          </w:tcPr>
          <w:p w14:paraId="11A551DC" w14:textId="70AD99C6" w:rsidR="00AE1666" w:rsidRDefault="00AE1666" w:rsidP="001805F4">
            <w:pPr>
              <w:spacing w:before="0"/>
              <w:rPr>
                <w:rFonts w:eastAsia="Arial" w:cs="Arial"/>
                <w:color w:val="000000"/>
                <w:sz w:val="12"/>
                <w:szCs w:val="16"/>
                <w:lang w:val="en-GB"/>
              </w:rPr>
            </w:pPr>
            <w:r>
              <w:rPr>
                <w:rFonts w:eastAsia="Arial" w:cs="Arial"/>
                <w:color w:val="000000"/>
                <w:sz w:val="12"/>
                <w:szCs w:val="16"/>
                <w:lang w:val="en-GB"/>
              </w:rPr>
              <w:t>&lt;seq&gt;</w:t>
            </w:r>
          </w:p>
        </w:tc>
        <w:tc>
          <w:tcPr>
            <w:tcW w:w="709" w:type="dxa"/>
            <w:noWrap/>
            <w:tcMar>
              <w:top w:w="0" w:type="dxa"/>
              <w:left w:w="108" w:type="dxa"/>
              <w:bottom w:w="0" w:type="dxa"/>
              <w:right w:w="108" w:type="dxa"/>
            </w:tcMar>
            <w:vAlign w:val="center"/>
          </w:tcPr>
          <w:p w14:paraId="0E421B40" w14:textId="77777777" w:rsidR="00AE1666" w:rsidRDefault="00AE1666" w:rsidP="001805F4">
            <w:pPr>
              <w:spacing w:before="0"/>
              <w:rPr>
                <w:rFonts w:eastAsia="Arial,Calibri" w:cs="Arial"/>
                <w:color w:val="000000"/>
                <w:sz w:val="12"/>
                <w:szCs w:val="16"/>
                <w:lang w:val="en-GB"/>
              </w:rPr>
            </w:pPr>
          </w:p>
        </w:tc>
        <w:tc>
          <w:tcPr>
            <w:tcW w:w="1134" w:type="dxa"/>
            <w:noWrap/>
            <w:tcMar>
              <w:top w:w="0" w:type="dxa"/>
              <w:left w:w="108" w:type="dxa"/>
              <w:bottom w:w="0" w:type="dxa"/>
              <w:right w:w="108" w:type="dxa"/>
            </w:tcMar>
            <w:vAlign w:val="center"/>
          </w:tcPr>
          <w:p w14:paraId="191C0DD1" w14:textId="7CEBF12C" w:rsidR="00AE1666" w:rsidRDefault="00AE1666" w:rsidP="001805F4">
            <w:pPr>
              <w:spacing w:before="0"/>
              <w:rPr>
                <w:rFonts w:eastAsia="Arial,Calibri" w:cs="Arial"/>
                <w:sz w:val="12"/>
                <w:szCs w:val="16"/>
                <w:lang w:val="en-GB"/>
              </w:rPr>
            </w:pPr>
            <w:r>
              <w:rPr>
                <w:rFonts w:eastAsia="Arial,Calibri" w:cs="Arial"/>
                <w:sz w:val="12"/>
                <w:szCs w:val="16"/>
                <w:lang w:val="en-GB"/>
              </w:rPr>
              <w:t>Vendor Account Group</w:t>
            </w:r>
          </w:p>
        </w:tc>
        <w:tc>
          <w:tcPr>
            <w:tcW w:w="1275" w:type="dxa"/>
            <w:noWrap/>
            <w:tcMar>
              <w:top w:w="0" w:type="dxa"/>
              <w:left w:w="108" w:type="dxa"/>
              <w:bottom w:w="0" w:type="dxa"/>
              <w:right w:w="108" w:type="dxa"/>
            </w:tcMar>
            <w:vAlign w:val="center"/>
          </w:tcPr>
          <w:p w14:paraId="644ABACE" w14:textId="77777777" w:rsidR="00AE1666" w:rsidRDefault="00AE1666"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21ED4D4D" w14:textId="77777777" w:rsidR="00AE1666" w:rsidRPr="006524E5" w:rsidRDefault="00AE1666" w:rsidP="001805F4">
            <w:pPr>
              <w:spacing w:before="0"/>
              <w:rPr>
                <w:rFonts w:eastAsia="Arial" w:cs="Arial"/>
                <w:sz w:val="12"/>
                <w:szCs w:val="16"/>
                <w:lang w:val="en-GB"/>
              </w:rPr>
            </w:pPr>
          </w:p>
        </w:tc>
        <w:tc>
          <w:tcPr>
            <w:tcW w:w="1276" w:type="dxa"/>
            <w:noWrap/>
            <w:tcMar>
              <w:top w:w="0" w:type="dxa"/>
              <w:left w:w="108" w:type="dxa"/>
              <w:bottom w:w="0" w:type="dxa"/>
              <w:right w:w="108" w:type="dxa"/>
            </w:tcMar>
            <w:vAlign w:val="center"/>
          </w:tcPr>
          <w:p w14:paraId="27BB3BFF" w14:textId="77777777" w:rsidR="00AE1666" w:rsidRPr="006524E5" w:rsidRDefault="00AE1666" w:rsidP="001805F4">
            <w:pPr>
              <w:spacing w:before="0"/>
              <w:rPr>
                <w:rFonts w:eastAsia="Arial" w:cs="Arial"/>
                <w:sz w:val="12"/>
                <w:szCs w:val="16"/>
                <w:lang w:val="en-GB"/>
              </w:rPr>
            </w:pPr>
          </w:p>
        </w:tc>
        <w:tc>
          <w:tcPr>
            <w:tcW w:w="1134" w:type="dxa"/>
            <w:vAlign w:val="center"/>
          </w:tcPr>
          <w:p w14:paraId="54F961E1" w14:textId="70BED714" w:rsidR="00AE1666" w:rsidRDefault="00AE1666" w:rsidP="001805F4">
            <w:pPr>
              <w:spacing w:before="0"/>
              <w:rPr>
                <w:rFonts w:eastAsia="Arial" w:cs="Arial"/>
                <w:sz w:val="12"/>
                <w:szCs w:val="16"/>
                <w:lang w:val="en-GB"/>
              </w:rPr>
            </w:pPr>
          </w:p>
        </w:tc>
        <w:tc>
          <w:tcPr>
            <w:tcW w:w="1418" w:type="dxa"/>
            <w:vAlign w:val="center"/>
          </w:tcPr>
          <w:p w14:paraId="7E2CD013" w14:textId="77777777" w:rsidR="00AE1666" w:rsidRDefault="00AE1666" w:rsidP="001805F4">
            <w:pPr>
              <w:spacing w:before="0"/>
              <w:rPr>
                <w:rFonts w:eastAsia="Arial" w:cs="Arial"/>
                <w:sz w:val="12"/>
                <w:szCs w:val="16"/>
                <w:lang w:val="en-GB"/>
              </w:rPr>
            </w:pPr>
          </w:p>
        </w:tc>
      </w:tr>
    </w:tbl>
    <w:p w14:paraId="7ACC8AFE" w14:textId="13FD3879" w:rsidR="00206303" w:rsidRDefault="00206303" w:rsidP="0031401E">
      <w:pPr>
        <w:spacing w:before="0"/>
        <w:rPr>
          <w:lang w:val="en-GB"/>
        </w:rPr>
      </w:pPr>
      <w:bookmarkStart w:id="80" w:name="_Toc78686524"/>
    </w:p>
    <w:p w14:paraId="00559F5F" w14:textId="056AAD34" w:rsidR="00D9620C" w:rsidRPr="00B02CCC" w:rsidRDefault="00E05037" w:rsidP="00753147">
      <w:pPr>
        <w:pStyle w:val="Heading3"/>
        <w:rPr>
          <w:lang w:val="en-GB"/>
        </w:rPr>
      </w:pPr>
      <w:bookmarkStart w:id="81" w:name="_Toc89072694"/>
      <w:r w:rsidRPr="00B02CCC">
        <w:rPr>
          <w:lang w:val="en-GB"/>
        </w:rPr>
        <w:t>ePayment Request Blocking concept</w:t>
      </w:r>
      <w:bookmarkEnd w:id="81"/>
    </w:p>
    <w:p w14:paraId="166D1E22" w14:textId="60F93EE1" w:rsidR="00D9620C" w:rsidRPr="00B02CCC" w:rsidRDefault="00721875" w:rsidP="00753147">
      <w:pPr>
        <w:pStyle w:val="Heading4"/>
        <w:rPr>
          <w:color w:val="000000" w:themeColor="text1"/>
          <w:lang w:val="en-GB"/>
        </w:rPr>
      </w:pPr>
      <w:bookmarkStart w:id="82" w:name="_Toc89072695"/>
      <w:r w:rsidRPr="00B02CCC">
        <w:rPr>
          <w:lang w:val="en-GB"/>
        </w:rPr>
        <w:t>Payment Block by Company</w:t>
      </w:r>
      <w:bookmarkEnd w:id="82"/>
    </w:p>
    <w:p w14:paraId="7FEB4612" w14:textId="54EE38EB" w:rsidR="007309B9" w:rsidRPr="00B02CCC" w:rsidRDefault="007309B9" w:rsidP="2528C9BF">
      <w:pPr>
        <w:spacing w:before="0"/>
        <w:rPr>
          <w:lang w:val="en-GB"/>
        </w:rPr>
      </w:pPr>
    </w:p>
    <w:tbl>
      <w:tblPr>
        <w:tblW w:w="8172" w:type="dxa"/>
        <w:tblInd w:w="113" w:type="dxa"/>
        <w:tblLayout w:type="fixed"/>
        <w:tblLook w:val="04A0" w:firstRow="1" w:lastRow="0" w:firstColumn="1" w:lastColumn="0" w:noHBand="0" w:noVBand="1"/>
      </w:tblPr>
      <w:tblGrid>
        <w:gridCol w:w="621"/>
        <w:gridCol w:w="589"/>
        <w:gridCol w:w="1241"/>
        <w:gridCol w:w="707"/>
        <w:gridCol w:w="1440"/>
        <w:gridCol w:w="1787"/>
        <w:gridCol w:w="1787"/>
      </w:tblGrid>
      <w:tr w:rsidR="00C772F8" w:rsidRPr="00B02CCC" w14:paraId="20464BEA" w14:textId="3AC46BC6" w:rsidTr="2528C9BF">
        <w:tc>
          <w:tcPr>
            <w:tcW w:w="621" w:type="dxa"/>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54D18DAC" w14:textId="77FF656B"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UDD</w:t>
            </w:r>
          </w:p>
        </w:tc>
        <w:tc>
          <w:tcPr>
            <w:tcW w:w="589"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634F221" w14:textId="644879CD"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Step</w:t>
            </w:r>
          </w:p>
        </w:tc>
        <w:tc>
          <w:tcPr>
            <w:tcW w:w="1241"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8398C05" w14:textId="7B780452"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Substep</w:t>
            </w:r>
          </w:p>
        </w:tc>
        <w:tc>
          <w:tcPr>
            <w:tcW w:w="707"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2BD5FDB" w14:textId="3A3CC40E"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Active</w:t>
            </w:r>
          </w:p>
        </w:tc>
        <w:tc>
          <w:tcPr>
            <w:tcW w:w="1440"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6130557" w14:textId="7A6FBE35"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Company Code</w:t>
            </w:r>
          </w:p>
        </w:tc>
        <w:tc>
          <w:tcPr>
            <w:tcW w:w="1787"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22C09799" w14:textId="6CE19EF2"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 1</w:t>
            </w:r>
          </w:p>
        </w:tc>
        <w:tc>
          <w:tcPr>
            <w:tcW w:w="1787" w:type="dxa"/>
            <w:tcBorders>
              <w:top w:val="single" w:sz="4" w:space="0" w:color="16365C"/>
              <w:left w:val="nil"/>
              <w:bottom w:val="single" w:sz="4" w:space="0" w:color="16365C"/>
              <w:right w:val="single" w:sz="4" w:space="0" w:color="FFFFFF" w:themeColor="background1"/>
            </w:tcBorders>
            <w:shd w:val="clear" w:color="auto" w:fill="16365C"/>
          </w:tcPr>
          <w:p w14:paraId="30750D72" w14:textId="3B0B478B" w:rsidR="00C772F8" w:rsidRPr="00B02CCC" w:rsidRDefault="00C772F8"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 2</w:t>
            </w:r>
          </w:p>
        </w:tc>
      </w:tr>
      <w:tr w:rsidR="00C772F8" w:rsidRPr="00B02CCC" w14:paraId="2383CEFB" w14:textId="53A21A0C" w:rsidTr="2528C9BF">
        <w:tc>
          <w:tcPr>
            <w:tcW w:w="621" w:type="dxa"/>
            <w:tcBorders>
              <w:top w:val="nil"/>
              <w:left w:val="single" w:sz="4" w:space="0" w:color="16365C"/>
              <w:bottom w:val="single" w:sz="4" w:space="0" w:color="16365C"/>
              <w:right w:val="single" w:sz="4" w:space="0" w:color="16365C"/>
            </w:tcBorders>
            <w:shd w:val="clear" w:color="auto" w:fill="auto"/>
            <w:noWrap/>
            <w:vAlign w:val="center"/>
            <w:hideMark/>
          </w:tcPr>
          <w:p w14:paraId="43DB195D" w14:textId="450D7130"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1372</w:t>
            </w:r>
          </w:p>
        </w:tc>
        <w:tc>
          <w:tcPr>
            <w:tcW w:w="589" w:type="dxa"/>
            <w:tcBorders>
              <w:top w:val="nil"/>
              <w:left w:val="nil"/>
              <w:bottom w:val="single" w:sz="4" w:space="0" w:color="16365C"/>
              <w:right w:val="single" w:sz="4" w:space="0" w:color="16365C"/>
            </w:tcBorders>
            <w:shd w:val="clear" w:color="auto" w:fill="auto"/>
            <w:noWrap/>
            <w:vAlign w:val="center"/>
            <w:hideMark/>
          </w:tcPr>
          <w:p w14:paraId="4768D7F5" w14:textId="5D94B21E"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BCD</w:t>
            </w:r>
          </w:p>
        </w:tc>
        <w:tc>
          <w:tcPr>
            <w:tcW w:w="1241" w:type="dxa"/>
            <w:tcBorders>
              <w:top w:val="nil"/>
              <w:left w:val="nil"/>
              <w:bottom w:val="single" w:sz="4" w:space="0" w:color="16365C"/>
              <w:right w:val="single" w:sz="4" w:space="0" w:color="16365C"/>
            </w:tcBorders>
            <w:shd w:val="clear" w:color="auto" w:fill="auto"/>
            <w:noWrap/>
            <w:vAlign w:val="center"/>
            <w:hideMark/>
          </w:tcPr>
          <w:p w14:paraId="1C319D4F" w14:textId="179AE5B1"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&lt;Incremental&gt;</w:t>
            </w:r>
          </w:p>
        </w:tc>
        <w:tc>
          <w:tcPr>
            <w:tcW w:w="707" w:type="dxa"/>
            <w:tcBorders>
              <w:top w:val="nil"/>
              <w:left w:val="nil"/>
              <w:bottom w:val="single" w:sz="4" w:space="0" w:color="16365C"/>
              <w:right w:val="single" w:sz="4" w:space="0" w:color="16365C"/>
            </w:tcBorders>
            <w:shd w:val="clear" w:color="auto" w:fill="auto"/>
            <w:noWrap/>
            <w:vAlign w:val="center"/>
            <w:hideMark/>
          </w:tcPr>
          <w:p w14:paraId="366CA83B" w14:textId="09332A1B"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c>
          <w:tcPr>
            <w:tcW w:w="1440" w:type="dxa"/>
            <w:tcBorders>
              <w:top w:val="nil"/>
              <w:left w:val="nil"/>
              <w:bottom w:val="single" w:sz="4" w:space="0" w:color="16365C"/>
              <w:right w:val="single" w:sz="4" w:space="0" w:color="16365C"/>
            </w:tcBorders>
            <w:shd w:val="clear" w:color="auto" w:fill="auto"/>
            <w:noWrap/>
            <w:vAlign w:val="center"/>
            <w:hideMark/>
          </w:tcPr>
          <w:p w14:paraId="017EB2AF" w14:textId="4427C300"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&lt;Company Code&gt;</w:t>
            </w:r>
          </w:p>
        </w:tc>
        <w:tc>
          <w:tcPr>
            <w:tcW w:w="1787" w:type="dxa"/>
            <w:tcBorders>
              <w:top w:val="nil"/>
              <w:left w:val="nil"/>
              <w:bottom w:val="single" w:sz="4" w:space="0" w:color="16365C"/>
              <w:right w:val="single" w:sz="4" w:space="0" w:color="16365C"/>
            </w:tcBorders>
            <w:shd w:val="clear" w:color="auto" w:fill="auto"/>
            <w:noWrap/>
            <w:vAlign w:val="center"/>
            <w:hideMark/>
          </w:tcPr>
          <w:p w14:paraId="74998F7B" w14:textId="2FC4963B"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&lt;Payment Block Code&gt;</w:t>
            </w:r>
          </w:p>
        </w:tc>
        <w:tc>
          <w:tcPr>
            <w:tcW w:w="1787" w:type="dxa"/>
            <w:tcBorders>
              <w:top w:val="nil"/>
              <w:left w:val="nil"/>
              <w:bottom w:val="single" w:sz="4" w:space="0" w:color="16365C"/>
              <w:right w:val="single" w:sz="4" w:space="0" w:color="16365C"/>
            </w:tcBorders>
          </w:tcPr>
          <w:p w14:paraId="1EF9D15A" w14:textId="3628BB31" w:rsidR="00C772F8" w:rsidRPr="00B02CCC" w:rsidRDefault="00C772F8"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&lt;Document Type&gt;</w:t>
            </w:r>
          </w:p>
        </w:tc>
      </w:tr>
    </w:tbl>
    <w:p w14:paraId="47BDEAA7" w14:textId="0CCE10A2" w:rsidR="00C772F8" w:rsidRPr="00B02CCC" w:rsidRDefault="00C772F8" w:rsidP="2528C9BF">
      <w:pPr>
        <w:spacing w:before="0"/>
        <w:rPr>
          <w:lang w:val="en-GB"/>
        </w:rPr>
      </w:pPr>
    </w:p>
    <w:p w14:paraId="6F3624DD" w14:textId="09D95733" w:rsidR="00721875" w:rsidRDefault="00BB31E9" w:rsidP="2528C9BF">
      <w:pPr>
        <w:spacing w:before="0"/>
        <w:rPr>
          <w:noProof/>
          <w:lang w:val="en-GB"/>
        </w:rPr>
      </w:pPr>
      <w:r w:rsidRPr="00B02CCC">
        <w:rPr>
          <w:noProof/>
          <w:lang w:val="en-IN" w:eastAsia="en-IN"/>
        </w:rPr>
        <w:lastRenderedPageBreak/>
        <w:drawing>
          <wp:inline distT="0" distB="0" distL="0" distR="0" wp14:anchorId="6BCC50E2" wp14:editId="731E145F">
            <wp:extent cx="2133600" cy="315107"/>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37" t="1876" r="443" b="5312"/>
                    <a:stretch/>
                  </pic:blipFill>
                  <pic:spPr bwMode="auto">
                    <a:xfrm>
                      <a:off x="0" y="0"/>
                      <a:ext cx="2171596" cy="320719"/>
                    </a:xfrm>
                    <a:prstGeom prst="rect">
                      <a:avLst/>
                    </a:prstGeom>
                    <a:ln>
                      <a:noFill/>
                    </a:ln>
                    <a:extLst>
                      <a:ext uri="{53640926-AAD7-44D8-BBD7-CCE9431645EC}">
                        <a14:shadowObscured xmlns:a14="http://schemas.microsoft.com/office/drawing/2010/main"/>
                      </a:ext>
                    </a:extLst>
                  </pic:spPr>
                </pic:pic>
              </a:graphicData>
            </a:graphic>
          </wp:inline>
        </w:drawing>
      </w:r>
      <w:r w:rsidR="00C772F8" w:rsidRPr="00B02CCC">
        <w:rPr>
          <w:noProof/>
          <w:lang w:val="en-GB"/>
        </w:rPr>
        <w:t xml:space="preserve"> </w:t>
      </w:r>
      <w:r w:rsidR="00C772F8" w:rsidRPr="00B02CCC">
        <w:rPr>
          <w:noProof/>
          <w:lang w:val="en-IN" w:eastAsia="en-IN"/>
        </w:rPr>
        <w:drawing>
          <wp:inline distT="0" distB="0" distL="0" distR="0" wp14:anchorId="7FEDF5FD" wp14:editId="25CF9497">
            <wp:extent cx="250707" cy="207617"/>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575" cy="214960"/>
                    </a:xfrm>
                    <a:prstGeom prst="rect">
                      <a:avLst/>
                    </a:prstGeom>
                  </pic:spPr>
                </pic:pic>
              </a:graphicData>
            </a:graphic>
          </wp:inline>
        </w:drawing>
      </w:r>
    </w:p>
    <w:p w14:paraId="018C9325" w14:textId="71F2E5AA" w:rsidR="005A0CD6" w:rsidRDefault="005A0CD6" w:rsidP="2528C9BF">
      <w:pPr>
        <w:spacing w:before="0"/>
        <w:rPr>
          <w:noProof/>
          <w:lang w:val="en-GB"/>
        </w:rPr>
      </w:pPr>
    </w:p>
    <w:p w14:paraId="442C5591" w14:textId="50C6751F" w:rsidR="005A0CD6" w:rsidRDefault="005A0CD6" w:rsidP="2528C9BF">
      <w:pPr>
        <w:spacing w:before="0"/>
        <w:rPr>
          <w:lang w:val="en-GB"/>
        </w:rPr>
      </w:pPr>
      <w:r w:rsidRPr="005A0CD6">
        <w:rPr>
          <w:lang w:val="en-GB"/>
        </w:rPr>
        <w:t xml:space="preserve">{CRQ10002925-Start} </w:t>
      </w:r>
    </w:p>
    <w:p w14:paraId="4429E6C8" w14:textId="31516B9E" w:rsidR="005A0CD6" w:rsidRDefault="005A0CD6" w:rsidP="2528C9BF">
      <w:pPr>
        <w:spacing w:before="0"/>
        <w:rPr>
          <w:lang w:val="en-GB"/>
        </w:rPr>
      </w:pPr>
    </w:p>
    <w:p w14:paraId="44A271DB" w14:textId="4316CBFE" w:rsidR="00983D82" w:rsidRDefault="00983D82" w:rsidP="2528C9BF">
      <w:pPr>
        <w:spacing w:before="0"/>
        <w:rPr>
          <w:lang w:val="en-GB"/>
        </w:rPr>
      </w:pPr>
      <w:r>
        <w:rPr>
          <w:noProof/>
          <w:lang w:val="en-IN" w:eastAsia="en-IN"/>
        </w:rPr>
        <w:drawing>
          <wp:inline distT="0" distB="0" distL="0" distR="0" wp14:anchorId="34822D2C" wp14:editId="5B914661">
            <wp:extent cx="5724525" cy="126301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4525" cy="1263015"/>
                    </a:xfrm>
                    <a:prstGeom prst="rect">
                      <a:avLst/>
                    </a:prstGeom>
                    <a:noFill/>
                    <a:ln>
                      <a:noFill/>
                    </a:ln>
                  </pic:spPr>
                </pic:pic>
              </a:graphicData>
            </a:graphic>
          </wp:inline>
        </w:drawing>
      </w:r>
    </w:p>
    <w:p w14:paraId="213D1B53" w14:textId="5C9CA2F8" w:rsidR="00217CF8" w:rsidRDefault="00217CF8" w:rsidP="2528C9BF">
      <w:pPr>
        <w:spacing w:before="0"/>
        <w:rPr>
          <w:lang w:val="en-GB"/>
        </w:rPr>
      </w:pPr>
    </w:p>
    <w:p w14:paraId="630C341E" w14:textId="0024D9D1" w:rsidR="005A0CD6" w:rsidRDefault="005A0CD6" w:rsidP="2528C9BF">
      <w:pPr>
        <w:spacing w:before="0"/>
        <w:rPr>
          <w:lang w:val="en-GB"/>
        </w:rPr>
      </w:pPr>
    </w:p>
    <w:p w14:paraId="5446CA65" w14:textId="39D0808B" w:rsidR="005A0CD6" w:rsidRPr="00B02CCC" w:rsidRDefault="005A0CD6" w:rsidP="2528C9BF">
      <w:pPr>
        <w:spacing w:before="0"/>
        <w:rPr>
          <w:lang w:val="en-GB"/>
        </w:rPr>
      </w:pPr>
      <w:r w:rsidRPr="005A0CD6">
        <w:rPr>
          <w:lang w:val="en-GB"/>
        </w:rPr>
        <w:t>{CRQ10002925-End}</w:t>
      </w:r>
    </w:p>
    <w:p w14:paraId="47A8364F" w14:textId="77777777" w:rsidR="00577781" w:rsidRDefault="00577781" w:rsidP="2528C9BF">
      <w:pPr>
        <w:spacing w:before="0"/>
        <w:rPr>
          <w:lang w:val="en-GB"/>
        </w:rPr>
      </w:pPr>
    </w:p>
    <w:p w14:paraId="36D474E3" w14:textId="2A413FF6" w:rsidR="00721875" w:rsidRPr="00B02CCC" w:rsidRDefault="00721875" w:rsidP="00753147">
      <w:pPr>
        <w:pStyle w:val="Heading4"/>
        <w:rPr>
          <w:color w:val="000000" w:themeColor="text1"/>
          <w:lang w:val="en-GB"/>
        </w:rPr>
      </w:pPr>
      <w:bookmarkStart w:id="83" w:name="_Toc89072696"/>
      <w:r w:rsidRPr="00B02CCC">
        <w:rPr>
          <w:lang w:val="en-GB"/>
        </w:rPr>
        <w:t>Post Posting Function Modules to call</w:t>
      </w:r>
      <w:bookmarkEnd w:id="83"/>
    </w:p>
    <w:p w14:paraId="243F8813" w14:textId="6EA78508" w:rsidR="00721875" w:rsidRPr="00B02CCC" w:rsidRDefault="00721875" w:rsidP="2528C9BF">
      <w:pPr>
        <w:spacing w:before="0"/>
        <w:rPr>
          <w:lang w:val="en-GB"/>
        </w:rPr>
      </w:pPr>
    </w:p>
    <w:tbl>
      <w:tblPr>
        <w:tblW w:w="0" w:type="auto"/>
        <w:tblInd w:w="113" w:type="dxa"/>
        <w:tblLook w:val="04A0" w:firstRow="1" w:lastRow="0" w:firstColumn="1" w:lastColumn="0" w:noHBand="0" w:noVBand="1"/>
      </w:tblPr>
      <w:tblGrid>
        <w:gridCol w:w="541"/>
        <w:gridCol w:w="509"/>
        <w:gridCol w:w="1162"/>
        <w:gridCol w:w="628"/>
        <w:gridCol w:w="1360"/>
        <w:gridCol w:w="1909"/>
      </w:tblGrid>
      <w:tr w:rsidR="007309B9" w:rsidRPr="00B02CCC" w14:paraId="28758A12" w14:textId="77777777" w:rsidTr="2528C9BF">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74DF8008" w14:textId="77777777" w:rsidR="007309B9" w:rsidRPr="00B02CCC" w:rsidRDefault="007309B9"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UDD</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D3FBC1A" w14:textId="77777777" w:rsidR="007309B9" w:rsidRPr="00B02CCC" w:rsidRDefault="007309B9"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Step</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511FFB66" w14:textId="77777777" w:rsidR="007309B9" w:rsidRPr="00B02CCC" w:rsidRDefault="007309B9"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Substep</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52FC5C9C" w14:textId="77777777" w:rsidR="007309B9" w:rsidRPr="00B02CCC" w:rsidRDefault="007309B9"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Active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6799D5F" w14:textId="77777777" w:rsidR="007309B9" w:rsidRPr="00B02CCC" w:rsidRDefault="007309B9"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Company Code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2971109" w14:textId="77777777" w:rsidR="007309B9" w:rsidRPr="00B02CCC" w:rsidRDefault="007309B9" w:rsidP="2528C9BF">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 5</w:t>
            </w:r>
          </w:p>
        </w:tc>
      </w:tr>
      <w:tr w:rsidR="007309B9" w:rsidRPr="00B02CCC" w14:paraId="1B98B8CC" w14:textId="77777777" w:rsidTr="2528C9BF">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03E9B7F" w14:textId="77777777" w:rsidR="007309B9" w:rsidRPr="00B02CCC" w:rsidRDefault="007309B9"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1372</w:t>
            </w:r>
          </w:p>
        </w:tc>
        <w:tc>
          <w:tcPr>
            <w:tcW w:w="0" w:type="auto"/>
            <w:tcBorders>
              <w:top w:val="nil"/>
              <w:left w:val="nil"/>
              <w:bottom w:val="single" w:sz="4" w:space="0" w:color="16365C"/>
              <w:right w:val="single" w:sz="4" w:space="0" w:color="16365C"/>
            </w:tcBorders>
            <w:shd w:val="clear" w:color="auto" w:fill="auto"/>
            <w:noWrap/>
            <w:vAlign w:val="center"/>
            <w:hideMark/>
          </w:tcPr>
          <w:p w14:paraId="3CE03180" w14:textId="77777777" w:rsidR="007309B9" w:rsidRPr="00B02CCC" w:rsidRDefault="007309B9"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PFM</w:t>
            </w:r>
          </w:p>
        </w:tc>
        <w:tc>
          <w:tcPr>
            <w:tcW w:w="0" w:type="auto"/>
            <w:tcBorders>
              <w:top w:val="nil"/>
              <w:left w:val="nil"/>
              <w:bottom w:val="single" w:sz="4" w:space="0" w:color="16365C"/>
              <w:right w:val="single" w:sz="4" w:space="0" w:color="16365C"/>
            </w:tcBorders>
            <w:shd w:val="clear" w:color="auto" w:fill="auto"/>
            <w:noWrap/>
            <w:vAlign w:val="center"/>
            <w:hideMark/>
          </w:tcPr>
          <w:p w14:paraId="7FD7D795" w14:textId="77777777" w:rsidR="007309B9" w:rsidRPr="00B02CCC" w:rsidRDefault="007309B9"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&lt;Incremental&gt;</w:t>
            </w:r>
          </w:p>
        </w:tc>
        <w:tc>
          <w:tcPr>
            <w:tcW w:w="0" w:type="auto"/>
            <w:tcBorders>
              <w:top w:val="nil"/>
              <w:left w:val="nil"/>
              <w:bottom w:val="single" w:sz="4" w:space="0" w:color="16365C"/>
              <w:right w:val="single" w:sz="4" w:space="0" w:color="16365C"/>
            </w:tcBorders>
            <w:shd w:val="clear" w:color="auto" w:fill="auto"/>
            <w:noWrap/>
            <w:vAlign w:val="center"/>
            <w:hideMark/>
          </w:tcPr>
          <w:p w14:paraId="16767867" w14:textId="77777777" w:rsidR="007309B9" w:rsidRPr="00B02CCC" w:rsidRDefault="007309B9"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c>
          <w:tcPr>
            <w:tcW w:w="0" w:type="auto"/>
            <w:tcBorders>
              <w:top w:val="nil"/>
              <w:left w:val="nil"/>
              <w:bottom w:val="single" w:sz="4" w:space="0" w:color="16365C"/>
              <w:right w:val="single" w:sz="4" w:space="0" w:color="16365C"/>
            </w:tcBorders>
            <w:shd w:val="clear" w:color="auto" w:fill="auto"/>
            <w:noWrap/>
            <w:vAlign w:val="center"/>
            <w:hideMark/>
          </w:tcPr>
          <w:p w14:paraId="59F5B1E7" w14:textId="77777777" w:rsidR="007309B9" w:rsidRPr="00B02CCC" w:rsidRDefault="007309B9"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&lt;Company Code&gt;</w:t>
            </w:r>
          </w:p>
        </w:tc>
        <w:tc>
          <w:tcPr>
            <w:tcW w:w="0" w:type="auto"/>
            <w:tcBorders>
              <w:top w:val="nil"/>
              <w:left w:val="nil"/>
              <w:bottom w:val="single" w:sz="4" w:space="0" w:color="16365C"/>
              <w:right w:val="single" w:sz="4" w:space="0" w:color="16365C"/>
            </w:tcBorders>
            <w:shd w:val="clear" w:color="auto" w:fill="auto"/>
            <w:noWrap/>
            <w:vAlign w:val="center"/>
            <w:hideMark/>
          </w:tcPr>
          <w:p w14:paraId="41B6C462" w14:textId="77777777" w:rsidR="007309B9" w:rsidRPr="00B02CCC" w:rsidRDefault="007309B9" w:rsidP="2528C9BF">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&lt;Function Module Name&gt;</w:t>
            </w:r>
          </w:p>
        </w:tc>
      </w:tr>
    </w:tbl>
    <w:p w14:paraId="2BA7842F" w14:textId="7BE415D4" w:rsidR="005051C6" w:rsidRPr="00B02CCC" w:rsidRDefault="005051C6" w:rsidP="2528C9BF">
      <w:pPr>
        <w:spacing w:before="0"/>
        <w:rPr>
          <w:lang w:val="en-GB"/>
        </w:rPr>
      </w:pPr>
    </w:p>
    <w:p w14:paraId="78266F22" w14:textId="5EF1B2CB" w:rsidR="005051C6" w:rsidRPr="00B02CCC" w:rsidRDefault="005051C6" w:rsidP="2528C9BF">
      <w:pPr>
        <w:spacing w:before="0"/>
        <w:rPr>
          <w:lang w:val="en-GB"/>
        </w:rPr>
      </w:pPr>
      <w:r w:rsidRPr="00B02CCC">
        <w:rPr>
          <w:noProof/>
          <w:lang w:val="en-IN" w:eastAsia="en-IN"/>
        </w:rPr>
        <w:drawing>
          <wp:inline distT="0" distB="0" distL="0" distR="0" wp14:anchorId="7964F7C0" wp14:editId="2CFA5A8C">
            <wp:extent cx="2734365" cy="323302"/>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1666"/>
                    <a:stretch/>
                  </pic:blipFill>
                  <pic:spPr bwMode="auto">
                    <a:xfrm>
                      <a:off x="0" y="0"/>
                      <a:ext cx="2757334" cy="326018"/>
                    </a:xfrm>
                    <a:prstGeom prst="rect">
                      <a:avLst/>
                    </a:prstGeom>
                    <a:ln>
                      <a:noFill/>
                    </a:ln>
                    <a:extLst>
                      <a:ext uri="{53640926-AAD7-44D8-BBD7-CCE9431645EC}">
                        <a14:shadowObscured xmlns:a14="http://schemas.microsoft.com/office/drawing/2010/main"/>
                      </a:ext>
                    </a:extLst>
                  </pic:spPr>
                </pic:pic>
              </a:graphicData>
            </a:graphic>
          </wp:inline>
        </w:drawing>
      </w:r>
    </w:p>
    <w:p w14:paraId="633F820A" w14:textId="35484309" w:rsidR="00721875" w:rsidRPr="00B02CCC" w:rsidRDefault="00721875" w:rsidP="00753147">
      <w:pPr>
        <w:pStyle w:val="Heading4"/>
        <w:rPr>
          <w:color w:val="000000" w:themeColor="text1"/>
          <w:lang w:val="en-GB"/>
        </w:rPr>
      </w:pPr>
      <w:bookmarkStart w:id="84" w:name="_Toc89072697"/>
      <w:r w:rsidRPr="00B02CCC">
        <w:rPr>
          <w:lang w:val="en-GB"/>
        </w:rPr>
        <w:t>Notifications (Synchronous &amp; Reminder)</w:t>
      </w:r>
      <w:bookmarkEnd w:id="84"/>
    </w:p>
    <w:p w14:paraId="2460C39E" w14:textId="096656C5" w:rsidR="00D9620C" w:rsidRPr="00B02CCC" w:rsidRDefault="00D9620C" w:rsidP="2528C9BF">
      <w:pPr>
        <w:spacing w:before="0"/>
        <w:rPr>
          <w:lang w:val="en-GB"/>
        </w:rPr>
      </w:pPr>
    </w:p>
    <w:tbl>
      <w:tblPr>
        <w:tblW w:w="9743" w:type="dxa"/>
        <w:tblInd w:w="-1168" w:type="dxa"/>
        <w:tblLook w:val="04A0" w:firstRow="1" w:lastRow="0" w:firstColumn="1" w:lastColumn="0" w:noHBand="0" w:noVBand="1"/>
      </w:tblPr>
      <w:tblGrid>
        <w:gridCol w:w="520"/>
        <w:gridCol w:w="496"/>
        <w:gridCol w:w="985"/>
        <w:gridCol w:w="585"/>
        <w:gridCol w:w="1134"/>
        <w:gridCol w:w="906"/>
        <w:gridCol w:w="1409"/>
        <w:gridCol w:w="1764"/>
        <w:gridCol w:w="1944"/>
      </w:tblGrid>
      <w:tr w:rsidR="00036094" w:rsidRPr="00A31B7A" w14:paraId="777E6CFD" w14:textId="77777777" w:rsidTr="00A31B7A">
        <w:tc>
          <w:tcPr>
            <w:tcW w:w="520" w:type="dxa"/>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2EF9B62A"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UDD</w:t>
            </w:r>
          </w:p>
        </w:tc>
        <w:tc>
          <w:tcPr>
            <w:tcW w:w="496"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CCE41D3"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Step</w:t>
            </w:r>
          </w:p>
        </w:tc>
        <w:tc>
          <w:tcPr>
            <w:tcW w:w="985"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FC009F4"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Substep</w:t>
            </w:r>
          </w:p>
        </w:tc>
        <w:tc>
          <w:tcPr>
            <w:tcW w:w="585"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54AA85D"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Active</w:t>
            </w:r>
          </w:p>
        </w:tc>
        <w:tc>
          <w:tcPr>
            <w:tcW w:w="1134"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6C29BFA4"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Company Code</w:t>
            </w:r>
          </w:p>
        </w:tc>
        <w:tc>
          <w:tcPr>
            <w:tcW w:w="906"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8A9D7D6"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Parameter 1</w:t>
            </w:r>
          </w:p>
        </w:tc>
        <w:tc>
          <w:tcPr>
            <w:tcW w:w="1409"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6C9FDE4"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Parameter 2</w:t>
            </w:r>
          </w:p>
        </w:tc>
        <w:tc>
          <w:tcPr>
            <w:tcW w:w="1764"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E1DE2CD"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Parameter 5</w:t>
            </w:r>
          </w:p>
        </w:tc>
        <w:tc>
          <w:tcPr>
            <w:tcW w:w="1944" w:type="dxa"/>
            <w:tcBorders>
              <w:top w:val="single" w:sz="4" w:space="0" w:color="16365C"/>
              <w:left w:val="nil"/>
              <w:bottom w:val="single" w:sz="4" w:space="0" w:color="16365C"/>
              <w:right w:val="single" w:sz="4" w:space="0" w:color="16365C"/>
            </w:tcBorders>
            <w:shd w:val="clear" w:color="auto" w:fill="16365C"/>
            <w:noWrap/>
            <w:vAlign w:val="center"/>
            <w:hideMark/>
          </w:tcPr>
          <w:p w14:paraId="6B92BD8B" w14:textId="77777777" w:rsidR="007309B9" w:rsidRPr="00A31B7A" w:rsidRDefault="007309B9" w:rsidP="2528C9BF">
            <w:pPr>
              <w:spacing w:before="0"/>
              <w:jc w:val="left"/>
              <w:rPr>
                <w:rFonts w:ascii="Calibri" w:eastAsia="Calibri" w:hAnsi="Calibri" w:cs="Calibri"/>
                <w:b/>
                <w:bCs/>
                <w:i/>
                <w:iCs/>
                <w:sz w:val="12"/>
                <w:szCs w:val="16"/>
                <w:lang w:val="en-GB" w:eastAsia="en-GB"/>
              </w:rPr>
            </w:pPr>
            <w:r w:rsidRPr="00A31B7A">
              <w:rPr>
                <w:rFonts w:ascii="Calibri" w:eastAsia="Calibri" w:hAnsi="Calibri" w:cs="Calibri"/>
                <w:b/>
                <w:bCs/>
                <w:i/>
                <w:iCs/>
                <w:sz w:val="12"/>
                <w:szCs w:val="16"/>
                <w:lang w:val="en-GB" w:eastAsia="en-GB"/>
              </w:rPr>
              <w:t>Parameter 6</w:t>
            </w:r>
          </w:p>
        </w:tc>
      </w:tr>
      <w:tr w:rsidR="000B2D72" w:rsidRPr="00A31B7A" w14:paraId="7AC01FAE" w14:textId="77777777" w:rsidTr="00A31B7A">
        <w:tc>
          <w:tcPr>
            <w:tcW w:w="520" w:type="dxa"/>
            <w:tcBorders>
              <w:top w:val="nil"/>
              <w:left w:val="single" w:sz="4" w:space="0" w:color="16365C"/>
              <w:bottom w:val="single" w:sz="4" w:space="0" w:color="16365C"/>
              <w:right w:val="single" w:sz="4" w:space="0" w:color="16365C"/>
            </w:tcBorders>
            <w:shd w:val="clear" w:color="auto" w:fill="auto"/>
            <w:noWrap/>
            <w:vAlign w:val="center"/>
            <w:hideMark/>
          </w:tcPr>
          <w:p w14:paraId="48280A8A" w14:textId="77777777" w:rsidR="007309B9" w:rsidRPr="00A31B7A" w:rsidRDefault="007309B9" w:rsidP="2528C9BF">
            <w:pPr>
              <w:spacing w:before="0"/>
              <w:jc w:val="left"/>
              <w:rPr>
                <w:rFonts w:ascii="Calibri" w:eastAsia="Calibri" w:hAnsi="Calibri" w:cs="Calibri"/>
                <w:sz w:val="12"/>
                <w:szCs w:val="16"/>
                <w:lang w:val="en-GB" w:eastAsia="en-GB"/>
              </w:rPr>
            </w:pPr>
            <w:r w:rsidRPr="00A31B7A">
              <w:rPr>
                <w:rFonts w:ascii="Calibri" w:eastAsia="Calibri" w:hAnsi="Calibri" w:cs="Calibri"/>
                <w:sz w:val="12"/>
                <w:szCs w:val="16"/>
                <w:lang w:val="en-GB" w:eastAsia="en-GB"/>
              </w:rPr>
              <w:t>1372</w:t>
            </w:r>
          </w:p>
        </w:tc>
        <w:tc>
          <w:tcPr>
            <w:tcW w:w="496" w:type="dxa"/>
            <w:tcBorders>
              <w:top w:val="nil"/>
              <w:left w:val="nil"/>
              <w:bottom w:val="single" w:sz="4" w:space="0" w:color="16365C"/>
              <w:right w:val="single" w:sz="4" w:space="0" w:color="16365C"/>
            </w:tcBorders>
            <w:shd w:val="clear" w:color="auto" w:fill="auto"/>
            <w:noWrap/>
            <w:vAlign w:val="center"/>
            <w:hideMark/>
          </w:tcPr>
          <w:p w14:paraId="432927E0"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NOT</w:t>
            </w:r>
          </w:p>
        </w:tc>
        <w:tc>
          <w:tcPr>
            <w:tcW w:w="985" w:type="dxa"/>
            <w:tcBorders>
              <w:top w:val="nil"/>
              <w:left w:val="nil"/>
              <w:bottom w:val="single" w:sz="4" w:space="0" w:color="16365C"/>
              <w:right w:val="single" w:sz="4" w:space="0" w:color="16365C"/>
            </w:tcBorders>
            <w:shd w:val="clear" w:color="auto" w:fill="auto"/>
            <w:noWrap/>
            <w:vAlign w:val="center"/>
            <w:hideMark/>
          </w:tcPr>
          <w:p w14:paraId="1CEB8AC1"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&lt;Incremental&gt;</w:t>
            </w:r>
          </w:p>
        </w:tc>
        <w:tc>
          <w:tcPr>
            <w:tcW w:w="585" w:type="dxa"/>
            <w:tcBorders>
              <w:top w:val="nil"/>
              <w:left w:val="nil"/>
              <w:bottom w:val="single" w:sz="4" w:space="0" w:color="16365C"/>
              <w:right w:val="single" w:sz="4" w:space="0" w:color="16365C"/>
            </w:tcBorders>
            <w:shd w:val="clear" w:color="auto" w:fill="auto"/>
            <w:noWrap/>
            <w:vAlign w:val="center"/>
            <w:hideMark/>
          </w:tcPr>
          <w:p w14:paraId="1336C171"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X</w:t>
            </w:r>
          </w:p>
        </w:tc>
        <w:tc>
          <w:tcPr>
            <w:tcW w:w="1134" w:type="dxa"/>
            <w:tcBorders>
              <w:top w:val="nil"/>
              <w:left w:val="nil"/>
              <w:bottom w:val="single" w:sz="4" w:space="0" w:color="16365C"/>
              <w:right w:val="single" w:sz="4" w:space="0" w:color="16365C"/>
            </w:tcBorders>
            <w:shd w:val="clear" w:color="auto" w:fill="auto"/>
            <w:noWrap/>
            <w:vAlign w:val="center"/>
            <w:hideMark/>
          </w:tcPr>
          <w:p w14:paraId="36A7CFC9"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&lt;Company Code&gt;</w:t>
            </w:r>
          </w:p>
        </w:tc>
        <w:tc>
          <w:tcPr>
            <w:tcW w:w="906" w:type="dxa"/>
            <w:tcBorders>
              <w:top w:val="nil"/>
              <w:left w:val="nil"/>
              <w:bottom w:val="single" w:sz="4" w:space="0" w:color="16365C"/>
              <w:right w:val="single" w:sz="4" w:space="0" w:color="16365C"/>
            </w:tcBorders>
            <w:shd w:val="clear" w:color="auto" w:fill="auto"/>
            <w:noWrap/>
            <w:vAlign w:val="center"/>
            <w:hideMark/>
          </w:tcPr>
          <w:p w14:paraId="5EDB33A6"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b/>
                <w:bCs/>
                <w:sz w:val="12"/>
                <w:szCs w:val="14"/>
                <w:u w:val="single"/>
                <w:lang w:val="en-GB" w:eastAsia="en-GB"/>
              </w:rPr>
              <w:t>S</w:t>
            </w:r>
            <w:r w:rsidRPr="00A31B7A">
              <w:rPr>
                <w:rFonts w:ascii="Calibri" w:eastAsia="Calibri" w:hAnsi="Calibri" w:cs="Calibri"/>
                <w:sz w:val="12"/>
                <w:szCs w:val="14"/>
                <w:lang w:val="en-GB" w:eastAsia="en-GB"/>
              </w:rPr>
              <w:t>ynchronous</w:t>
            </w:r>
          </w:p>
        </w:tc>
        <w:tc>
          <w:tcPr>
            <w:tcW w:w="1409" w:type="dxa"/>
            <w:tcBorders>
              <w:top w:val="nil"/>
              <w:left w:val="nil"/>
              <w:bottom w:val="single" w:sz="4" w:space="0" w:color="16365C"/>
              <w:right w:val="single" w:sz="4" w:space="0" w:color="16365C"/>
            </w:tcBorders>
            <w:shd w:val="clear" w:color="auto" w:fill="auto"/>
            <w:noWrap/>
            <w:vAlign w:val="center"/>
            <w:hideMark/>
          </w:tcPr>
          <w:p w14:paraId="1A595B25"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 </w:t>
            </w:r>
          </w:p>
        </w:tc>
        <w:tc>
          <w:tcPr>
            <w:tcW w:w="1764" w:type="dxa"/>
            <w:tcBorders>
              <w:top w:val="nil"/>
              <w:left w:val="nil"/>
              <w:bottom w:val="single" w:sz="4" w:space="0" w:color="16365C"/>
              <w:right w:val="single" w:sz="4" w:space="0" w:color="16365C"/>
            </w:tcBorders>
            <w:shd w:val="clear" w:color="auto" w:fill="auto"/>
            <w:noWrap/>
            <w:vAlign w:val="center"/>
            <w:hideMark/>
          </w:tcPr>
          <w:p w14:paraId="710A6D3C"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&lt;SO10 Text Name for Subject&gt;</w:t>
            </w:r>
          </w:p>
        </w:tc>
        <w:tc>
          <w:tcPr>
            <w:tcW w:w="1944" w:type="dxa"/>
            <w:tcBorders>
              <w:top w:val="nil"/>
              <w:left w:val="nil"/>
              <w:bottom w:val="single" w:sz="4" w:space="0" w:color="16365C"/>
              <w:right w:val="single" w:sz="4" w:space="0" w:color="16365C"/>
            </w:tcBorders>
            <w:shd w:val="clear" w:color="auto" w:fill="auto"/>
            <w:noWrap/>
            <w:vAlign w:val="center"/>
            <w:hideMark/>
          </w:tcPr>
          <w:p w14:paraId="380D8BFC"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&lt;SO10 Text Name for email Body&gt;</w:t>
            </w:r>
          </w:p>
        </w:tc>
      </w:tr>
      <w:tr w:rsidR="000B2D72" w:rsidRPr="00A31B7A" w14:paraId="661C4336" w14:textId="77777777" w:rsidTr="00A31B7A">
        <w:tc>
          <w:tcPr>
            <w:tcW w:w="520" w:type="dxa"/>
            <w:tcBorders>
              <w:top w:val="nil"/>
              <w:left w:val="single" w:sz="4" w:space="0" w:color="16365C"/>
              <w:bottom w:val="single" w:sz="4" w:space="0" w:color="16365C"/>
              <w:right w:val="single" w:sz="4" w:space="0" w:color="16365C"/>
            </w:tcBorders>
            <w:shd w:val="clear" w:color="auto" w:fill="auto"/>
            <w:noWrap/>
            <w:vAlign w:val="center"/>
            <w:hideMark/>
          </w:tcPr>
          <w:p w14:paraId="378C4DF2" w14:textId="77777777" w:rsidR="007309B9" w:rsidRPr="00A31B7A" w:rsidRDefault="007309B9" w:rsidP="2528C9BF">
            <w:pPr>
              <w:spacing w:before="0"/>
              <w:jc w:val="left"/>
              <w:rPr>
                <w:rFonts w:ascii="Calibri" w:eastAsia="Calibri" w:hAnsi="Calibri" w:cs="Calibri"/>
                <w:sz w:val="12"/>
                <w:szCs w:val="16"/>
                <w:lang w:val="en-GB" w:eastAsia="en-GB"/>
              </w:rPr>
            </w:pPr>
            <w:r w:rsidRPr="00A31B7A">
              <w:rPr>
                <w:rFonts w:ascii="Calibri" w:eastAsia="Calibri" w:hAnsi="Calibri" w:cs="Calibri"/>
                <w:sz w:val="12"/>
                <w:szCs w:val="16"/>
                <w:lang w:val="en-GB" w:eastAsia="en-GB"/>
              </w:rPr>
              <w:t>1372</w:t>
            </w:r>
          </w:p>
        </w:tc>
        <w:tc>
          <w:tcPr>
            <w:tcW w:w="496" w:type="dxa"/>
            <w:tcBorders>
              <w:top w:val="nil"/>
              <w:left w:val="nil"/>
              <w:bottom w:val="single" w:sz="4" w:space="0" w:color="16365C"/>
              <w:right w:val="single" w:sz="4" w:space="0" w:color="16365C"/>
            </w:tcBorders>
            <w:shd w:val="clear" w:color="auto" w:fill="auto"/>
            <w:noWrap/>
            <w:vAlign w:val="center"/>
            <w:hideMark/>
          </w:tcPr>
          <w:p w14:paraId="1C9720F2"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NOT</w:t>
            </w:r>
          </w:p>
        </w:tc>
        <w:tc>
          <w:tcPr>
            <w:tcW w:w="985" w:type="dxa"/>
            <w:tcBorders>
              <w:top w:val="nil"/>
              <w:left w:val="nil"/>
              <w:bottom w:val="single" w:sz="4" w:space="0" w:color="16365C"/>
              <w:right w:val="single" w:sz="4" w:space="0" w:color="16365C"/>
            </w:tcBorders>
            <w:shd w:val="clear" w:color="auto" w:fill="auto"/>
            <w:noWrap/>
            <w:vAlign w:val="center"/>
            <w:hideMark/>
          </w:tcPr>
          <w:p w14:paraId="6CD7AA32"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&lt;Incremental&gt;</w:t>
            </w:r>
          </w:p>
        </w:tc>
        <w:tc>
          <w:tcPr>
            <w:tcW w:w="585" w:type="dxa"/>
            <w:tcBorders>
              <w:top w:val="nil"/>
              <w:left w:val="nil"/>
              <w:bottom w:val="single" w:sz="4" w:space="0" w:color="16365C"/>
              <w:right w:val="single" w:sz="4" w:space="0" w:color="16365C"/>
            </w:tcBorders>
            <w:shd w:val="clear" w:color="auto" w:fill="auto"/>
            <w:noWrap/>
            <w:vAlign w:val="center"/>
            <w:hideMark/>
          </w:tcPr>
          <w:p w14:paraId="28A9288A"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X</w:t>
            </w:r>
          </w:p>
        </w:tc>
        <w:tc>
          <w:tcPr>
            <w:tcW w:w="1134" w:type="dxa"/>
            <w:tcBorders>
              <w:top w:val="nil"/>
              <w:left w:val="nil"/>
              <w:bottom w:val="single" w:sz="4" w:space="0" w:color="16365C"/>
              <w:right w:val="single" w:sz="4" w:space="0" w:color="16365C"/>
            </w:tcBorders>
            <w:shd w:val="clear" w:color="auto" w:fill="auto"/>
            <w:noWrap/>
            <w:vAlign w:val="center"/>
            <w:hideMark/>
          </w:tcPr>
          <w:p w14:paraId="7C851104"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&lt;Company Code&gt;</w:t>
            </w:r>
          </w:p>
        </w:tc>
        <w:tc>
          <w:tcPr>
            <w:tcW w:w="906" w:type="dxa"/>
            <w:tcBorders>
              <w:top w:val="nil"/>
              <w:left w:val="nil"/>
              <w:bottom w:val="single" w:sz="4" w:space="0" w:color="16365C"/>
              <w:right w:val="single" w:sz="4" w:space="0" w:color="16365C"/>
            </w:tcBorders>
            <w:shd w:val="clear" w:color="auto" w:fill="auto"/>
            <w:noWrap/>
            <w:vAlign w:val="center"/>
            <w:hideMark/>
          </w:tcPr>
          <w:p w14:paraId="17EAD352"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b/>
                <w:bCs/>
                <w:sz w:val="12"/>
                <w:szCs w:val="14"/>
                <w:u w:val="single"/>
                <w:lang w:val="en-GB" w:eastAsia="en-GB"/>
              </w:rPr>
              <w:t>R</w:t>
            </w:r>
            <w:r w:rsidRPr="00A31B7A">
              <w:rPr>
                <w:rFonts w:ascii="Calibri" w:eastAsia="Calibri" w:hAnsi="Calibri" w:cs="Calibri"/>
                <w:sz w:val="12"/>
                <w:szCs w:val="14"/>
                <w:lang w:val="en-GB" w:eastAsia="en-GB"/>
              </w:rPr>
              <w:t>eminder</w:t>
            </w:r>
          </w:p>
        </w:tc>
        <w:tc>
          <w:tcPr>
            <w:tcW w:w="1409" w:type="dxa"/>
            <w:tcBorders>
              <w:top w:val="nil"/>
              <w:left w:val="nil"/>
              <w:bottom w:val="single" w:sz="4" w:space="0" w:color="16365C"/>
              <w:right w:val="single" w:sz="4" w:space="0" w:color="16365C"/>
            </w:tcBorders>
            <w:shd w:val="clear" w:color="auto" w:fill="auto"/>
            <w:noWrap/>
            <w:vAlign w:val="center"/>
            <w:hideMark/>
          </w:tcPr>
          <w:p w14:paraId="26B9B6D9"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&lt;Reminder Frequency&gt;</w:t>
            </w:r>
          </w:p>
        </w:tc>
        <w:tc>
          <w:tcPr>
            <w:tcW w:w="1764" w:type="dxa"/>
            <w:tcBorders>
              <w:top w:val="nil"/>
              <w:left w:val="nil"/>
              <w:bottom w:val="single" w:sz="4" w:space="0" w:color="16365C"/>
              <w:right w:val="single" w:sz="4" w:space="0" w:color="16365C"/>
            </w:tcBorders>
            <w:shd w:val="clear" w:color="auto" w:fill="auto"/>
            <w:noWrap/>
            <w:vAlign w:val="center"/>
            <w:hideMark/>
          </w:tcPr>
          <w:p w14:paraId="3DA8764D" w14:textId="77777777"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&lt;SO10 Text Name for Subject&gt;</w:t>
            </w:r>
          </w:p>
        </w:tc>
        <w:tc>
          <w:tcPr>
            <w:tcW w:w="1944" w:type="dxa"/>
            <w:tcBorders>
              <w:top w:val="nil"/>
              <w:left w:val="nil"/>
              <w:bottom w:val="single" w:sz="4" w:space="0" w:color="16365C"/>
              <w:right w:val="single" w:sz="4" w:space="0" w:color="16365C"/>
            </w:tcBorders>
            <w:shd w:val="clear" w:color="auto" w:fill="auto"/>
            <w:noWrap/>
            <w:vAlign w:val="center"/>
            <w:hideMark/>
          </w:tcPr>
          <w:p w14:paraId="02CF4F27" w14:textId="36249C59" w:rsidR="007309B9" w:rsidRPr="00A31B7A" w:rsidRDefault="007309B9" w:rsidP="2528C9BF">
            <w:pPr>
              <w:spacing w:before="0"/>
              <w:jc w:val="left"/>
              <w:rPr>
                <w:rFonts w:ascii="Calibri" w:eastAsia="Calibri" w:hAnsi="Calibri" w:cs="Calibri"/>
                <w:sz w:val="12"/>
                <w:szCs w:val="14"/>
                <w:lang w:val="en-GB" w:eastAsia="en-GB"/>
              </w:rPr>
            </w:pPr>
            <w:r w:rsidRPr="00A31B7A">
              <w:rPr>
                <w:rFonts w:ascii="Calibri" w:eastAsia="Calibri" w:hAnsi="Calibri" w:cs="Calibri"/>
                <w:sz w:val="12"/>
                <w:szCs w:val="14"/>
                <w:lang w:val="en-GB" w:eastAsia="en-GB"/>
              </w:rPr>
              <w:t>&lt;SO10 Text Name for email Body&gt;</w:t>
            </w:r>
          </w:p>
        </w:tc>
      </w:tr>
    </w:tbl>
    <w:p w14:paraId="361B8475" w14:textId="0E502D62" w:rsidR="00100EF9" w:rsidRPr="00B02CCC" w:rsidRDefault="00100EF9" w:rsidP="2528C9BF">
      <w:pPr>
        <w:spacing w:before="0"/>
        <w:rPr>
          <w:lang w:val="en-GB"/>
        </w:rPr>
      </w:pPr>
    </w:p>
    <w:p w14:paraId="7173F40A" w14:textId="3475EFE3" w:rsidR="00100EF9" w:rsidRPr="00B02CCC" w:rsidRDefault="00100EF9" w:rsidP="2528C9BF">
      <w:pPr>
        <w:spacing w:before="0"/>
        <w:rPr>
          <w:lang w:val="en-GB"/>
        </w:rPr>
      </w:pPr>
      <w:r w:rsidRPr="00B02CCC">
        <w:rPr>
          <w:noProof/>
          <w:lang w:val="en-IN" w:eastAsia="en-IN"/>
        </w:rPr>
        <w:drawing>
          <wp:inline distT="0" distB="0" distL="0" distR="0" wp14:anchorId="2B809FD9" wp14:editId="19E4981F">
            <wp:extent cx="4359965" cy="471188"/>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764" t="3120" r="819" b="6143"/>
                    <a:stretch/>
                  </pic:blipFill>
                  <pic:spPr bwMode="auto">
                    <a:xfrm>
                      <a:off x="0" y="0"/>
                      <a:ext cx="4393278" cy="474788"/>
                    </a:xfrm>
                    <a:prstGeom prst="rect">
                      <a:avLst/>
                    </a:prstGeom>
                    <a:ln>
                      <a:noFill/>
                    </a:ln>
                    <a:extLst>
                      <a:ext uri="{53640926-AAD7-44D8-BBD7-CCE9431645EC}">
                        <a14:shadowObscured xmlns:a14="http://schemas.microsoft.com/office/drawing/2010/main"/>
                      </a:ext>
                    </a:extLst>
                  </pic:spPr>
                </pic:pic>
              </a:graphicData>
            </a:graphic>
          </wp:inline>
        </w:drawing>
      </w:r>
    </w:p>
    <w:p w14:paraId="72FBC536" w14:textId="77777777" w:rsidR="00D9620C" w:rsidRPr="00B02CCC" w:rsidRDefault="00D9620C" w:rsidP="2528C9BF">
      <w:pPr>
        <w:spacing w:before="0"/>
        <w:rPr>
          <w:lang w:val="en-GB"/>
        </w:rPr>
      </w:pPr>
    </w:p>
    <w:p w14:paraId="68221DA8" w14:textId="3B4DA051" w:rsidR="002236AC" w:rsidRPr="00B02CCC" w:rsidRDefault="516C948F" w:rsidP="00753147">
      <w:pPr>
        <w:pStyle w:val="Heading1"/>
        <w:rPr>
          <w:color w:val="000000" w:themeColor="text1"/>
          <w:lang w:val="en-GB"/>
        </w:rPr>
      </w:pPr>
      <w:bookmarkStart w:id="85" w:name="_Toc89072698"/>
      <w:r w:rsidRPr="0BEF0AE1">
        <w:rPr>
          <w:lang w:val="en-GB"/>
        </w:rPr>
        <w:lastRenderedPageBreak/>
        <w:t>Security and access</w:t>
      </w:r>
      <w:bookmarkEnd w:id="80"/>
      <w:bookmarkEnd w:id="85"/>
    </w:p>
    <w:p w14:paraId="69E32333" w14:textId="77777777" w:rsidR="00FA42FC" w:rsidRPr="00B02CCC" w:rsidRDefault="2528C9BF" w:rsidP="2528C9BF">
      <w:pPr>
        <w:ind w:left="720"/>
        <w:rPr>
          <w:lang w:val="en-GB"/>
        </w:rPr>
      </w:pPr>
      <w:r w:rsidRPr="00B02CCC">
        <w:rPr>
          <w:lang w:val="en-GB"/>
        </w:rPr>
        <w:t>N/A</w:t>
      </w:r>
    </w:p>
    <w:p w14:paraId="68221DB0" w14:textId="77777777" w:rsidR="00C82AF5" w:rsidRPr="00B02CCC" w:rsidRDefault="00C82AF5" w:rsidP="2528C9BF">
      <w:pPr>
        <w:spacing w:before="0"/>
        <w:rPr>
          <w:i/>
          <w:iCs/>
          <w:sz w:val="18"/>
          <w:szCs w:val="18"/>
          <w:lang w:val="en-GB"/>
        </w:rPr>
      </w:pPr>
    </w:p>
    <w:p w14:paraId="5861804D" w14:textId="77777777" w:rsidR="00EB0E1F" w:rsidRPr="00B02CCC" w:rsidRDefault="00EB0E1F" w:rsidP="2528C9BF">
      <w:pPr>
        <w:spacing w:before="0"/>
        <w:rPr>
          <w:i/>
          <w:iCs/>
          <w:sz w:val="18"/>
          <w:szCs w:val="18"/>
          <w:lang w:val="en-GB"/>
        </w:rPr>
      </w:pPr>
    </w:p>
    <w:p w14:paraId="68221DB1" w14:textId="77777777" w:rsidR="003D23E3" w:rsidRPr="00B02CCC" w:rsidRDefault="003D23E3" w:rsidP="2528C9BF">
      <w:pPr>
        <w:spacing w:before="0"/>
        <w:rPr>
          <w:i/>
          <w:iCs/>
          <w:sz w:val="18"/>
          <w:szCs w:val="18"/>
          <w:lang w:val="en-GB"/>
        </w:rPr>
      </w:pPr>
    </w:p>
    <w:p w14:paraId="68221DB2" w14:textId="35B8A5DA" w:rsidR="002236AC" w:rsidRPr="00B02CCC" w:rsidRDefault="516C948F" w:rsidP="00753147">
      <w:pPr>
        <w:pStyle w:val="Heading1"/>
        <w:pageBreakBefore/>
        <w:rPr>
          <w:color w:val="000000" w:themeColor="text1"/>
          <w:lang w:val="en-GB"/>
        </w:rPr>
      </w:pPr>
      <w:bookmarkStart w:id="86" w:name="_Toc78686525"/>
      <w:bookmarkStart w:id="87" w:name="_Toc89072699"/>
      <w:r w:rsidRPr="0BEF0AE1">
        <w:rPr>
          <w:lang w:val="en-GB"/>
        </w:rPr>
        <w:lastRenderedPageBreak/>
        <w:t>Relat</w:t>
      </w:r>
      <w:r w:rsidRPr="0BEF0AE1">
        <w:rPr>
          <w:rStyle w:val="Heading1Char"/>
          <w:lang w:val="en-GB"/>
        </w:rPr>
        <w:t>I</w:t>
      </w:r>
      <w:r w:rsidRPr="0BEF0AE1">
        <w:rPr>
          <w:lang w:val="en-GB"/>
        </w:rPr>
        <w:t>onships with other uDD</w:t>
      </w:r>
      <w:bookmarkEnd w:id="86"/>
      <w:bookmarkEnd w:id="87"/>
    </w:p>
    <w:p w14:paraId="7C8B5298" w14:textId="359704D4" w:rsidR="006663E0" w:rsidRPr="00B02CCC" w:rsidRDefault="00D412F9" w:rsidP="00893B4E">
      <w:pPr>
        <w:jc w:val="left"/>
        <w:rPr>
          <w:u w:val="single"/>
          <w:lang w:val="en-GB"/>
        </w:rPr>
      </w:pPr>
      <w:r w:rsidRPr="00B02CCC">
        <w:rPr>
          <w:lang w:val="en-GB"/>
        </w:rPr>
        <w:t>UDD1945</w:t>
      </w:r>
      <w:r w:rsidR="00893B4E" w:rsidRPr="00B02CCC">
        <w:rPr>
          <w:lang w:val="en-GB"/>
        </w:rPr>
        <w:t xml:space="preserve"> </w:t>
      </w:r>
      <w:r w:rsidR="00C90635">
        <w:rPr>
          <w:lang w:val="en-GB"/>
        </w:rPr>
        <w:t>–</w:t>
      </w:r>
      <w:r w:rsidR="005B3602">
        <w:rPr>
          <w:lang w:val="en-GB"/>
        </w:rPr>
        <w:t xml:space="preserve"> </w:t>
      </w:r>
      <w:r w:rsidR="00C90635">
        <w:rPr>
          <w:lang w:val="en-GB"/>
        </w:rPr>
        <w:t>Fiori Application (Frontend)</w:t>
      </w:r>
      <w:r w:rsidR="00955BA0">
        <w:rPr>
          <w:lang w:val="en-GB"/>
        </w:rPr>
        <w:t xml:space="preserve"> </w:t>
      </w:r>
      <w:r w:rsidR="00955BA0" w:rsidRPr="00955BA0">
        <w:rPr>
          <w:lang w:val="en-GB"/>
        </w:rPr>
        <w:t>val-0147057</w:t>
      </w:r>
    </w:p>
    <w:p w14:paraId="568536C4" w14:textId="5BB843A0" w:rsidR="003531BA" w:rsidRDefault="003531BA" w:rsidP="00893B4E">
      <w:pPr>
        <w:jc w:val="left"/>
        <w:rPr>
          <w:lang w:val="en-GB"/>
        </w:rPr>
      </w:pPr>
      <w:r>
        <w:rPr>
          <w:lang w:val="en-GB"/>
        </w:rPr>
        <w:t>UDD0252 – Approval Workflow</w:t>
      </w:r>
      <w:r w:rsidR="005B3602">
        <w:rPr>
          <w:lang w:val="en-GB"/>
        </w:rPr>
        <w:t xml:space="preserve"> using new Approval Engine</w:t>
      </w:r>
      <w:r w:rsidR="00622639">
        <w:rPr>
          <w:lang w:val="en-GB"/>
        </w:rPr>
        <w:t xml:space="preserve"> </w:t>
      </w:r>
      <w:r w:rsidR="00622639" w:rsidRPr="00622639">
        <w:rPr>
          <w:lang w:val="en-GB"/>
        </w:rPr>
        <w:t>val-0049901</w:t>
      </w:r>
    </w:p>
    <w:p w14:paraId="2F0AC906" w14:textId="149B9836" w:rsidR="00BB0CFF" w:rsidRDefault="00BB0CFF" w:rsidP="00893B4E">
      <w:pPr>
        <w:jc w:val="left"/>
        <w:rPr>
          <w:lang w:val="en-GB"/>
        </w:rPr>
      </w:pPr>
      <w:r>
        <w:rPr>
          <w:lang w:val="en-GB"/>
        </w:rPr>
        <w:t xml:space="preserve">UDD1934 – Validate &amp; </w:t>
      </w:r>
      <w:r w:rsidR="006663E0">
        <w:rPr>
          <w:lang w:val="en-GB"/>
        </w:rPr>
        <w:t>Enrich:</w:t>
      </w:r>
      <w:r>
        <w:rPr>
          <w:lang w:val="en-GB"/>
        </w:rPr>
        <w:t xml:space="preserve"> Cost Center Determination</w:t>
      </w:r>
      <w:r w:rsidR="00CB5DDD">
        <w:rPr>
          <w:lang w:val="en-GB"/>
        </w:rPr>
        <w:t xml:space="preserve"> </w:t>
      </w:r>
      <w:r w:rsidR="00955BA0" w:rsidRPr="00955BA0">
        <w:rPr>
          <w:lang w:val="en-GB"/>
        </w:rPr>
        <w:t>val-0144876</w:t>
      </w:r>
    </w:p>
    <w:p w14:paraId="68221DB7" w14:textId="77777777" w:rsidR="00503CEB" w:rsidRPr="00B02CCC" w:rsidRDefault="314E305A" w:rsidP="00753147">
      <w:pPr>
        <w:pStyle w:val="Heading1"/>
        <w:rPr>
          <w:color w:val="000000" w:themeColor="text1"/>
          <w:lang w:val="en-GB"/>
        </w:rPr>
      </w:pPr>
      <w:bookmarkStart w:id="88" w:name="_Toc66100170"/>
      <w:bookmarkStart w:id="89" w:name="_Toc66696627"/>
      <w:bookmarkStart w:id="90" w:name="_Toc89072700"/>
      <w:r w:rsidRPr="0BEF0AE1">
        <w:rPr>
          <w:lang w:val="en-GB"/>
        </w:rPr>
        <w:t>Implementation and development specifications</w:t>
      </w:r>
      <w:bookmarkEnd w:id="88"/>
      <w:bookmarkEnd w:id="89"/>
      <w:bookmarkEnd w:id="90"/>
    </w:p>
    <w:p w14:paraId="68221DB9" w14:textId="77777777" w:rsidR="00C26B0B" w:rsidRPr="00B02CCC" w:rsidRDefault="41757733" w:rsidP="00753147">
      <w:pPr>
        <w:pStyle w:val="Heading2"/>
        <w:rPr>
          <w:color w:val="000000" w:themeColor="text1"/>
          <w:lang w:val="en-GB"/>
        </w:rPr>
      </w:pPr>
      <w:bookmarkStart w:id="91" w:name="_Toc89072701"/>
      <w:bookmarkStart w:id="92" w:name="_Toc78686527"/>
      <w:r w:rsidRPr="00B02CCC">
        <w:rPr>
          <w:lang w:val="en-GB"/>
        </w:rPr>
        <w:t>Summary</w:t>
      </w:r>
      <w:bookmarkEnd w:id="91"/>
    </w:p>
    <w:p w14:paraId="49D3BAAD" w14:textId="77777777" w:rsidR="009C2319" w:rsidRPr="00B02CCC" w:rsidRDefault="41757733" w:rsidP="41757733">
      <w:pPr>
        <w:spacing w:line="360" w:lineRule="auto"/>
        <w:rPr>
          <w:lang w:val="en-GB"/>
        </w:rPr>
      </w:pPr>
      <w:r w:rsidRPr="00B02CCC">
        <w:rPr>
          <w:lang w:val="en-GB"/>
        </w:rPr>
        <w:t>RFC Function modules are developed  to create payment request for SRM shopping carts and provide F4 values from ECC system. These RFC function modules are accessed from the SRM system. UDD also includes function module to allow down payment request postings from SRM.</w:t>
      </w:r>
    </w:p>
    <w:p w14:paraId="68221DBD" w14:textId="7544FD3B" w:rsidR="00C26B0B" w:rsidRPr="00B02CCC" w:rsidRDefault="41757733" w:rsidP="00753147">
      <w:pPr>
        <w:pStyle w:val="Heading2"/>
        <w:rPr>
          <w:color w:val="000000" w:themeColor="text1"/>
          <w:lang w:val="en-GB"/>
        </w:rPr>
      </w:pPr>
      <w:bookmarkStart w:id="93" w:name="_Toc89072702"/>
      <w:r w:rsidRPr="00B02CCC">
        <w:rPr>
          <w:lang w:val="en-GB"/>
        </w:rPr>
        <w:t>System Components</w:t>
      </w:r>
      <w:bookmarkEnd w:id="93"/>
    </w:p>
    <w:p w14:paraId="72B3B552" w14:textId="0C514496" w:rsidR="003E58C1" w:rsidRPr="00B02CCC" w:rsidRDefault="003E58C1" w:rsidP="41757733">
      <w:pPr>
        <w:rPr>
          <w:lang w:val="en-GB"/>
        </w:rPr>
      </w:pPr>
    </w:p>
    <w:tbl>
      <w:tblPr>
        <w:tblW w:w="2470" w:type="dxa"/>
        <w:tblInd w:w="113" w:type="dxa"/>
        <w:tblLook w:val="04A0" w:firstRow="1" w:lastRow="0" w:firstColumn="1" w:lastColumn="0" w:noHBand="0" w:noVBand="1"/>
      </w:tblPr>
      <w:tblGrid>
        <w:gridCol w:w="1308"/>
        <w:gridCol w:w="1162"/>
      </w:tblGrid>
      <w:tr w:rsidR="003E58C1" w:rsidRPr="00B02CCC" w14:paraId="0AD6FC8E" w14:textId="77777777" w:rsidTr="41757733">
        <w:trPr>
          <w:trHeight w:val="300"/>
        </w:trPr>
        <w:tc>
          <w:tcPr>
            <w:tcW w:w="1308" w:type="dxa"/>
            <w:tcBorders>
              <w:top w:val="single" w:sz="4" w:space="0" w:color="16365C"/>
              <w:left w:val="single" w:sz="4" w:space="0" w:color="16365C"/>
              <w:bottom w:val="single" w:sz="4" w:space="0" w:color="FFFFFF" w:themeColor="background1"/>
              <w:right w:val="single" w:sz="4" w:space="0" w:color="16365C"/>
            </w:tcBorders>
            <w:shd w:val="clear" w:color="auto" w:fill="16365C"/>
            <w:noWrap/>
            <w:vAlign w:val="center"/>
            <w:hideMark/>
          </w:tcPr>
          <w:p w14:paraId="35804639" w14:textId="77777777" w:rsidR="003E58C1" w:rsidRPr="00B02CCC" w:rsidRDefault="4175773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R/3 Version:</w:t>
            </w:r>
          </w:p>
        </w:tc>
        <w:tc>
          <w:tcPr>
            <w:tcW w:w="1162" w:type="dxa"/>
            <w:tcBorders>
              <w:top w:val="single" w:sz="4" w:space="0" w:color="16365C"/>
              <w:left w:val="nil"/>
              <w:bottom w:val="single" w:sz="4" w:space="0" w:color="16365C"/>
              <w:right w:val="single" w:sz="4" w:space="0" w:color="16365C"/>
            </w:tcBorders>
            <w:shd w:val="clear" w:color="auto" w:fill="auto"/>
            <w:noWrap/>
            <w:vAlign w:val="center"/>
            <w:hideMark/>
          </w:tcPr>
          <w:p w14:paraId="1512BC85" w14:textId="648638A6" w:rsidR="003E58C1" w:rsidRPr="00B02CCC" w:rsidRDefault="004D6CA8"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ECC 6,18</w:t>
            </w:r>
            <w:r w:rsidR="41757733" w:rsidRPr="00B02CCC">
              <w:rPr>
                <w:rFonts w:ascii="Calibri" w:eastAsia="Calibri" w:hAnsi="Calibri" w:cs="Calibri"/>
                <w:sz w:val="16"/>
                <w:szCs w:val="16"/>
                <w:lang w:val="en-GB" w:eastAsia="en-GB"/>
              </w:rPr>
              <w:t xml:space="preserve"> EHp6</w:t>
            </w:r>
          </w:p>
        </w:tc>
      </w:tr>
      <w:tr w:rsidR="003E58C1" w:rsidRPr="00B02CCC" w14:paraId="023130AA" w14:textId="77777777" w:rsidTr="41757733">
        <w:trPr>
          <w:trHeight w:val="300"/>
        </w:trPr>
        <w:tc>
          <w:tcPr>
            <w:tcW w:w="1308" w:type="dxa"/>
            <w:tcBorders>
              <w:top w:val="nil"/>
              <w:left w:val="single" w:sz="4" w:space="0" w:color="16365C"/>
              <w:bottom w:val="single" w:sz="4" w:space="0" w:color="FFFFFF" w:themeColor="background1"/>
              <w:right w:val="single" w:sz="4" w:space="0" w:color="16365C"/>
            </w:tcBorders>
            <w:shd w:val="clear" w:color="auto" w:fill="16365C"/>
            <w:noWrap/>
            <w:vAlign w:val="center"/>
            <w:hideMark/>
          </w:tcPr>
          <w:p w14:paraId="74A39CF0" w14:textId="77777777" w:rsidR="003E58C1" w:rsidRPr="00B02CCC" w:rsidRDefault="4175773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Source System:</w:t>
            </w:r>
          </w:p>
        </w:tc>
        <w:tc>
          <w:tcPr>
            <w:tcW w:w="1162" w:type="dxa"/>
            <w:tcBorders>
              <w:top w:val="nil"/>
              <w:left w:val="nil"/>
              <w:bottom w:val="single" w:sz="4" w:space="0" w:color="16365C"/>
              <w:right w:val="single" w:sz="4" w:space="0" w:color="16365C"/>
            </w:tcBorders>
            <w:shd w:val="clear" w:color="auto" w:fill="auto"/>
            <w:noWrap/>
            <w:vAlign w:val="center"/>
            <w:hideMark/>
          </w:tcPr>
          <w:p w14:paraId="43C89CB9" w14:textId="77777777" w:rsidR="003E58C1"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DE1-500</w:t>
            </w:r>
          </w:p>
        </w:tc>
      </w:tr>
      <w:tr w:rsidR="003E58C1" w:rsidRPr="00B02CCC" w14:paraId="680CC6E7" w14:textId="77777777" w:rsidTr="41757733">
        <w:trPr>
          <w:trHeight w:val="300"/>
        </w:trPr>
        <w:tc>
          <w:tcPr>
            <w:tcW w:w="1308" w:type="dxa"/>
            <w:tcBorders>
              <w:top w:val="nil"/>
              <w:left w:val="single" w:sz="4" w:space="0" w:color="16365C"/>
              <w:bottom w:val="single" w:sz="4" w:space="0" w:color="16365C"/>
              <w:right w:val="single" w:sz="4" w:space="0" w:color="16365C"/>
            </w:tcBorders>
            <w:shd w:val="clear" w:color="auto" w:fill="16365C"/>
            <w:noWrap/>
            <w:vAlign w:val="center"/>
            <w:hideMark/>
          </w:tcPr>
          <w:p w14:paraId="342499DD" w14:textId="77777777" w:rsidR="003E58C1" w:rsidRPr="00B02CCC" w:rsidRDefault="4175773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Legacy System:</w:t>
            </w:r>
          </w:p>
        </w:tc>
        <w:tc>
          <w:tcPr>
            <w:tcW w:w="1162" w:type="dxa"/>
            <w:tcBorders>
              <w:top w:val="nil"/>
              <w:left w:val="nil"/>
              <w:bottom w:val="single" w:sz="4" w:space="0" w:color="16365C"/>
              <w:right w:val="single" w:sz="4" w:space="0" w:color="16365C"/>
            </w:tcBorders>
            <w:shd w:val="clear" w:color="auto" w:fill="auto"/>
            <w:noWrap/>
            <w:vAlign w:val="center"/>
            <w:hideMark/>
          </w:tcPr>
          <w:p w14:paraId="7B2F7E4A" w14:textId="77777777" w:rsidR="003E58C1"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PE1</w:t>
            </w:r>
          </w:p>
        </w:tc>
      </w:tr>
    </w:tbl>
    <w:p w14:paraId="4AE069E4" w14:textId="638837CF" w:rsidR="003E58C1" w:rsidRPr="00B02CCC" w:rsidRDefault="003E58C1" w:rsidP="41757733">
      <w:pPr>
        <w:rPr>
          <w:lang w:val="en-GB"/>
        </w:rPr>
      </w:pPr>
    </w:p>
    <w:tbl>
      <w:tblPr>
        <w:tblW w:w="0" w:type="auto"/>
        <w:tblInd w:w="108" w:type="dxa"/>
        <w:tblLook w:val="04A0" w:firstRow="1" w:lastRow="0" w:firstColumn="1" w:lastColumn="0" w:noHBand="0" w:noVBand="1"/>
      </w:tblPr>
      <w:tblGrid>
        <w:gridCol w:w="1727"/>
        <w:gridCol w:w="2726"/>
        <w:gridCol w:w="734"/>
        <w:gridCol w:w="519"/>
        <w:gridCol w:w="1641"/>
      </w:tblGrid>
      <w:tr w:rsidR="00C413C0" w:rsidRPr="00B02CCC" w14:paraId="01EDEE4F" w14:textId="77777777" w:rsidTr="62996F0C">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08B71668" w14:textId="77777777" w:rsidR="00C413C0" w:rsidRPr="00B02CCC" w:rsidRDefault="4175773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Components &amp; Objects</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2E35471" w14:textId="77777777" w:rsidR="00C413C0" w:rsidRPr="00B02CCC" w:rsidRDefault="4175773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Name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62B69E4" w14:textId="77777777" w:rsidR="00C413C0" w:rsidRPr="00B02CCC" w:rsidRDefault="41757733" w:rsidP="41757733">
            <w:pPr>
              <w:spacing w:before="0"/>
              <w:jc w:val="center"/>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Existing</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A8A069A" w14:textId="77777777" w:rsidR="00C413C0" w:rsidRPr="00B02CCC" w:rsidRDefault="41757733" w:rsidP="41757733">
            <w:pPr>
              <w:spacing w:before="0"/>
              <w:jc w:val="center"/>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New</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3C2C1351" w14:textId="77777777" w:rsidR="00C413C0" w:rsidRPr="00B02CCC" w:rsidRDefault="4175773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Upgrade Implications</w:t>
            </w:r>
          </w:p>
        </w:tc>
      </w:tr>
      <w:tr w:rsidR="00C772F8" w:rsidRPr="00B02CCC" w14:paraId="4E3A55E8"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FDC050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Domain</w:t>
            </w:r>
          </w:p>
        </w:tc>
        <w:tc>
          <w:tcPr>
            <w:tcW w:w="0" w:type="auto"/>
            <w:tcBorders>
              <w:top w:val="nil"/>
              <w:left w:val="nil"/>
              <w:bottom w:val="single" w:sz="4" w:space="0" w:color="16365C"/>
              <w:right w:val="single" w:sz="4" w:space="0" w:color="16365C"/>
            </w:tcBorders>
            <w:shd w:val="clear" w:color="auto" w:fill="auto"/>
            <w:noWrap/>
            <w:vAlign w:val="center"/>
            <w:hideMark/>
          </w:tcPr>
          <w:p w14:paraId="56BA679D"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ZFI_BLK_STATUS</w:t>
            </w:r>
          </w:p>
        </w:tc>
        <w:tc>
          <w:tcPr>
            <w:tcW w:w="0" w:type="auto"/>
            <w:tcBorders>
              <w:top w:val="nil"/>
              <w:left w:val="nil"/>
              <w:bottom w:val="single" w:sz="4" w:space="0" w:color="16365C"/>
              <w:right w:val="single" w:sz="4" w:space="0" w:color="16365C"/>
            </w:tcBorders>
            <w:shd w:val="clear" w:color="auto" w:fill="auto"/>
            <w:noWrap/>
            <w:vAlign w:val="center"/>
            <w:hideMark/>
          </w:tcPr>
          <w:p w14:paraId="4825E31A" w14:textId="78D28D5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08639F4" w14:textId="40845596"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86A39DA" w14:textId="2FD42A65" w:rsidR="00C772F8" w:rsidRPr="00B02CCC" w:rsidRDefault="00C772F8" w:rsidP="41757733">
            <w:pPr>
              <w:spacing w:before="0"/>
              <w:jc w:val="left"/>
              <w:rPr>
                <w:rFonts w:ascii="Calibri" w:hAnsi="Calibri"/>
                <w:sz w:val="16"/>
                <w:szCs w:val="16"/>
                <w:lang w:val="en-GB" w:eastAsia="en-GB"/>
              </w:rPr>
            </w:pPr>
          </w:p>
        </w:tc>
      </w:tr>
      <w:tr w:rsidR="00C772F8" w:rsidRPr="00B02CCC" w14:paraId="4B7E3C95"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EFE8CD5"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Domain</w:t>
            </w:r>
          </w:p>
        </w:tc>
        <w:tc>
          <w:tcPr>
            <w:tcW w:w="0" w:type="auto"/>
            <w:tcBorders>
              <w:top w:val="nil"/>
              <w:left w:val="nil"/>
              <w:bottom w:val="single" w:sz="4" w:space="0" w:color="16365C"/>
              <w:right w:val="single" w:sz="4" w:space="0" w:color="16365C"/>
            </w:tcBorders>
            <w:shd w:val="clear" w:color="auto" w:fill="auto"/>
            <w:noWrap/>
            <w:vAlign w:val="center"/>
            <w:hideMark/>
          </w:tcPr>
          <w:p w14:paraId="766DA24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ZFI_BLK_STATUS_TEXT</w:t>
            </w:r>
          </w:p>
        </w:tc>
        <w:tc>
          <w:tcPr>
            <w:tcW w:w="0" w:type="auto"/>
            <w:tcBorders>
              <w:top w:val="nil"/>
              <w:left w:val="nil"/>
              <w:bottom w:val="single" w:sz="4" w:space="0" w:color="16365C"/>
              <w:right w:val="single" w:sz="4" w:space="0" w:color="16365C"/>
            </w:tcBorders>
            <w:shd w:val="clear" w:color="auto" w:fill="auto"/>
            <w:noWrap/>
            <w:vAlign w:val="center"/>
            <w:hideMark/>
          </w:tcPr>
          <w:p w14:paraId="66F6F134" w14:textId="796B226E"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A904450" w14:textId="1E14C994"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7B998488" w14:textId="1E85F0BC" w:rsidR="00C772F8" w:rsidRPr="00B02CCC" w:rsidRDefault="00C772F8" w:rsidP="41757733">
            <w:pPr>
              <w:spacing w:before="0"/>
              <w:jc w:val="left"/>
              <w:rPr>
                <w:rFonts w:ascii="Calibri" w:hAnsi="Calibri"/>
                <w:sz w:val="16"/>
                <w:szCs w:val="16"/>
                <w:lang w:val="en-GB" w:eastAsia="en-GB"/>
              </w:rPr>
            </w:pPr>
          </w:p>
        </w:tc>
      </w:tr>
      <w:tr w:rsidR="00C772F8" w:rsidRPr="00B02CCC" w14:paraId="1C5E34B2"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4E6FE9D"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Domain</w:t>
            </w:r>
          </w:p>
        </w:tc>
        <w:tc>
          <w:tcPr>
            <w:tcW w:w="0" w:type="auto"/>
            <w:tcBorders>
              <w:top w:val="nil"/>
              <w:left w:val="nil"/>
              <w:bottom w:val="single" w:sz="4" w:space="0" w:color="16365C"/>
              <w:right w:val="single" w:sz="4" w:space="0" w:color="16365C"/>
            </w:tcBorders>
            <w:shd w:val="clear" w:color="auto" w:fill="auto"/>
            <w:noWrap/>
            <w:vAlign w:val="center"/>
            <w:hideMark/>
          </w:tcPr>
          <w:p w14:paraId="6CC2A8BF"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ZFI_DO_EPAY_NOTIF_TYPE</w:t>
            </w:r>
          </w:p>
        </w:tc>
        <w:tc>
          <w:tcPr>
            <w:tcW w:w="0" w:type="auto"/>
            <w:tcBorders>
              <w:top w:val="nil"/>
              <w:left w:val="nil"/>
              <w:bottom w:val="single" w:sz="4" w:space="0" w:color="16365C"/>
              <w:right w:val="single" w:sz="4" w:space="0" w:color="16365C"/>
            </w:tcBorders>
            <w:shd w:val="clear" w:color="auto" w:fill="auto"/>
            <w:noWrap/>
            <w:vAlign w:val="center"/>
            <w:hideMark/>
          </w:tcPr>
          <w:p w14:paraId="02D08DD1" w14:textId="13711818"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5DD4A18" w14:textId="74B6023E"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57032EA" w14:textId="05810734" w:rsidR="00C772F8" w:rsidRPr="00B02CCC" w:rsidRDefault="00C772F8" w:rsidP="41757733">
            <w:pPr>
              <w:spacing w:before="0"/>
              <w:jc w:val="left"/>
              <w:rPr>
                <w:rFonts w:ascii="Calibri" w:hAnsi="Calibri"/>
                <w:sz w:val="16"/>
                <w:szCs w:val="16"/>
                <w:lang w:val="en-GB" w:eastAsia="en-GB"/>
              </w:rPr>
            </w:pPr>
          </w:p>
        </w:tc>
      </w:tr>
      <w:tr w:rsidR="00C772F8" w:rsidRPr="00B02CCC" w14:paraId="6669CCF8"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518438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Data Element</w:t>
            </w:r>
          </w:p>
        </w:tc>
        <w:tc>
          <w:tcPr>
            <w:tcW w:w="0" w:type="auto"/>
            <w:tcBorders>
              <w:top w:val="nil"/>
              <w:left w:val="nil"/>
              <w:bottom w:val="single" w:sz="4" w:space="0" w:color="16365C"/>
              <w:right w:val="single" w:sz="4" w:space="0" w:color="16365C"/>
            </w:tcBorders>
            <w:shd w:val="clear" w:color="auto" w:fill="auto"/>
            <w:noWrap/>
            <w:vAlign w:val="center"/>
            <w:hideMark/>
          </w:tcPr>
          <w:p w14:paraId="6EE3EBC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ZFI_BLK_STATUS</w:t>
            </w:r>
          </w:p>
        </w:tc>
        <w:tc>
          <w:tcPr>
            <w:tcW w:w="0" w:type="auto"/>
            <w:tcBorders>
              <w:top w:val="nil"/>
              <w:left w:val="nil"/>
              <w:bottom w:val="single" w:sz="4" w:space="0" w:color="16365C"/>
              <w:right w:val="single" w:sz="4" w:space="0" w:color="16365C"/>
            </w:tcBorders>
            <w:shd w:val="clear" w:color="auto" w:fill="auto"/>
            <w:noWrap/>
            <w:vAlign w:val="center"/>
            <w:hideMark/>
          </w:tcPr>
          <w:p w14:paraId="38D95204" w14:textId="41FE00F9"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42C2EC3" w14:textId="48783B4E"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E0A9102" w14:textId="4787F9ED" w:rsidR="00C772F8" w:rsidRPr="00B02CCC" w:rsidRDefault="00C772F8" w:rsidP="41757733">
            <w:pPr>
              <w:spacing w:before="0"/>
              <w:jc w:val="left"/>
              <w:rPr>
                <w:rFonts w:ascii="Calibri" w:hAnsi="Calibri"/>
                <w:sz w:val="16"/>
                <w:szCs w:val="16"/>
                <w:lang w:val="en-GB" w:eastAsia="en-GB"/>
              </w:rPr>
            </w:pPr>
          </w:p>
        </w:tc>
      </w:tr>
      <w:tr w:rsidR="00C772F8" w:rsidRPr="00B02CCC" w14:paraId="4F4173D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3E93EBB"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Data Element</w:t>
            </w:r>
          </w:p>
        </w:tc>
        <w:tc>
          <w:tcPr>
            <w:tcW w:w="0" w:type="auto"/>
            <w:tcBorders>
              <w:top w:val="nil"/>
              <w:left w:val="nil"/>
              <w:bottom w:val="single" w:sz="4" w:space="0" w:color="16365C"/>
              <w:right w:val="single" w:sz="4" w:space="0" w:color="16365C"/>
            </w:tcBorders>
            <w:shd w:val="clear" w:color="auto" w:fill="auto"/>
            <w:noWrap/>
            <w:vAlign w:val="center"/>
            <w:hideMark/>
          </w:tcPr>
          <w:p w14:paraId="2618505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ZFI_BLK_STATUS_TEXT</w:t>
            </w:r>
          </w:p>
        </w:tc>
        <w:tc>
          <w:tcPr>
            <w:tcW w:w="0" w:type="auto"/>
            <w:tcBorders>
              <w:top w:val="nil"/>
              <w:left w:val="nil"/>
              <w:bottom w:val="single" w:sz="4" w:space="0" w:color="16365C"/>
              <w:right w:val="single" w:sz="4" w:space="0" w:color="16365C"/>
            </w:tcBorders>
            <w:shd w:val="clear" w:color="auto" w:fill="auto"/>
            <w:noWrap/>
            <w:vAlign w:val="center"/>
            <w:hideMark/>
          </w:tcPr>
          <w:p w14:paraId="0DCF1398" w14:textId="468BC3BA"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5C2F569B" w14:textId="7AE08D1C"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1F1A4E7A" w14:textId="39AF476E" w:rsidR="00C772F8" w:rsidRPr="00B02CCC" w:rsidRDefault="00C772F8" w:rsidP="41757733">
            <w:pPr>
              <w:spacing w:before="0"/>
              <w:jc w:val="left"/>
              <w:rPr>
                <w:rFonts w:ascii="Calibri" w:hAnsi="Calibri"/>
                <w:sz w:val="16"/>
                <w:szCs w:val="16"/>
                <w:lang w:val="en-GB" w:eastAsia="en-GB"/>
              </w:rPr>
            </w:pPr>
          </w:p>
        </w:tc>
      </w:tr>
      <w:tr w:rsidR="00C772F8" w:rsidRPr="00B02CCC" w14:paraId="51728B4A"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D04D61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Data Element</w:t>
            </w:r>
          </w:p>
        </w:tc>
        <w:tc>
          <w:tcPr>
            <w:tcW w:w="0" w:type="auto"/>
            <w:tcBorders>
              <w:top w:val="nil"/>
              <w:left w:val="nil"/>
              <w:bottom w:val="single" w:sz="4" w:space="0" w:color="16365C"/>
              <w:right w:val="single" w:sz="4" w:space="0" w:color="16365C"/>
            </w:tcBorders>
            <w:shd w:val="clear" w:color="auto" w:fill="auto"/>
            <w:noWrap/>
            <w:vAlign w:val="center"/>
            <w:hideMark/>
          </w:tcPr>
          <w:p w14:paraId="5D952C6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ZFI_DE_EPAY_NOTIF_TYPE</w:t>
            </w:r>
          </w:p>
        </w:tc>
        <w:tc>
          <w:tcPr>
            <w:tcW w:w="0" w:type="auto"/>
            <w:tcBorders>
              <w:top w:val="nil"/>
              <w:left w:val="nil"/>
              <w:bottom w:val="single" w:sz="4" w:space="0" w:color="16365C"/>
              <w:right w:val="single" w:sz="4" w:space="0" w:color="16365C"/>
            </w:tcBorders>
            <w:shd w:val="clear" w:color="auto" w:fill="auto"/>
            <w:noWrap/>
            <w:vAlign w:val="center"/>
            <w:hideMark/>
          </w:tcPr>
          <w:p w14:paraId="3ED570A4" w14:textId="13926382"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D4F1BC5" w14:textId="72004146"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7EE92662" w14:textId="0ED50C79" w:rsidR="00C772F8" w:rsidRPr="00B02CCC" w:rsidRDefault="00C772F8" w:rsidP="41757733">
            <w:pPr>
              <w:spacing w:before="0"/>
              <w:jc w:val="left"/>
              <w:rPr>
                <w:rFonts w:ascii="Calibri" w:hAnsi="Calibri"/>
                <w:sz w:val="16"/>
                <w:szCs w:val="16"/>
                <w:lang w:val="en-GB" w:eastAsia="en-GB"/>
              </w:rPr>
            </w:pPr>
          </w:p>
        </w:tc>
      </w:tr>
      <w:tr w:rsidR="00C772F8" w:rsidRPr="00B02CCC" w14:paraId="7D3C1011"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256824E"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Structure</w:t>
            </w:r>
          </w:p>
        </w:tc>
        <w:tc>
          <w:tcPr>
            <w:tcW w:w="0" w:type="auto"/>
            <w:tcBorders>
              <w:top w:val="nil"/>
              <w:left w:val="nil"/>
              <w:bottom w:val="single" w:sz="4" w:space="0" w:color="16365C"/>
              <w:right w:val="single" w:sz="4" w:space="0" w:color="16365C"/>
            </w:tcBorders>
            <w:shd w:val="clear" w:color="auto" w:fill="auto"/>
            <w:noWrap/>
            <w:vAlign w:val="center"/>
            <w:hideMark/>
          </w:tcPr>
          <w:p w14:paraId="3BD1BDCE"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ZFI_S_BLK_STATUS_RANGE</w:t>
            </w:r>
          </w:p>
        </w:tc>
        <w:tc>
          <w:tcPr>
            <w:tcW w:w="0" w:type="auto"/>
            <w:tcBorders>
              <w:top w:val="nil"/>
              <w:left w:val="nil"/>
              <w:bottom w:val="single" w:sz="4" w:space="0" w:color="16365C"/>
              <w:right w:val="single" w:sz="4" w:space="0" w:color="16365C"/>
            </w:tcBorders>
            <w:shd w:val="clear" w:color="auto" w:fill="auto"/>
            <w:noWrap/>
            <w:vAlign w:val="center"/>
            <w:hideMark/>
          </w:tcPr>
          <w:p w14:paraId="786B6F02" w14:textId="1E4C431E"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4C8EA480" w14:textId="6EB7A279"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1749973F" w14:textId="15E0EE3A" w:rsidR="00C772F8" w:rsidRPr="00B02CCC" w:rsidRDefault="00C772F8" w:rsidP="41757733">
            <w:pPr>
              <w:spacing w:before="0"/>
              <w:jc w:val="left"/>
              <w:rPr>
                <w:rFonts w:ascii="Calibri" w:hAnsi="Calibri"/>
                <w:sz w:val="16"/>
                <w:szCs w:val="16"/>
                <w:lang w:val="en-GB" w:eastAsia="en-GB"/>
              </w:rPr>
            </w:pPr>
          </w:p>
        </w:tc>
      </w:tr>
      <w:tr w:rsidR="00C772F8" w:rsidRPr="00B02CCC" w14:paraId="2B2FC224"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441679F"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Structure</w:t>
            </w:r>
          </w:p>
        </w:tc>
        <w:tc>
          <w:tcPr>
            <w:tcW w:w="0" w:type="auto"/>
            <w:tcBorders>
              <w:top w:val="nil"/>
              <w:left w:val="nil"/>
              <w:bottom w:val="single" w:sz="4" w:space="0" w:color="16365C"/>
              <w:right w:val="single" w:sz="4" w:space="0" w:color="16365C"/>
            </w:tcBorders>
            <w:shd w:val="clear" w:color="auto" w:fill="auto"/>
            <w:noWrap/>
            <w:vAlign w:val="center"/>
            <w:hideMark/>
          </w:tcPr>
          <w:p w14:paraId="5C30F39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ZFI_S_EPAY_BLOCK_SEARCH</w:t>
            </w:r>
          </w:p>
        </w:tc>
        <w:tc>
          <w:tcPr>
            <w:tcW w:w="0" w:type="auto"/>
            <w:tcBorders>
              <w:top w:val="nil"/>
              <w:left w:val="nil"/>
              <w:bottom w:val="single" w:sz="4" w:space="0" w:color="16365C"/>
              <w:right w:val="single" w:sz="4" w:space="0" w:color="16365C"/>
            </w:tcBorders>
            <w:shd w:val="clear" w:color="auto" w:fill="auto"/>
            <w:noWrap/>
            <w:vAlign w:val="center"/>
            <w:hideMark/>
          </w:tcPr>
          <w:p w14:paraId="5CFD9D81" w14:textId="711FDAB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89039CE" w14:textId="6E15BE45"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0064272" w14:textId="53315494" w:rsidR="00C772F8" w:rsidRPr="00B02CCC" w:rsidRDefault="00C772F8" w:rsidP="41757733">
            <w:pPr>
              <w:spacing w:before="0"/>
              <w:jc w:val="left"/>
              <w:rPr>
                <w:rFonts w:ascii="Calibri" w:hAnsi="Calibri"/>
                <w:sz w:val="16"/>
                <w:szCs w:val="16"/>
                <w:lang w:val="en-GB" w:eastAsia="en-GB"/>
              </w:rPr>
            </w:pPr>
          </w:p>
        </w:tc>
      </w:tr>
      <w:tr w:rsidR="00C772F8" w:rsidRPr="00B02CCC" w14:paraId="537ACEF7"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237B7CB"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Structure</w:t>
            </w:r>
          </w:p>
        </w:tc>
        <w:tc>
          <w:tcPr>
            <w:tcW w:w="0" w:type="auto"/>
            <w:tcBorders>
              <w:top w:val="nil"/>
              <w:left w:val="nil"/>
              <w:bottom w:val="single" w:sz="4" w:space="0" w:color="16365C"/>
              <w:right w:val="single" w:sz="4" w:space="0" w:color="16365C"/>
            </w:tcBorders>
            <w:shd w:val="clear" w:color="auto" w:fill="auto"/>
            <w:noWrap/>
            <w:vAlign w:val="center"/>
            <w:hideMark/>
          </w:tcPr>
          <w:p w14:paraId="0E92C2F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ZFI_S_EPAY_COCKPIT_LIST</w:t>
            </w:r>
          </w:p>
        </w:tc>
        <w:tc>
          <w:tcPr>
            <w:tcW w:w="0" w:type="auto"/>
            <w:tcBorders>
              <w:top w:val="nil"/>
              <w:left w:val="nil"/>
              <w:bottom w:val="single" w:sz="4" w:space="0" w:color="16365C"/>
              <w:right w:val="single" w:sz="4" w:space="0" w:color="16365C"/>
            </w:tcBorders>
            <w:shd w:val="clear" w:color="auto" w:fill="auto"/>
            <w:noWrap/>
            <w:vAlign w:val="center"/>
            <w:hideMark/>
          </w:tcPr>
          <w:p w14:paraId="2F4F0807" w14:textId="268680D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5F3BD27" w14:textId="11089D9B"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72AC3504" w14:textId="12930852" w:rsidR="00C772F8" w:rsidRPr="00B02CCC" w:rsidRDefault="00C772F8" w:rsidP="41757733">
            <w:pPr>
              <w:spacing w:before="0"/>
              <w:jc w:val="left"/>
              <w:rPr>
                <w:rFonts w:ascii="Calibri" w:hAnsi="Calibri"/>
                <w:sz w:val="16"/>
                <w:szCs w:val="16"/>
                <w:lang w:val="en-GB" w:eastAsia="en-GB"/>
              </w:rPr>
            </w:pPr>
          </w:p>
        </w:tc>
      </w:tr>
      <w:tr w:rsidR="00C772F8" w:rsidRPr="00B02CCC" w14:paraId="65840D76"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962C4F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Structure</w:t>
            </w:r>
          </w:p>
        </w:tc>
        <w:tc>
          <w:tcPr>
            <w:tcW w:w="0" w:type="auto"/>
            <w:tcBorders>
              <w:top w:val="nil"/>
              <w:left w:val="nil"/>
              <w:bottom w:val="single" w:sz="4" w:space="0" w:color="16365C"/>
              <w:right w:val="single" w:sz="4" w:space="0" w:color="16365C"/>
            </w:tcBorders>
            <w:shd w:val="clear" w:color="auto" w:fill="auto"/>
            <w:noWrap/>
            <w:vAlign w:val="center"/>
            <w:hideMark/>
          </w:tcPr>
          <w:p w14:paraId="4D2A9BB5"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ZFI_S_PAYREQ_SC</w:t>
            </w:r>
          </w:p>
        </w:tc>
        <w:tc>
          <w:tcPr>
            <w:tcW w:w="0" w:type="auto"/>
            <w:tcBorders>
              <w:top w:val="nil"/>
              <w:left w:val="nil"/>
              <w:bottom w:val="single" w:sz="4" w:space="0" w:color="16365C"/>
              <w:right w:val="single" w:sz="4" w:space="0" w:color="16365C"/>
            </w:tcBorders>
            <w:shd w:val="clear" w:color="auto" w:fill="auto"/>
            <w:noWrap/>
            <w:vAlign w:val="center"/>
            <w:hideMark/>
          </w:tcPr>
          <w:p w14:paraId="76A44B23"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17E37C7F"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0D2BD481" w14:textId="31DB341D"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532EEECD"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605555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Structure</w:t>
            </w:r>
          </w:p>
        </w:tc>
        <w:tc>
          <w:tcPr>
            <w:tcW w:w="0" w:type="auto"/>
            <w:tcBorders>
              <w:top w:val="nil"/>
              <w:left w:val="nil"/>
              <w:bottom w:val="single" w:sz="4" w:space="0" w:color="16365C"/>
              <w:right w:val="single" w:sz="4" w:space="0" w:color="16365C"/>
            </w:tcBorders>
            <w:shd w:val="clear" w:color="auto" w:fill="auto"/>
            <w:noWrap/>
            <w:vAlign w:val="center"/>
            <w:hideMark/>
          </w:tcPr>
          <w:p w14:paraId="65A7AC8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ZFI_S_PAYREQ_SC_ITEM</w:t>
            </w:r>
          </w:p>
        </w:tc>
        <w:tc>
          <w:tcPr>
            <w:tcW w:w="0" w:type="auto"/>
            <w:tcBorders>
              <w:top w:val="nil"/>
              <w:left w:val="nil"/>
              <w:bottom w:val="single" w:sz="4" w:space="0" w:color="16365C"/>
              <w:right w:val="single" w:sz="4" w:space="0" w:color="16365C"/>
            </w:tcBorders>
            <w:shd w:val="clear" w:color="auto" w:fill="auto"/>
            <w:noWrap/>
            <w:vAlign w:val="center"/>
            <w:hideMark/>
          </w:tcPr>
          <w:p w14:paraId="6C932457"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63E60142"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09CB314C" w14:textId="1A6A7663"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1B07CE3F"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A8BFF2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Structure</w:t>
            </w:r>
          </w:p>
        </w:tc>
        <w:tc>
          <w:tcPr>
            <w:tcW w:w="0" w:type="auto"/>
            <w:tcBorders>
              <w:top w:val="nil"/>
              <w:left w:val="nil"/>
              <w:bottom w:val="single" w:sz="4" w:space="0" w:color="16365C"/>
              <w:right w:val="single" w:sz="4" w:space="0" w:color="16365C"/>
            </w:tcBorders>
            <w:shd w:val="clear" w:color="auto" w:fill="auto"/>
            <w:noWrap/>
            <w:vAlign w:val="center"/>
            <w:hideMark/>
          </w:tcPr>
          <w:p w14:paraId="77C9068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ZBBPS_ATTACH</w:t>
            </w:r>
          </w:p>
        </w:tc>
        <w:tc>
          <w:tcPr>
            <w:tcW w:w="0" w:type="auto"/>
            <w:tcBorders>
              <w:top w:val="nil"/>
              <w:left w:val="nil"/>
              <w:bottom w:val="single" w:sz="4" w:space="0" w:color="16365C"/>
              <w:right w:val="single" w:sz="4" w:space="0" w:color="16365C"/>
            </w:tcBorders>
            <w:shd w:val="clear" w:color="auto" w:fill="auto"/>
            <w:noWrap/>
            <w:vAlign w:val="center"/>
            <w:hideMark/>
          </w:tcPr>
          <w:p w14:paraId="760BAD06"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8F9AC80"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5D5B84F0" w14:textId="014C80B2" w:rsidR="00C772F8" w:rsidRPr="00B02CCC" w:rsidRDefault="00C772F8" w:rsidP="41757733">
            <w:pPr>
              <w:spacing w:before="0"/>
              <w:jc w:val="left"/>
              <w:rPr>
                <w:rFonts w:ascii="Calibri" w:hAnsi="Calibri"/>
                <w:sz w:val="16"/>
                <w:szCs w:val="16"/>
                <w:lang w:val="en-GB" w:eastAsia="en-GB"/>
              </w:rPr>
            </w:pPr>
          </w:p>
        </w:tc>
      </w:tr>
      <w:tr w:rsidR="00622F5F" w:rsidRPr="00B02CCC" w14:paraId="71484E82"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tcPr>
          <w:p w14:paraId="62E67A15" w14:textId="6C2C3B78" w:rsidR="00622F5F" w:rsidRPr="00B02CCC" w:rsidRDefault="00622F5F"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lastRenderedPageBreak/>
              <w:t>Structure</w:t>
            </w:r>
          </w:p>
        </w:tc>
        <w:tc>
          <w:tcPr>
            <w:tcW w:w="0" w:type="auto"/>
            <w:tcBorders>
              <w:top w:val="nil"/>
              <w:left w:val="nil"/>
              <w:bottom w:val="single" w:sz="4" w:space="0" w:color="16365C"/>
              <w:right w:val="single" w:sz="4" w:space="0" w:color="16365C"/>
            </w:tcBorders>
            <w:shd w:val="clear" w:color="auto" w:fill="auto"/>
            <w:noWrap/>
            <w:vAlign w:val="center"/>
          </w:tcPr>
          <w:p w14:paraId="3EE651D8" w14:textId="178C7FE0" w:rsidR="00622F5F" w:rsidRPr="00B02CCC" w:rsidRDefault="00622F5F"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ZFI_PDS_SC_ITEM_D</w:t>
            </w:r>
          </w:p>
        </w:tc>
        <w:tc>
          <w:tcPr>
            <w:tcW w:w="0" w:type="auto"/>
            <w:tcBorders>
              <w:top w:val="nil"/>
              <w:left w:val="nil"/>
              <w:bottom w:val="single" w:sz="4" w:space="0" w:color="16365C"/>
              <w:right w:val="single" w:sz="4" w:space="0" w:color="16365C"/>
            </w:tcBorders>
            <w:shd w:val="clear" w:color="auto" w:fill="auto"/>
            <w:noWrap/>
            <w:vAlign w:val="center"/>
          </w:tcPr>
          <w:p w14:paraId="24DE999F" w14:textId="04126F33" w:rsidR="00622F5F" w:rsidRPr="00B02CCC" w:rsidRDefault="00622F5F"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AB82D8D" w14:textId="77777777" w:rsidR="00622F5F" w:rsidRPr="00B02CCC" w:rsidRDefault="00622F5F" w:rsidP="41757733">
            <w:pPr>
              <w:spacing w:before="0"/>
              <w:jc w:val="center"/>
              <w:rPr>
                <w:rFonts w:ascii="Calibri" w:eastAsia="Calibri" w:hAnsi="Calibri" w:cs="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56B823F5" w14:textId="393613D0" w:rsidR="00622F5F" w:rsidRPr="00B02CCC" w:rsidRDefault="00622F5F" w:rsidP="41757733">
            <w:pPr>
              <w:spacing w:before="0"/>
              <w:jc w:val="left"/>
              <w:rPr>
                <w:rFonts w:ascii="Calibri" w:hAnsi="Calibri"/>
                <w:sz w:val="16"/>
                <w:szCs w:val="16"/>
                <w:lang w:val="en-GB" w:eastAsia="en-GB"/>
              </w:rPr>
            </w:pPr>
          </w:p>
        </w:tc>
      </w:tr>
      <w:tr w:rsidR="00C772F8" w:rsidRPr="00B02CCC" w14:paraId="334648EE"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57FFF5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w:t>
            </w:r>
          </w:p>
        </w:tc>
        <w:tc>
          <w:tcPr>
            <w:tcW w:w="0" w:type="auto"/>
            <w:tcBorders>
              <w:top w:val="nil"/>
              <w:left w:val="nil"/>
              <w:bottom w:val="single" w:sz="4" w:space="0" w:color="16365C"/>
              <w:right w:val="single" w:sz="4" w:space="0" w:color="16365C"/>
            </w:tcBorders>
            <w:shd w:val="clear" w:color="auto" w:fill="auto"/>
            <w:noWrap/>
            <w:vAlign w:val="center"/>
            <w:hideMark/>
          </w:tcPr>
          <w:p w14:paraId="6A724AEB"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ZFI_EPAY_BLOCK_H</w:t>
            </w:r>
          </w:p>
        </w:tc>
        <w:tc>
          <w:tcPr>
            <w:tcW w:w="0" w:type="auto"/>
            <w:tcBorders>
              <w:top w:val="nil"/>
              <w:left w:val="nil"/>
              <w:bottom w:val="single" w:sz="4" w:space="0" w:color="16365C"/>
              <w:right w:val="single" w:sz="4" w:space="0" w:color="16365C"/>
            </w:tcBorders>
            <w:shd w:val="clear" w:color="auto" w:fill="auto"/>
            <w:noWrap/>
            <w:vAlign w:val="center"/>
            <w:hideMark/>
          </w:tcPr>
          <w:p w14:paraId="3DB115AD" w14:textId="2DB2F06E"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4D9974CC" w14:textId="44BE801B"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1322A5FB" w14:textId="6EF1E023" w:rsidR="00C772F8" w:rsidRPr="00B02CCC" w:rsidRDefault="00C772F8" w:rsidP="41757733">
            <w:pPr>
              <w:spacing w:before="0"/>
              <w:jc w:val="left"/>
              <w:rPr>
                <w:rFonts w:ascii="Calibri" w:hAnsi="Calibri"/>
                <w:sz w:val="16"/>
                <w:szCs w:val="16"/>
                <w:lang w:val="en-GB" w:eastAsia="en-GB"/>
              </w:rPr>
            </w:pPr>
          </w:p>
        </w:tc>
      </w:tr>
      <w:tr w:rsidR="00C772F8" w:rsidRPr="00B02CCC" w14:paraId="2EB290BC"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A68958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w:t>
            </w:r>
          </w:p>
        </w:tc>
        <w:tc>
          <w:tcPr>
            <w:tcW w:w="0" w:type="auto"/>
            <w:tcBorders>
              <w:top w:val="nil"/>
              <w:left w:val="nil"/>
              <w:bottom w:val="single" w:sz="4" w:space="0" w:color="16365C"/>
              <w:right w:val="single" w:sz="4" w:space="0" w:color="16365C"/>
            </w:tcBorders>
            <w:shd w:val="clear" w:color="auto" w:fill="auto"/>
            <w:noWrap/>
            <w:vAlign w:val="center"/>
            <w:hideMark/>
          </w:tcPr>
          <w:p w14:paraId="093CFEF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ZFI_EPAY_BLOCK_I</w:t>
            </w:r>
          </w:p>
        </w:tc>
        <w:tc>
          <w:tcPr>
            <w:tcW w:w="0" w:type="auto"/>
            <w:tcBorders>
              <w:top w:val="nil"/>
              <w:left w:val="nil"/>
              <w:bottom w:val="single" w:sz="4" w:space="0" w:color="16365C"/>
              <w:right w:val="single" w:sz="4" w:space="0" w:color="16365C"/>
            </w:tcBorders>
            <w:shd w:val="clear" w:color="auto" w:fill="auto"/>
            <w:noWrap/>
            <w:vAlign w:val="center"/>
            <w:hideMark/>
          </w:tcPr>
          <w:p w14:paraId="040DEF93" w14:textId="5B4564F9"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5AC8377" w14:textId="103F8425"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63C3462" w14:textId="503096C0" w:rsidR="00C772F8" w:rsidRPr="00B02CCC" w:rsidRDefault="00C772F8" w:rsidP="41757733">
            <w:pPr>
              <w:spacing w:before="0"/>
              <w:jc w:val="left"/>
              <w:rPr>
                <w:rFonts w:ascii="Calibri" w:hAnsi="Calibri"/>
                <w:sz w:val="16"/>
                <w:szCs w:val="16"/>
                <w:lang w:val="en-GB" w:eastAsia="en-GB"/>
              </w:rPr>
            </w:pPr>
          </w:p>
        </w:tc>
      </w:tr>
      <w:tr w:rsidR="00C772F8" w:rsidRPr="00B02CCC" w14:paraId="7D547AEB"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3673CD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 Type</w:t>
            </w:r>
          </w:p>
        </w:tc>
        <w:tc>
          <w:tcPr>
            <w:tcW w:w="0" w:type="auto"/>
            <w:tcBorders>
              <w:top w:val="nil"/>
              <w:left w:val="nil"/>
              <w:bottom w:val="single" w:sz="4" w:space="0" w:color="16365C"/>
              <w:right w:val="single" w:sz="4" w:space="0" w:color="16365C"/>
            </w:tcBorders>
            <w:shd w:val="clear" w:color="auto" w:fill="auto"/>
            <w:noWrap/>
            <w:vAlign w:val="center"/>
            <w:hideMark/>
          </w:tcPr>
          <w:p w14:paraId="7A94BA18" w14:textId="77777777" w:rsidR="00C772F8" w:rsidRPr="00063ED5" w:rsidRDefault="41757733" w:rsidP="41757733">
            <w:pPr>
              <w:spacing w:before="0"/>
              <w:jc w:val="left"/>
              <w:rPr>
                <w:rFonts w:ascii="Calibri" w:eastAsia="Calibri" w:hAnsi="Calibri" w:cs="Calibri"/>
                <w:sz w:val="16"/>
                <w:szCs w:val="16"/>
                <w:lang w:val="fr-BE" w:eastAsia="en-GB"/>
              </w:rPr>
            </w:pPr>
            <w:r w:rsidRPr="00063ED5">
              <w:rPr>
                <w:rFonts w:ascii="Calibri" w:eastAsia="Calibri" w:hAnsi="Calibri" w:cs="Calibri"/>
                <w:sz w:val="16"/>
                <w:szCs w:val="16"/>
                <w:lang w:val="fr-BE" w:eastAsia="en-GB"/>
              </w:rPr>
              <w:t>ZFI_T_PAYREQ_SC_ITEM</w:t>
            </w:r>
          </w:p>
        </w:tc>
        <w:tc>
          <w:tcPr>
            <w:tcW w:w="0" w:type="auto"/>
            <w:tcBorders>
              <w:top w:val="nil"/>
              <w:left w:val="nil"/>
              <w:bottom w:val="single" w:sz="4" w:space="0" w:color="16365C"/>
              <w:right w:val="single" w:sz="4" w:space="0" w:color="16365C"/>
            </w:tcBorders>
            <w:shd w:val="clear" w:color="auto" w:fill="auto"/>
            <w:noWrap/>
            <w:vAlign w:val="center"/>
            <w:hideMark/>
          </w:tcPr>
          <w:p w14:paraId="36B43650"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A945DD3"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68E03B6C" w14:textId="731428AD" w:rsidR="00C772F8" w:rsidRPr="00B02CCC" w:rsidRDefault="00C772F8" w:rsidP="41757733">
            <w:pPr>
              <w:spacing w:before="0"/>
              <w:jc w:val="left"/>
              <w:rPr>
                <w:rFonts w:ascii="Calibri" w:hAnsi="Calibri"/>
                <w:sz w:val="16"/>
                <w:szCs w:val="16"/>
                <w:lang w:val="en-GB" w:eastAsia="en-GB"/>
              </w:rPr>
            </w:pPr>
          </w:p>
        </w:tc>
      </w:tr>
      <w:tr w:rsidR="00C772F8" w:rsidRPr="00B02CCC" w14:paraId="32228BC1"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CFC7DA9"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 Type</w:t>
            </w:r>
          </w:p>
        </w:tc>
        <w:tc>
          <w:tcPr>
            <w:tcW w:w="0" w:type="auto"/>
            <w:tcBorders>
              <w:top w:val="nil"/>
              <w:left w:val="nil"/>
              <w:bottom w:val="single" w:sz="4" w:space="0" w:color="16365C"/>
              <w:right w:val="single" w:sz="4" w:space="0" w:color="16365C"/>
            </w:tcBorders>
            <w:shd w:val="clear" w:color="auto" w:fill="auto"/>
            <w:noWrap/>
            <w:vAlign w:val="center"/>
            <w:hideMark/>
          </w:tcPr>
          <w:p w14:paraId="6D6D92A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ZBBPS_ATTACH_T</w:t>
            </w:r>
          </w:p>
        </w:tc>
        <w:tc>
          <w:tcPr>
            <w:tcW w:w="0" w:type="auto"/>
            <w:tcBorders>
              <w:top w:val="nil"/>
              <w:left w:val="nil"/>
              <w:bottom w:val="single" w:sz="4" w:space="0" w:color="16365C"/>
              <w:right w:val="single" w:sz="4" w:space="0" w:color="16365C"/>
            </w:tcBorders>
            <w:shd w:val="clear" w:color="auto" w:fill="auto"/>
            <w:noWrap/>
            <w:vAlign w:val="center"/>
            <w:hideMark/>
          </w:tcPr>
          <w:p w14:paraId="1F9F53AE"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E59F362"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1BDAC0C8" w14:textId="67696863" w:rsidR="00C772F8" w:rsidRPr="00B02CCC" w:rsidRDefault="00C772F8" w:rsidP="41757733">
            <w:pPr>
              <w:spacing w:before="0"/>
              <w:jc w:val="left"/>
              <w:rPr>
                <w:rFonts w:ascii="Calibri" w:hAnsi="Calibri"/>
                <w:sz w:val="16"/>
                <w:szCs w:val="16"/>
                <w:lang w:val="en-GB" w:eastAsia="en-GB"/>
              </w:rPr>
            </w:pPr>
          </w:p>
        </w:tc>
      </w:tr>
      <w:tr w:rsidR="00C772F8" w:rsidRPr="00B02CCC" w14:paraId="363648F3"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2582F7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 Type</w:t>
            </w:r>
          </w:p>
        </w:tc>
        <w:tc>
          <w:tcPr>
            <w:tcW w:w="0" w:type="auto"/>
            <w:tcBorders>
              <w:top w:val="nil"/>
              <w:left w:val="nil"/>
              <w:bottom w:val="single" w:sz="4" w:space="0" w:color="16365C"/>
              <w:right w:val="single" w:sz="4" w:space="0" w:color="16365C"/>
            </w:tcBorders>
            <w:shd w:val="clear" w:color="auto" w:fill="auto"/>
            <w:noWrap/>
            <w:vAlign w:val="center"/>
            <w:hideMark/>
          </w:tcPr>
          <w:p w14:paraId="3C211B6E"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ZFI_TT_BLK_STATUS_RANGE</w:t>
            </w:r>
          </w:p>
        </w:tc>
        <w:tc>
          <w:tcPr>
            <w:tcW w:w="0" w:type="auto"/>
            <w:tcBorders>
              <w:top w:val="nil"/>
              <w:left w:val="nil"/>
              <w:bottom w:val="single" w:sz="4" w:space="0" w:color="16365C"/>
              <w:right w:val="single" w:sz="4" w:space="0" w:color="16365C"/>
            </w:tcBorders>
            <w:shd w:val="clear" w:color="auto" w:fill="auto"/>
            <w:noWrap/>
            <w:vAlign w:val="center"/>
            <w:hideMark/>
          </w:tcPr>
          <w:p w14:paraId="5D261DE8" w14:textId="6FBD313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A562A0C" w14:textId="48151604"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7697BCE3" w14:textId="51D67B66" w:rsidR="00C772F8" w:rsidRPr="00B02CCC" w:rsidRDefault="00C772F8" w:rsidP="41757733">
            <w:pPr>
              <w:spacing w:before="0"/>
              <w:jc w:val="left"/>
              <w:rPr>
                <w:rFonts w:ascii="Calibri" w:hAnsi="Calibri"/>
                <w:sz w:val="16"/>
                <w:szCs w:val="16"/>
                <w:lang w:val="en-GB" w:eastAsia="en-GB"/>
              </w:rPr>
            </w:pPr>
          </w:p>
        </w:tc>
      </w:tr>
      <w:tr w:rsidR="00C772F8" w:rsidRPr="00B02CCC" w14:paraId="40299488"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B996F1D"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 Type</w:t>
            </w:r>
          </w:p>
        </w:tc>
        <w:tc>
          <w:tcPr>
            <w:tcW w:w="0" w:type="auto"/>
            <w:tcBorders>
              <w:top w:val="nil"/>
              <w:left w:val="nil"/>
              <w:bottom w:val="single" w:sz="4" w:space="0" w:color="16365C"/>
              <w:right w:val="single" w:sz="4" w:space="0" w:color="16365C"/>
            </w:tcBorders>
            <w:shd w:val="clear" w:color="auto" w:fill="auto"/>
            <w:noWrap/>
            <w:vAlign w:val="center"/>
            <w:hideMark/>
          </w:tcPr>
          <w:p w14:paraId="2848876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ZFI_TT_EPAY_BLOCK_ITEM</w:t>
            </w:r>
          </w:p>
        </w:tc>
        <w:tc>
          <w:tcPr>
            <w:tcW w:w="0" w:type="auto"/>
            <w:tcBorders>
              <w:top w:val="nil"/>
              <w:left w:val="nil"/>
              <w:bottom w:val="single" w:sz="4" w:space="0" w:color="16365C"/>
              <w:right w:val="single" w:sz="4" w:space="0" w:color="16365C"/>
            </w:tcBorders>
            <w:shd w:val="clear" w:color="auto" w:fill="auto"/>
            <w:noWrap/>
            <w:vAlign w:val="center"/>
            <w:hideMark/>
          </w:tcPr>
          <w:p w14:paraId="017F220F" w14:textId="6BFA82F9"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54A504D" w14:textId="047F7D67"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EF74BF4" w14:textId="2C48E54D" w:rsidR="00C772F8" w:rsidRPr="00B02CCC" w:rsidRDefault="00C772F8" w:rsidP="41757733">
            <w:pPr>
              <w:spacing w:before="0"/>
              <w:jc w:val="left"/>
              <w:rPr>
                <w:rFonts w:ascii="Calibri" w:hAnsi="Calibri"/>
                <w:sz w:val="16"/>
                <w:szCs w:val="16"/>
                <w:lang w:val="en-GB" w:eastAsia="en-GB"/>
              </w:rPr>
            </w:pPr>
          </w:p>
        </w:tc>
      </w:tr>
      <w:tr w:rsidR="00C772F8" w:rsidRPr="00B02CCC" w14:paraId="67D5081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6340B85"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Table Type</w:t>
            </w:r>
          </w:p>
        </w:tc>
        <w:tc>
          <w:tcPr>
            <w:tcW w:w="0" w:type="auto"/>
            <w:tcBorders>
              <w:top w:val="nil"/>
              <w:left w:val="nil"/>
              <w:bottom w:val="single" w:sz="4" w:space="0" w:color="16365C"/>
              <w:right w:val="single" w:sz="4" w:space="0" w:color="16365C"/>
            </w:tcBorders>
            <w:shd w:val="clear" w:color="auto" w:fill="auto"/>
            <w:noWrap/>
            <w:vAlign w:val="center"/>
            <w:hideMark/>
          </w:tcPr>
          <w:p w14:paraId="65AA986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5CA56BE7" w14:textId="29FA7E1C"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51295781" w14:textId="09C4B9AA"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3A0EE0DB" w14:textId="03918E5F" w:rsidR="00C772F8" w:rsidRPr="00B02CCC" w:rsidRDefault="00C772F8" w:rsidP="41757733">
            <w:pPr>
              <w:spacing w:before="0"/>
              <w:jc w:val="left"/>
              <w:rPr>
                <w:rFonts w:ascii="Calibri" w:hAnsi="Calibri"/>
                <w:sz w:val="16"/>
                <w:szCs w:val="16"/>
                <w:lang w:val="en-GB" w:eastAsia="en-GB"/>
              </w:rPr>
            </w:pPr>
          </w:p>
        </w:tc>
      </w:tr>
      <w:tr w:rsidR="00C772F8" w:rsidRPr="00B02CCC" w14:paraId="789D4E9C"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2A49F6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Transaction</w:t>
            </w:r>
          </w:p>
        </w:tc>
        <w:tc>
          <w:tcPr>
            <w:tcW w:w="0" w:type="auto"/>
            <w:tcBorders>
              <w:top w:val="nil"/>
              <w:left w:val="nil"/>
              <w:bottom w:val="single" w:sz="4" w:space="0" w:color="16365C"/>
              <w:right w:val="single" w:sz="4" w:space="0" w:color="16365C"/>
            </w:tcBorders>
            <w:shd w:val="clear" w:color="auto" w:fill="auto"/>
            <w:noWrap/>
            <w:vAlign w:val="center"/>
            <w:hideMark/>
          </w:tcPr>
          <w:p w14:paraId="30849AC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ZFI_EPAY_COCKPIT</w:t>
            </w:r>
          </w:p>
        </w:tc>
        <w:tc>
          <w:tcPr>
            <w:tcW w:w="0" w:type="auto"/>
            <w:tcBorders>
              <w:top w:val="nil"/>
              <w:left w:val="nil"/>
              <w:bottom w:val="single" w:sz="4" w:space="0" w:color="16365C"/>
              <w:right w:val="single" w:sz="4" w:space="0" w:color="16365C"/>
            </w:tcBorders>
            <w:shd w:val="clear" w:color="auto" w:fill="auto"/>
            <w:noWrap/>
            <w:vAlign w:val="center"/>
            <w:hideMark/>
          </w:tcPr>
          <w:p w14:paraId="6A325BBE" w14:textId="5B1358CB"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8F6829C" w14:textId="104239C4"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13FD5472" w14:textId="020F8C5C" w:rsidR="00C772F8" w:rsidRPr="00B02CCC" w:rsidRDefault="00C772F8" w:rsidP="41757733">
            <w:pPr>
              <w:spacing w:before="0"/>
              <w:jc w:val="left"/>
              <w:rPr>
                <w:rFonts w:ascii="Calibri" w:hAnsi="Calibri"/>
                <w:sz w:val="16"/>
                <w:szCs w:val="16"/>
                <w:lang w:val="en-GB" w:eastAsia="en-GB"/>
              </w:rPr>
            </w:pPr>
          </w:p>
        </w:tc>
      </w:tr>
      <w:tr w:rsidR="00C772F8" w:rsidRPr="00B02CCC" w14:paraId="799DC54D"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5DDB58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Transaction</w:t>
            </w:r>
          </w:p>
        </w:tc>
        <w:tc>
          <w:tcPr>
            <w:tcW w:w="0" w:type="auto"/>
            <w:tcBorders>
              <w:top w:val="nil"/>
              <w:left w:val="nil"/>
              <w:bottom w:val="single" w:sz="4" w:space="0" w:color="16365C"/>
              <w:right w:val="single" w:sz="4" w:space="0" w:color="16365C"/>
            </w:tcBorders>
            <w:shd w:val="clear" w:color="auto" w:fill="auto"/>
            <w:noWrap/>
            <w:vAlign w:val="center"/>
            <w:hideMark/>
          </w:tcPr>
          <w:p w14:paraId="6589C373"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ZLTM_FI_EPAY_BLOCK</w:t>
            </w:r>
          </w:p>
        </w:tc>
        <w:tc>
          <w:tcPr>
            <w:tcW w:w="0" w:type="auto"/>
            <w:tcBorders>
              <w:top w:val="nil"/>
              <w:left w:val="nil"/>
              <w:bottom w:val="single" w:sz="4" w:space="0" w:color="16365C"/>
              <w:right w:val="single" w:sz="4" w:space="0" w:color="16365C"/>
            </w:tcBorders>
            <w:shd w:val="clear" w:color="auto" w:fill="auto"/>
            <w:noWrap/>
            <w:vAlign w:val="center"/>
            <w:hideMark/>
          </w:tcPr>
          <w:p w14:paraId="711BF096" w14:textId="57AEDBC2"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57E99437" w14:textId="6A318D39"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36E7E736" w14:textId="29886197" w:rsidR="00C772F8" w:rsidRPr="00B02CCC" w:rsidRDefault="00C772F8" w:rsidP="41757733">
            <w:pPr>
              <w:spacing w:before="0"/>
              <w:jc w:val="left"/>
              <w:rPr>
                <w:rFonts w:ascii="Calibri" w:hAnsi="Calibri"/>
                <w:sz w:val="16"/>
                <w:szCs w:val="16"/>
                <w:lang w:val="en-GB" w:eastAsia="en-GB"/>
              </w:rPr>
            </w:pPr>
          </w:p>
        </w:tc>
      </w:tr>
      <w:tr w:rsidR="00C772F8" w:rsidRPr="00B02CCC" w14:paraId="0ABA8751"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4A70E23"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Message Class</w:t>
            </w:r>
          </w:p>
        </w:tc>
        <w:tc>
          <w:tcPr>
            <w:tcW w:w="0" w:type="auto"/>
            <w:tcBorders>
              <w:top w:val="nil"/>
              <w:left w:val="nil"/>
              <w:bottom w:val="single" w:sz="4" w:space="0" w:color="16365C"/>
              <w:right w:val="single" w:sz="4" w:space="0" w:color="16365C"/>
            </w:tcBorders>
            <w:shd w:val="clear" w:color="auto" w:fill="auto"/>
            <w:noWrap/>
            <w:vAlign w:val="center"/>
            <w:hideMark/>
          </w:tcPr>
          <w:p w14:paraId="07D6359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ZFI_EPAY_BLOCK</w:t>
            </w:r>
          </w:p>
        </w:tc>
        <w:tc>
          <w:tcPr>
            <w:tcW w:w="0" w:type="auto"/>
            <w:tcBorders>
              <w:top w:val="nil"/>
              <w:left w:val="nil"/>
              <w:bottom w:val="single" w:sz="4" w:space="0" w:color="16365C"/>
              <w:right w:val="single" w:sz="4" w:space="0" w:color="16365C"/>
            </w:tcBorders>
            <w:shd w:val="clear" w:color="auto" w:fill="auto"/>
            <w:noWrap/>
            <w:vAlign w:val="center"/>
            <w:hideMark/>
          </w:tcPr>
          <w:p w14:paraId="3FD3031A" w14:textId="0A03A53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D2AD217" w14:textId="48E50857"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ECA8770" w14:textId="7014B239" w:rsidR="00C772F8" w:rsidRPr="00B02CCC" w:rsidRDefault="00C772F8" w:rsidP="41757733">
            <w:pPr>
              <w:spacing w:before="0"/>
              <w:jc w:val="left"/>
              <w:rPr>
                <w:rFonts w:ascii="Calibri" w:hAnsi="Calibri"/>
                <w:sz w:val="16"/>
                <w:szCs w:val="16"/>
                <w:lang w:val="en-GB" w:eastAsia="en-GB"/>
              </w:rPr>
            </w:pPr>
          </w:p>
        </w:tc>
      </w:tr>
      <w:tr w:rsidR="00C772F8" w:rsidRPr="00B02CCC" w14:paraId="4964AF7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0E5E7A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Group</w:t>
            </w:r>
          </w:p>
        </w:tc>
        <w:tc>
          <w:tcPr>
            <w:tcW w:w="0" w:type="auto"/>
            <w:tcBorders>
              <w:top w:val="nil"/>
              <w:left w:val="nil"/>
              <w:bottom w:val="single" w:sz="4" w:space="0" w:color="16365C"/>
              <w:right w:val="single" w:sz="4" w:space="0" w:color="16365C"/>
            </w:tcBorders>
            <w:shd w:val="clear" w:color="auto" w:fill="auto"/>
            <w:noWrap/>
            <w:vAlign w:val="center"/>
            <w:hideMark/>
          </w:tcPr>
          <w:p w14:paraId="7EF582A1"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ZMM_SRM_PAYREQ</w:t>
            </w:r>
          </w:p>
        </w:tc>
        <w:tc>
          <w:tcPr>
            <w:tcW w:w="0" w:type="auto"/>
            <w:tcBorders>
              <w:top w:val="nil"/>
              <w:left w:val="nil"/>
              <w:bottom w:val="single" w:sz="4" w:space="0" w:color="16365C"/>
              <w:right w:val="single" w:sz="4" w:space="0" w:color="16365C"/>
            </w:tcBorders>
            <w:shd w:val="clear" w:color="auto" w:fill="auto"/>
            <w:noWrap/>
            <w:vAlign w:val="center"/>
            <w:hideMark/>
          </w:tcPr>
          <w:p w14:paraId="2BA14FD4"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66803CDF"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60AC3471" w14:textId="650639C7"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7E56AFC2"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6AB341B"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60FAB02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ZMM_GET_PO_CTY_MAX_TAX_RATE</w:t>
            </w:r>
          </w:p>
        </w:tc>
        <w:tc>
          <w:tcPr>
            <w:tcW w:w="0" w:type="auto"/>
            <w:tcBorders>
              <w:top w:val="nil"/>
              <w:left w:val="nil"/>
              <w:bottom w:val="single" w:sz="4" w:space="0" w:color="16365C"/>
              <w:right w:val="single" w:sz="4" w:space="0" w:color="16365C"/>
            </w:tcBorders>
            <w:shd w:val="clear" w:color="auto" w:fill="auto"/>
            <w:noWrap/>
            <w:vAlign w:val="center"/>
            <w:hideMark/>
          </w:tcPr>
          <w:p w14:paraId="0C4562F3"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5CF1CB62"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431456E7" w14:textId="3AE377E9" w:rsidR="00C772F8" w:rsidRPr="00B02CCC" w:rsidRDefault="00C772F8" w:rsidP="41757733">
            <w:pPr>
              <w:spacing w:before="0"/>
              <w:jc w:val="left"/>
              <w:rPr>
                <w:rFonts w:ascii="Calibri" w:eastAsia="Calibri" w:hAnsi="Calibri" w:cs="Calibri"/>
                <w:sz w:val="16"/>
                <w:szCs w:val="16"/>
                <w:lang w:val="en-GB" w:eastAsia="en-GB"/>
              </w:rPr>
            </w:pPr>
          </w:p>
        </w:tc>
      </w:tr>
      <w:tr w:rsidR="00490318" w:rsidRPr="00B02CCC" w14:paraId="5BCE6BC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tcPr>
          <w:p w14:paraId="3D662EBB" w14:textId="2CF11510" w:rsidR="00490318" w:rsidRPr="00B02CCC" w:rsidRDefault="00490318"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tcPr>
          <w:p w14:paraId="141B88E3" w14:textId="441911E1" w:rsidR="00490318" w:rsidRPr="00B02CCC" w:rsidRDefault="00490318"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Z_FI_CONVERT_IBAN_2_BANK_ACCNT</w:t>
            </w:r>
          </w:p>
        </w:tc>
        <w:tc>
          <w:tcPr>
            <w:tcW w:w="0" w:type="auto"/>
            <w:tcBorders>
              <w:top w:val="nil"/>
              <w:left w:val="nil"/>
              <w:bottom w:val="single" w:sz="4" w:space="0" w:color="16365C"/>
              <w:right w:val="single" w:sz="4" w:space="0" w:color="16365C"/>
            </w:tcBorders>
            <w:shd w:val="clear" w:color="auto" w:fill="auto"/>
            <w:noWrap/>
            <w:vAlign w:val="center"/>
          </w:tcPr>
          <w:p w14:paraId="7F5F34D8" w14:textId="77777777" w:rsidR="00490318" w:rsidRPr="00B02CCC" w:rsidRDefault="0049031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27B2E25" w14:textId="05D00A3D" w:rsidR="00490318" w:rsidRPr="00B02CCC" w:rsidRDefault="00490318" w:rsidP="41757733">
            <w:pPr>
              <w:spacing w:before="0"/>
              <w:jc w:val="center"/>
              <w:rPr>
                <w:rFonts w:ascii="Calibri" w:eastAsia="Calibri" w:hAnsi="Calibri" w:cs="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4AA5F5AB" w14:textId="437BFFB5" w:rsidR="00490318" w:rsidRPr="00B02CCC" w:rsidRDefault="00490318" w:rsidP="41757733">
            <w:pPr>
              <w:spacing w:before="0"/>
              <w:jc w:val="left"/>
              <w:rPr>
                <w:rFonts w:ascii="Calibri" w:eastAsia="Calibri" w:hAnsi="Calibri" w:cs="Calibri"/>
                <w:sz w:val="16"/>
                <w:szCs w:val="16"/>
                <w:lang w:val="en-GB" w:eastAsia="en-GB"/>
              </w:rPr>
            </w:pPr>
          </w:p>
        </w:tc>
      </w:tr>
      <w:tr w:rsidR="00C772F8" w:rsidRPr="00B02CCC" w14:paraId="6F17BE3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EA1AF7E"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7BD6651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Z_FI_CUSTOMIZED_MESSAGE</w:t>
            </w:r>
          </w:p>
        </w:tc>
        <w:tc>
          <w:tcPr>
            <w:tcW w:w="0" w:type="auto"/>
            <w:tcBorders>
              <w:top w:val="nil"/>
              <w:left w:val="nil"/>
              <w:bottom w:val="single" w:sz="4" w:space="0" w:color="16365C"/>
              <w:right w:val="single" w:sz="4" w:space="0" w:color="16365C"/>
            </w:tcBorders>
            <w:shd w:val="clear" w:color="auto" w:fill="auto"/>
            <w:noWrap/>
            <w:vAlign w:val="center"/>
            <w:hideMark/>
          </w:tcPr>
          <w:p w14:paraId="6AF107E8"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BC9467E"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33A22950" w14:textId="070DA956"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72437E2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CE97A9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241072EF"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Z_FI_DETERMINE_DOC_TYP</w:t>
            </w:r>
          </w:p>
        </w:tc>
        <w:tc>
          <w:tcPr>
            <w:tcW w:w="0" w:type="auto"/>
            <w:tcBorders>
              <w:top w:val="nil"/>
              <w:left w:val="nil"/>
              <w:bottom w:val="single" w:sz="4" w:space="0" w:color="16365C"/>
              <w:right w:val="single" w:sz="4" w:space="0" w:color="16365C"/>
            </w:tcBorders>
            <w:shd w:val="clear" w:color="auto" w:fill="auto"/>
            <w:noWrap/>
            <w:vAlign w:val="center"/>
            <w:hideMark/>
          </w:tcPr>
          <w:p w14:paraId="2615F558"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372057D"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3849620E" w14:textId="3225EEE8"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19B65455"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24BEB4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558CAF9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Z_FI_DUPLICATE_INVOICE_CHECK</w:t>
            </w:r>
          </w:p>
        </w:tc>
        <w:tc>
          <w:tcPr>
            <w:tcW w:w="0" w:type="auto"/>
            <w:tcBorders>
              <w:top w:val="nil"/>
              <w:left w:val="nil"/>
              <w:bottom w:val="single" w:sz="4" w:space="0" w:color="16365C"/>
              <w:right w:val="single" w:sz="4" w:space="0" w:color="16365C"/>
            </w:tcBorders>
            <w:shd w:val="clear" w:color="auto" w:fill="auto"/>
            <w:noWrap/>
            <w:vAlign w:val="center"/>
            <w:hideMark/>
          </w:tcPr>
          <w:p w14:paraId="11384C28"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7CE6563"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04144C0D" w14:textId="744B09A1"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64F6910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2CE10E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366B4775" w14:textId="77777777" w:rsidR="00C772F8" w:rsidRPr="00063ED5" w:rsidRDefault="41757733" w:rsidP="41757733">
            <w:pPr>
              <w:spacing w:before="0"/>
              <w:jc w:val="left"/>
              <w:rPr>
                <w:rFonts w:ascii="Calibri" w:eastAsia="Calibri" w:hAnsi="Calibri" w:cs="Calibri"/>
                <w:sz w:val="16"/>
                <w:szCs w:val="16"/>
                <w:lang w:val="fr-BE" w:eastAsia="en-GB"/>
              </w:rPr>
            </w:pPr>
            <w:r w:rsidRPr="00063ED5">
              <w:rPr>
                <w:rFonts w:ascii="Calibri" w:eastAsia="Calibri" w:hAnsi="Calibri" w:cs="Calibri"/>
                <w:sz w:val="16"/>
                <w:szCs w:val="16"/>
                <w:lang w:val="fr-BE" w:eastAsia="en-GB"/>
              </w:rPr>
              <w:t>Z_FI_PAYREQ_F4_BVTYP</w:t>
            </w:r>
          </w:p>
        </w:tc>
        <w:tc>
          <w:tcPr>
            <w:tcW w:w="0" w:type="auto"/>
            <w:tcBorders>
              <w:top w:val="nil"/>
              <w:left w:val="nil"/>
              <w:bottom w:val="single" w:sz="4" w:space="0" w:color="16365C"/>
              <w:right w:val="single" w:sz="4" w:space="0" w:color="16365C"/>
            </w:tcBorders>
            <w:shd w:val="clear" w:color="auto" w:fill="auto"/>
            <w:noWrap/>
            <w:vAlign w:val="center"/>
            <w:hideMark/>
          </w:tcPr>
          <w:p w14:paraId="4CA12FAB"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5EAE8DA2"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697C69DF" w14:textId="7DBD4D09"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678B0F5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226FE3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0CF3EFD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Z_FI_PAYREQ_SRMF4_PAYMETHOD</w:t>
            </w:r>
          </w:p>
        </w:tc>
        <w:tc>
          <w:tcPr>
            <w:tcW w:w="0" w:type="auto"/>
            <w:tcBorders>
              <w:top w:val="nil"/>
              <w:left w:val="nil"/>
              <w:bottom w:val="single" w:sz="4" w:space="0" w:color="16365C"/>
              <w:right w:val="single" w:sz="4" w:space="0" w:color="16365C"/>
            </w:tcBorders>
            <w:shd w:val="clear" w:color="auto" w:fill="auto"/>
            <w:noWrap/>
            <w:vAlign w:val="center"/>
            <w:hideMark/>
          </w:tcPr>
          <w:p w14:paraId="054576E9"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54EF6DA8"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004EBBE6" w14:textId="624153AB"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6BC143C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CD7691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4EE6CD2D"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Z_FI_PAYREQ_SRM_SC</w:t>
            </w:r>
          </w:p>
        </w:tc>
        <w:tc>
          <w:tcPr>
            <w:tcW w:w="0" w:type="auto"/>
            <w:tcBorders>
              <w:top w:val="nil"/>
              <w:left w:val="nil"/>
              <w:bottom w:val="single" w:sz="4" w:space="0" w:color="16365C"/>
              <w:right w:val="single" w:sz="4" w:space="0" w:color="16365C"/>
            </w:tcBorders>
            <w:shd w:val="clear" w:color="auto" w:fill="auto"/>
            <w:noWrap/>
            <w:vAlign w:val="center"/>
            <w:hideMark/>
          </w:tcPr>
          <w:p w14:paraId="075A17EF"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2654E479" w14:textId="55602207" w:rsidR="00C772F8" w:rsidRPr="00B02CCC" w:rsidRDefault="00C772F8" w:rsidP="41757733">
            <w:pPr>
              <w:spacing w:before="0"/>
              <w:jc w:val="center"/>
              <w:rPr>
                <w:rFonts w:ascii="Calibri" w:eastAsia="Calibri" w:hAnsi="Calibri" w:cs="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1CDB5B9" w14:textId="39CE99AB" w:rsidR="00C772F8" w:rsidRPr="00B02CCC" w:rsidRDefault="00C772F8" w:rsidP="001647E2">
            <w:pPr>
              <w:spacing w:before="0"/>
              <w:jc w:val="left"/>
              <w:rPr>
                <w:rFonts w:ascii="Calibri" w:eastAsia="Calibri" w:hAnsi="Calibri" w:cs="Calibri"/>
                <w:sz w:val="16"/>
                <w:szCs w:val="16"/>
                <w:lang w:val="en-GB" w:eastAsia="en-GB"/>
              </w:rPr>
            </w:pPr>
          </w:p>
        </w:tc>
      </w:tr>
      <w:tr w:rsidR="00C772F8" w:rsidRPr="00B02CCC" w14:paraId="3590437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0525E1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Group</w:t>
            </w:r>
          </w:p>
        </w:tc>
        <w:tc>
          <w:tcPr>
            <w:tcW w:w="0" w:type="auto"/>
            <w:tcBorders>
              <w:top w:val="nil"/>
              <w:left w:val="nil"/>
              <w:bottom w:val="single" w:sz="4" w:space="0" w:color="16365C"/>
              <w:right w:val="single" w:sz="4" w:space="0" w:color="16365C"/>
            </w:tcBorders>
            <w:shd w:val="clear" w:color="auto" w:fill="auto"/>
            <w:noWrap/>
            <w:vAlign w:val="center"/>
            <w:hideMark/>
          </w:tcPr>
          <w:p w14:paraId="22F0A419"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ZFI_1372_PAYMENT</w:t>
            </w:r>
          </w:p>
        </w:tc>
        <w:tc>
          <w:tcPr>
            <w:tcW w:w="0" w:type="auto"/>
            <w:tcBorders>
              <w:top w:val="nil"/>
              <w:left w:val="nil"/>
              <w:bottom w:val="single" w:sz="4" w:space="0" w:color="16365C"/>
              <w:right w:val="single" w:sz="4" w:space="0" w:color="16365C"/>
            </w:tcBorders>
            <w:shd w:val="clear" w:color="auto" w:fill="auto"/>
            <w:noWrap/>
            <w:vAlign w:val="center"/>
            <w:hideMark/>
          </w:tcPr>
          <w:p w14:paraId="04D423C9"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596D7B2F"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581B9782" w14:textId="1B815B0E"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18C8F1EA"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A794C59"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1A72F8E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Z_FI_1372_EXTEN_FIELDS_FRM_SRM</w:t>
            </w:r>
          </w:p>
        </w:tc>
        <w:tc>
          <w:tcPr>
            <w:tcW w:w="0" w:type="auto"/>
            <w:tcBorders>
              <w:top w:val="nil"/>
              <w:left w:val="nil"/>
              <w:bottom w:val="single" w:sz="4" w:space="0" w:color="16365C"/>
              <w:right w:val="single" w:sz="4" w:space="0" w:color="16365C"/>
            </w:tcBorders>
            <w:shd w:val="clear" w:color="auto" w:fill="auto"/>
            <w:noWrap/>
            <w:vAlign w:val="center"/>
            <w:hideMark/>
          </w:tcPr>
          <w:p w14:paraId="47C39873"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35BC4826"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1328A184" w14:textId="7EB220FF"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4CFDFDF4"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FF550E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312CD4C1"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Z_FI_1372_PYMT_POST_FROM_SRM</w:t>
            </w:r>
          </w:p>
        </w:tc>
        <w:tc>
          <w:tcPr>
            <w:tcW w:w="0" w:type="auto"/>
            <w:tcBorders>
              <w:top w:val="nil"/>
              <w:left w:val="nil"/>
              <w:bottom w:val="single" w:sz="4" w:space="0" w:color="16365C"/>
              <w:right w:val="single" w:sz="4" w:space="0" w:color="16365C"/>
            </w:tcBorders>
            <w:shd w:val="clear" w:color="auto" w:fill="auto"/>
            <w:noWrap/>
            <w:vAlign w:val="center"/>
            <w:hideMark/>
          </w:tcPr>
          <w:p w14:paraId="1FEAC443"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hideMark/>
          </w:tcPr>
          <w:p w14:paraId="0C77F125" w14:textId="77777777" w:rsidR="00C772F8" w:rsidRPr="00B02CCC" w:rsidRDefault="41757733"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c>
          <w:tcPr>
            <w:tcW w:w="0" w:type="auto"/>
            <w:tcBorders>
              <w:top w:val="nil"/>
              <w:left w:val="nil"/>
              <w:bottom w:val="single" w:sz="4" w:space="0" w:color="16365C"/>
              <w:right w:val="single" w:sz="4" w:space="0" w:color="16365C"/>
            </w:tcBorders>
            <w:shd w:val="clear" w:color="auto" w:fill="auto"/>
            <w:noWrap/>
            <w:vAlign w:val="center"/>
          </w:tcPr>
          <w:p w14:paraId="706AD1C2" w14:textId="12A8CD40"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7EE71CAF"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7046ADB"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Group</w:t>
            </w:r>
          </w:p>
        </w:tc>
        <w:tc>
          <w:tcPr>
            <w:tcW w:w="0" w:type="auto"/>
            <w:tcBorders>
              <w:top w:val="nil"/>
              <w:left w:val="nil"/>
              <w:bottom w:val="single" w:sz="4" w:space="0" w:color="16365C"/>
              <w:right w:val="single" w:sz="4" w:space="0" w:color="16365C"/>
            </w:tcBorders>
            <w:shd w:val="clear" w:color="auto" w:fill="auto"/>
            <w:noWrap/>
            <w:vAlign w:val="center"/>
            <w:hideMark/>
          </w:tcPr>
          <w:p w14:paraId="0F843F0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ZFI_EPAY_POST</w:t>
            </w:r>
          </w:p>
        </w:tc>
        <w:tc>
          <w:tcPr>
            <w:tcW w:w="0" w:type="auto"/>
            <w:tcBorders>
              <w:top w:val="nil"/>
              <w:left w:val="nil"/>
              <w:bottom w:val="single" w:sz="4" w:space="0" w:color="16365C"/>
              <w:right w:val="single" w:sz="4" w:space="0" w:color="16365C"/>
            </w:tcBorders>
            <w:shd w:val="clear" w:color="auto" w:fill="auto"/>
            <w:noWrap/>
            <w:vAlign w:val="center"/>
            <w:hideMark/>
          </w:tcPr>
          <w:p w14:paraId="5F71F555" w14:textId="157DCCA5"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31DDB444" w14:textId="1620A405"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1596E3F" w14:textId="70D6D867" w:rsidR="00C772F8" w:rsidRPr="00B02CCC" w:rsidRDefault="00C772F8" w:rsidP="41757733">
            <w:pPr>
              <w:spacing w:before="0"/>
              <w:jc w:val="left"/>
              <w:rPr>
                <w:rFonts w:ascii="Calibri" w:hAnsi="Calibri"/>
                <w:sz w:val="16"/>
                <w:szCs w:val="16"/>
                <w:lang w:val="en-GB" w:eastAsia="en-GB"/>
              </w:rPr>
            </w:pPr>
          </w:p>
        </w:tc>
      </w:tr>
      <w:tr w:rsidR="00C772F8" w:rsidRPr="00B02CCC" w14:paraId="3EFCADCF"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3444F7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Function Module</w:t>
            </w:r>
          </w:p>
        </w:tc>
        <w:tc>
          <w:tcPr>
            <w:tcW w:w="0" w:type="auto"/>
            <w:tcBorders>
              <w:top w:val="nil"/>
              <w:left w:val="nil"/>
              <w:bottom w:val="single" w:sz="4" w:space="0" w:color="16365C"/>
              <w:right w:val="single" w:sz="4" w:space="0" w:color="16365C"/>
            </w:tcBorders>
            <w:shd w:val="clear" w:color="auto" w:fill="auto"/>
            <w:noWrap/>
            <w:vAlign w:val="center"/>
            <w:hideMark/>
          </w:tcPr>
          <w:p w14:paraId="6EA8BB9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ZFI_EPAY_POST_TEMPLATE</w:t>
            </w:r>
          </w:p>
        </w:tc>
        <w:tc>
          <w:tcPr>
            <w:tcW w:w="0" w:type="auto"/>
            <w:tcBorders>
              <w:top w:val="nil"/>
              <w:left w:val="nil"/>
              <w:bottom w:val="single" w:sz="4" w:space="0" w:color="16365C"/>
              <w:right w:val="single" w:sz="4" w:space="0" w:color="16365C"/>
            </w:tcBorders>
            <w:shd w:val="clear" w:color="auto" w:fill="auto"/>
            <w:noWrap/>
            <w:vAlign w:val="center"/>
            <w:hideMark/>
          </w:tcPr>
          <w:p w14:paraId="5A30FD93" w14:textId="7D4111A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47CD508" w14:textId="444E4812"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4056B92" w14:textId="7D38E48B" w:rsidR="00C772F8" w:rsidRPr="00B02CCC" w:rsidRDefault="00C772F8" w:rsidP="41757733">
            <w:pPr>
              <w:spacing w:before="0"/>
              <w:jc w:val="left"/>
              <w:rPr>
                <w:rFonts w:ascii="Calibri" w:hAnsi="Calibri"/>
                <w:sz w:val="16"/>
                <w:szCs w:val="16"/>
                <w:lang w:val="en-GB" w:eastAsia="en-GB"/>
              </w:rPr>
            </w:pPr>
          </w:p>
        </w:tc>
      </w:tr>
      <w:tr w:rsidR="00C772F8" w:rsidRPr="00B02CCC" w14:paraId="12B90D7F"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68FC0C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Program</w:t>
            </w:r>
          </w:p>
        </w:tc>
        <w:tc>
          <w:tcPr>
            <w:tcW w:w="0" w:type="auto"/>
            <w:tcBorders>
              <w:top w:val="nil"/>
              <w:left w:val="nil"/>
              <w:bottom w:val="single" w:sz="4" w:space="0" w:color="16365C"/>
              <w:right w:val="single" w:sz="4" w:space="0" w:color="16365C"/>
            </w:tcBorders>
            <w:shd w:val="clear" w:color="auto" w:fill="auto"/>
            <w:noWrap/>
            <w:vAlign w:val="center"/>
            <w:hideMark/>
          </w:tcPr>
          <w:p w14:paraId="03E36C1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ZFI_EPAY_BLOCK_COCKPIT</w:t>
            </w:r>
          </w:p>
        </w:tc>
        <w:tc>
          <w:tcPr>
            <w:tcW w:w="0" w:type="auto"/>
            <w:tcBorders>
              <w:top w:val="nil"/>
              <w:left w:val="nil"/>
              <w:bottom w:val="single" w:sz="4" w:space="0" w:color="16365C"/>
              <w:right w:val="single" w:sz="4" w:space="0" w:color="16365C"/>
            </w:tcBorders>
            <w:shd w:val="clear" w:color="auto" w:fill="auto"/>
            <w:noWrap/>
            <w:vAlign w:val="center"/>
            <w:hideMark/>
          </w:tcPr>
          <w:p w14:paraId="46B5464D" w14:textId="35EE88DA"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3356E36C" w14:textId="1B04DA88"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75F6BD8" w14:textId="6BE29603" w:rsidR="00C772F8" w:rsidRPr="00B02CCC" w:rsidRDefault="00C772F8" w:rsidP="41757733">
            <w:pPr>
              <w:spacing w:before="0"/>
              <w:jc w:val="left"/>
              <w:rPr>
                <w:rFonts w:ascii="Calibri" w:hAnsi="Calibri"/>
                <w:sz w:val="16"/>
                <w:szCs w:val="16"/>
                <w:lang w:val="en-GB" w:eastAsia="en-GB"/>
              </w:rPr>
            </w:pPr>
          </w:p>
        </w:tc>
      </w:tr>
      <w:tr w:rsidR="00C772F8" w:rsidRPr="00B02CCC" w14:paraId="77432ACC"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047745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3045FD3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ZFI_EPAY_COCKPIT_F01</w:t>
            </w:r>
          </w:p>
        </w:tc>
        <w:tc>
          <w:tcPr>
            <w:tcW w:w="0" w:type="auto"/>
            <w:tcBorders>
              <w:top w:val="nil"/>
              <w:left w:val="nil"/>
              <w:bottom w:val="single" w:sz="4" w:space="0" w:color="16365C"/>
              <w:right w:val="single" w:sz="4" w:space="0" w:color="16365C"/>
            </w:tcBorders>
            <w:shd w:val="clear" w:color="auto" w:fill="auto"/>
            <w:noWrap/>
            <w:vAlign w:val="center"/>
            <w:hideMark/>
          </w:tcPr>
          <w:p w14:paraId="08105D96" w14:textId="244043E3"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6E2E9DA" w14:textId="507922F2"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7A325065" w14:textId="6EA1D50B" w:rsidR="00C772F8" w:rsidRPr="00B02CCC" w:rsidRDefault="00C772F8" w:rsidP="41757733">
            <w:pPr>
              <w:spacing w:before="0"/>
              <w:jc w:val="left"/>
              <w:rPr>
                <w:rFonts w:ascii="Calibri" w:hAnsi="Calibri"/>
                <w:sz w:val="16"/>
                <w:szCs w:val="16"/>
                <w:lang w:val="en-GB" w:eastAsia="en-GB"/>
              </w:rPr>
            </w:pPr>
          </w:p>
        </w:tc>
      </w:tr>
      <w:tr w:rsidR="00C772F8" w:rsidRPr="00B02CCC" w14:paraId="3D6E9293"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6CDDAE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0253C76F"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ZFI_EPAY_COCKPIT_PAI</w:t>
            </w:r>
          </w:p>
        </w:tc>
        <w:tc>
          <w:tcPr>
            <w:tcW w:w="0" w:type="auto"/>
            <w:tcBorders>
              <w:top w:val="nil"/>
              <w:left w:val="nil"/>
              <w:bottom w:val="single" w:sz="4" w:space="0" w:color="16365C"/>
              <w:right w:val="single" w:sz="4" w:space="0" w:color="16365C"/>
            </w:tcBorders>
            <w:shd w:val="clear" w:color="auto" w:fill="auto"/>
            <w:noWrap/>
            <w:vAlign w:val="center"/>
            <w:hideMark/>
          </w:tcPr>
          <w:p w14:paraId="631695EF" w14:textId="523E82B1"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482DCE5" w14:textId="4328A5E7"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5B6143B0" w14:textId="5176ECD3" w:rsidR="00C772F8" w:rsidRPr="00B02CCC" w:rsidRDefault="00C772F8" w:rsidP="41757733">
            <w:pPr>
              <w:spacing w:before="0"/>
              <w:jc w:val="left"/>
              <w:rPr>
                <w:rFonts w:ascii="Calibri" w:hAnsi="Calibri"/>
                <w:sz w:val="16"/>
                <w:szCs w:val="16"/>
                <w:lang w:val="en-GB" w:eastAsia="en-GB"/>
              </w:rPr>
            </w:pPr>
          </w:p>
        </w:tc>
      </w:tr>
      <w:tr w:rsidR="00C772F8" w:rsidRPr="00B02CCC" w14:paraId="5695DF63"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5F9F0D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709A117E"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ZFI_EPAY_COCKPIT_PBO</w:t>
            </w:r>
          </w:p>
        </w:tc>
        <w:tc>
          <w:tcPr>
            <w:tcW w:w="0" w:type="auto"/>
            <w:tcBorders>
              <w:top w:val="nil"/>
              <w:left w:val="nil"/>
              <w:bottom w:val="single" w:sz="4" w:space="0" w:color="16365C"/>
              <w:right w:val="single" w:sz="4" w:space="0" w:color="16365C"/>
            </w:tcBorders>
            <w:shd w:val="clear" w:color="auto" w:fill="auto"/>
            <w:noWrap/>
            <w:vAlign w:val="center"/>
            <w:hideMark/>
          </w:tcPr>
          <w:p w14:paraId="619E0C5A" w14:textId="09717473"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74CC306" w14:textId="608D17F9"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6E266FE" w14:textId="5A682ECC" w:rsidR="00C772F8" w:rsidRPr="00B02CCC" w:rsidRDefault="00C772F8" w:rsidP="41757733">
            <w:pPr>
              <w:spacing w:before="0"/>
              <w:jc w:val="left"/>
              <w:rPr>
                <w:rFonts w:ascii="Calibri" w:hAnsi="Calibri"/>
                <w:sz w:val="16"/>
                <w:szCs w:val="16"/>
                <w:lang w:val="en-GB" w:eastAsia="en-GB"/>
              </w:rPr>
            </w:pPr>
          </w:p>
        </w:tc>
      </w:tr>
      <w:tr w:rsidR="00C772F8" w:rsidRPr="00B02CCC" w14:paraId="5461201B"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EA7ACE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11A044B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ZFI_EPAY_COCKPIT_SEL</w:t>
            </w:r>
          </w:p>
        </w:tc>
        <w:tc>
          <w:tcPr>
            <w:tcW w:w="0" w:type="auto"/>
            <w:tcBorders>
              <w:top w:val="nil"/>
              <w:left w:val="nil"/>
              <w:bottom w:val="single" w:sz="4" w:space="0" w:color="16365C"/>
              <w:right w:val="single" w:sz="4" w:space="0" w:color="16365C"/>
            </w:tcBorders>
            <w:shd w:val="clear" w:color="auto" w:fill="auto"/>
            <w:noWrap/>
            <w:vAlign w:val="center"/>
            <w:hideMark/>
          </w:tcPr>
          <w:p w14:paraId="4C795941" w14:textId="1FDD8E24"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6661E99A" w14:textId="11A2B706"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554BB4BA" w14:textId="69D82146" w:rsidR="00C772F8" w:rsidRPr="00B02CCC" w:rsidRDefault="00C772F8" w:rsidP="41757733">
            <w:pPr>
              <w:spacing w:before="0"/>
              <w:jc w:val="left"/>
              <w:rPr>
                <w:rFonts w:ascii="Calibri" w:hAnsi="Calibri"/>
                <w:sz w:val="16"/>
                <w:szCs w:val="16"/>
                <w:lang w:val="en-GB" w:eastAsia="en-GB"/>
              </w:rPr>
            </w:pPr>
          </w:p>
        </w:tc>
      </w:tr>
      <w:tr w:rsidR="00C772F8" w:rsidRPr="00B02CCC" w14:paraId="13AF1CEF"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D19922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49090D61"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ZFI_EPAY_COCKPIT_TOP</w:t>
            </w:r>
          </w:p>
        </w:tc>
        <w:tc>
          <w:tcPr>
            <w:tcW w:w="0" w:type="auto"/>
            <w:tcBorders>
              <w:top w:val="nil"/>
              <w:left w:val="nil"/>
              <w:bottom w:val="single" w:sz="4" w:space="0" w:color="16365C"/>
              <w:right w:val="single" w:sz="4" w:space="0" w:color="16365C"/>
            </w:tcBorders>
            <w:shd w:val="clear" w:color="auto" w:fill="auto"/>
            <w:noWrap/>
            <w:vAlign w:val="center"/>
            <w:hideMark/>
          </w:tcPr>
          <w:p w14:paraId="7B531DF2" w14:textId="2A5420A5"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3EB0D9B4" w14:textId="78752E02"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19CB3EC" w14:textId="23815A1D" w:rsidR="00C772F8" w:rsidRPr="00B02CCC" w:rsidRDefault="00C772F8" w:rsidP="41757733">
            <w:pPr>
              <w:spacing w:before="0"/>
              <w:jc w:val="left"/>
              <w:rPr>
                <w:rFonts w:ascii="Calibri" w:hAnsi="Calibri"/>
                <w:sz w:val="16"/>
                <w:szCs w:val="16"/>
                <w:lang w:val="en-GB" w:eastAsia="en-GB"/>
              </w:rPr>
            </w:pPr>
          </w:p>
        </w:tc>
      </w:tr>
      <w:tr w:rsidR="0040013F" w:rsidRPr="00B02CCC" w14:paraId="22091DEB"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tcPr>
          <w:p w14:paraId="61085B13" w14:textId="7244D147" w:rsidR="0040013F" w:rsidRPr="00B02CCC" w:rsidRDefault="0040013F"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tcPr>
          <w:p w14:paraId="189AC843" w14:textId="15C10EF6" w:rsidR="0040013F" w:rsidRPr="00B02CCC" w:rsidRDefault="0040013F"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ZMM_SRM_PAYREQTOP</w:t>
            </w:r>
          </w:p>
        </w:tc>
        <w:tc>
          <w:tcPr>
            <w:tcW w:w="0" w:type="auto"/>
            <w:tcBorders>
              <w:top w:val="nil"/>
              <w:left w:val="nil"/>
              <w:bottom w:val="single" w:sz="4" w:space="0" w:color="16365C"/>
              <w:right w:val="single" w:sz="4" w:space="0" w:color="16365C"/>
            </w:tcBorders>
            <w:shd w:val="clear" w:color="auto" w:fill="auto"/>
            <w:noWrap/>
            <w:vAlign w:val="center"/>
          </w:tcPr>
          <w:p w14:paraId="05017C73" w14:textId="2A67A57F" w:rsidR="0040013F" w:rsidRPr="00B02CCC" w:rsidRDefault="0040013F"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50FED8B" w14:textId="77777777" w:rsidR="0040013F" w:rsidRPr="00B02CCC" w:rsidRDefault="0040013F"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F18B5F3" w14:textId="6B803C4C" w:rsidR="0040013F" w:rsidRPr="00B02CCC" w:rsidRDefault="0040013F" w:rsidP="41757733">
            <w:pPr>
              <w:spacing w:before="0"/>
              <w:jc w:val="left"/>
              <w:rPr>
                <w:rFonts w:ascii="Calibri" w:hAnsi="Calibri"/>
                <w:sz w:val="16"/>
                <w:szCs w:val="16"/>
                <w:lang w:val="en-GB" w:eastAsia="en-GB"/>
              </w:rPr>
            </w:pPr>
          </w:p>
        </w:tc>
      </w:tr>
      <w:tr w:rsidR="00C772F8" w:rsidRPr="00B02CCC" w14:paraId="41C18F53"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FF5B92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Program</w:t>
            </w:r>
          </w:p>
        </w:tc>
        <w:tc>
          <w:tcPr>
            <w:tcW w:w="0" w:type="auto"/>
            <w:tcBorders>
              <w:top w:val="nil"/>
              <w:left w:val="nil"/>
              <w:bottom w:val="single" w:sz="4" w:space="0" w:color="16365C"/>
              <w:right w:val="single" w:sz="4" w:space="0" w:color="16365C"/>
            </w:tcBorders>
            <w:shd w:val="clear" w:color="auto" w:fill="auto"/>
            <w:noWrap/>
            <w:vAlign w:val="center"/>
            <w:hideMark/>
          </w:tcPr>
          <w:p w14:paraId="50CC7C6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ZFI_EPAY_BLOCK_REMINDER</w:t>
            </w:r>
          </w:p>
        </w:tc>
        <w:tc>
          <w:tcPr>
            <w:tcW w:w="0" w:type="auto"/>
            <w:tcBorders>
              <w:top w:val="nil"/>
              <w:left w:val="nil"/>
              <w:bottom w:val="single" w:sz="4" w:space="0" w:color="16365C"/>
              <w:right w:val="single" w:sz="4" w:space="0" w:color="16365C"/>
            </w:tcBorders>
            <w:shd w:val="clear" w:color="auto" w:fill="auto"/>
            <w:noWrap/>
            <w:vAlign w:val="center"/>
            <w:hideMark/>
          </w:tcPr>
          <w:p w14:paraId="4FCCA16E" w14:textId="4272FB49"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859CD07" w14:textId="501F0366"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81B7E1B" w14:textId="346AE2A7" w:rsidR="00C772F8" w:rsidRPr="00B02CCC" w:rsidRDefault="00C772F8" w:rsidP="41757733">
            <w:pPr>
              <w:spacing w:before="0"/>
              <w:jc w:val="left"/>
              <w:rPr>
                <w:rFonts w:ascii="Calibri" w:hAnsi="Calibri"/>
                <w:sz w:val="16"/>
                <w:szCs w:val="16"/>
                <w:lang w:val="en-GB" w:eastAsia="en-GB"/>
              </w:rPr>
            </w:pPr>
          </w:p>
        </w:tc>
      </w:tr>
      <w:tr w:rsidR="00C772F8" w:rsidRPr="00B02CCC" w14:paraId="085AC4DB"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9A441DD"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6D7F8589"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ZFI_BLCK_REM_F01</w:t>
            </w:r>
          </w:p>
        </w:tc>
        <w:tc>
          <w:tcPr>
            <w:tcW w:w="0" w:type="auto"/>
            <w:tcBorders>
              <w:top w:val="nil"/>
              <w:left w:val="nil"/>
              <w:bottom w:val="single" w:sz="4" w:space="0" w:color="16365C"/>
              <w:right w:val="single" w:sz="4" w:space="0" w:color="16365C"/>
            </w:tcBorders>
            <w:shd w:val="clear" w:color="auto" w:fill="auto"/>
            <w:noWrap/>
            <w:vAlign w:val="center"/>
            <w:hideMark/>
          </w:tcPr>
          <w:p w14:paraId="5032D932" w14:textId="50D23EC3"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49C339E4" w14:textId="2CBEAF75"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190BACA" w14:textId="0385EB86" w:rsidR="00C772F8" w:rsidRPr="00B02CCC" w:rsidRDefault="00C772F8" w:rsidP="41757733">
            <w:pPr>
              <w:spacing w:before="0"/>
              <w:jc w:val="left"/>
              <w:rPr>
                <w:rFonts w:ascii="Calibri" w:hAnsi="Calibri"/>
                <w:sz w:val="16"/>
                <w:szCs w:val="16"/>
                <w:lang w:val="en-GB" w:eastAsia="en-GB"/>
              </w:rPr>
            </w:pPr>
          </w:p>
        </w:tc>
      </w:tr>
      <w:tr w:rsidR="00C772F8" w:rsidRPr="00B02CCC" w14:paraId="22892F27"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D3EC77F"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0C7826F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ZFI_BLCK_REM_SEL</w:t>
            </w:r>
          </w:p>
        </w:tc>
        <w:tc>
          <w:tcPr>
            <w:tcW w:w="0" w:type="auto"/>
            <w:tcBorders>
              <w:top w:val="nil"/>
              <w:left w:val="nil"/>
              <w:bottom w:val="single" w:sz="4" w:space="0" w:color="16365C"/>
              <w:right w:val="single" w:sz="4" w:space="0" w:color="16365C"/>
            </w:tcBorders>
            <w:shd w:val="clear" w:color="auto" w:fill="auto"/>
            <w:noWrap/>
            <w:vAlign w:val="center"/>
            <w:hideMark/>
          </w:tcPr>
          <w:p w14:paraId="787C4ED6" w14:textId="2A5DF592"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53E957E9" w14:textId="71A2A240"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39DE5C56" w14:textId="43A938C4" w:rsidR="00C772F8" w:rsidRPr="00B02CCC" w:rsidRDefault="00C772F8" w:rsidP="41757733">
            <w:pPr>
              <w:spacing w:before="0"/>
              <w:jc w:val="left"/>
              <w:rPr>
                <w:rFonts w:ascii="Calibri" w:hAnsi="Calibri"/>
                <w:sz w:val="16"/>
                <w:szCs w:val="16"/>
                <w:lang w:val="en-GB" w:eastAsia="en-GB"/>
              </w:rPr>
            </w:pPr>
          </w:p>
        </w:tc>
      </w:tr>
      <w:tr w:rsidR="00C772F8" w:rsidRPr="00B02CCC" w14:paraId="0212E7D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3E2B1D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Include</w:t>
            </w:r>
          </w:p>
        </w:tc>
        <w:tc>
          <w:tcPr>
            <w:tcW w:w="0" w:type="auto"/>
            <w:tcBorders>
              <w:top w:val="nil"/>
              <w:left w:val="nil"/>
              <w:bottom w:val="single" w:sz="4" w:space="0" w:color="16365C"/>
              <w:right w:val="single" w:sz="4" w:space="0" w:color="16365C"/>
            </w:tcBorders>
            <w:shd w:val="clear" w:color="auto" w:fill="auto"/>
            <w:noWrap/>
            <w:vAlign w:val="center"/>
            <w:hideMark/>
          </w:tcPr>
          <w:p w14:paraId="2ACCD08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ZFI_BLCK_REM_TOP</w:t>
            </w:r>
          </w:p>
        </w:tc>
        <w:tc>
          <w:tcPr>
            <w:tcW w:w="0" w:type="auto"/>
            <w:tcBorders>
              <w:top w:val="nil"/>
              <w:left w:val="nil"/>
              <w:bottom w:val="single" w:sz="4" w:space="0" w:color="16365C"/>
              <w:right w:val="single" w:sz="4" w:space="0" w:color="16365C"/>
            </w:tcBorders>
            <w:shd w:val="clear" w:color="auto" w:fill="auto"/>
            <w:noWrap/>
            <w:vAlign w:val="center"/>
            <w:hideMark/>
          </w:tcPr>
          <w:p w14:paraId="0E67D170" w14:textId="073764A5"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3FDA70BB" w14:textId="731CB6ED"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3A2394DE" w14:textId="4DF37CD0" w:rsidR="00C772F8" w:rsidRPr="00B02CCC" w:rsidRDefault="00C772F8" w:rsidP="41757733">
            <w:pPr>
              <w:spacing w:before="0"/>
              <w:jc w:val="left"/>
              <w:rPr>
                <w:rFonts w:ascii="Calibri" w:hAnsi="Calibri"/>
                <w:sz w:val="16"/>
                <w:szCs w:val="16"/>
                <w:lang w:val="en-GB" w:eastAsia="en-GB"/>
              </w:rPr>
            </w:pPr>
          </w:p>
        </w:tc>
      </w:tr>
      <w:tr w:rsidR="00C772F8" w:rsidRPr="00B02CCC" w14:paraId="15E72FAC"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A53BDE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Class</w:t>
            </w:r>
          </w:p>
        </w:tc>
        <w:tc>
          <w:tcPr>
            <w:tcW w:w="0" w:type="auto"/>
            <w:tcBorders>
              <w:top w:val="nil"/>
              <w:left w:val="nil"/>
              <w:bottom w:val="single" w:sz="4" w:space="0" w:color="16365C"/>
              <w:right w:val="single" w:sz="4" w:space="0" w:color="16365C"/>
            </w:tcBorders>
            <w:shd w:val="clear" w:color="auto" w:fill="auto"/>
            <w:noWrap/>
            <w:vAlign w:val="center"/>
            <w:hideMark/>
          </w:tcPr>
          <w:p w14:paraId="69A90841"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ZCL_FI_EPAY_BLOCK_HELPER</w:t>
            </w:r>
          </w:p>
        </w:tc>
        <w:tc>
          <w:tcPr>
            <w:tcW w:w="0" w:type="auto"/>
            <w:tcBorders>
              <w:top w:val="nil"/>
              <w:left w:val="nil"/>
              <w:bottom w:val="single" w:sz="4" w:space="0" w:color="16365C"/>
              <w:right w:val="single" w:sz="4" w:space="0" w:color="16365C"/>
            </w:tcBorders>
            <w:shd w:val="clear" w:color="auto" w:fill="auto"/>
            <w:noWrap/>
            <w:vAlign w:val="center"/>
            <w:hideMark/>
          </w:tcPr>
          <w:p w14:paraId="14AEA572" w14:textId="2FA289A6"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0B0DB53F" w14:textId="09878059"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7EEF985" w14:textId="11080797"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4C496559"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11C907B"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1FDFA4F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CONSTRUCTOR</w:t>
            </w:r>
          </w:p>
        </w:tc>
        <w:tc>
          <w:tcPr>
            <w:tcW w:w="0" w:type="auto"/>
            <w:tcBorders>
              <w:top w:val="nil"/>
              <w:left w:val="nil"/>
              <w:bottom w:val="single" w:sz="4" w:space="0" w:color="16365C"/>
              <w:right w:val="single" w:sz="4" w:space="0" w:color="16365C"/>
            </w:tcBorders>
            <w:shd w:val="clear" w:color="auto" w:fill="auto"/>
            <w:noWrap/>
            <w:vAlign w:val="center"/>
            <w:hideMark/>
          </w:tcPr>
          <w:p w14:paraId="61C848E2" w14:textId="2E537E0C"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5BA0E5EF" w14:textId="5417502D"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46A1E7E0" w14:textId="7C17DF07" w:rsidR="00C772F8" w:rsidRPr="00B02CCC" w:rsidRDefault="00C772F8" w:rsidP="41757733">
            <w:pPr>
              <w:spacing w:before="0"/>
              <w:jc w:val="left"/>
              <w:rPr>
                <w:rFonts w:ascii="Calibri" w:hAnsi="Calibri"/>
                <w:sz w:val="16"/>
                <w:szCs w:val="16"/>
                <w:lang w:val="en-GB" w:eastAsia="en-GB"/>
              </w:rPr>
            </w:pPr>
          </w:p>
        </w:tc>
      </w:tr>
      <w:tr w:rsidR="00C772F8" w:rsidRPr="00B02CCC" w14:paraId="71FBC2D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6C1F38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49A866F9"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GET_BLOCK_CODE_FOR_COMPANY</w:t>
            </w:r>
          </w:p>
        </w:tc>
        <w:tc>
          <w:tcPr>
            <w:tcW w:w="0" w:type="auto"/>
            <w:tcBorders>
              <w:top w:val="nil"/>
              <w:left w:val="nil"/>
              <w:bottom w:val="single" w:sz="4" w:space="0" w:color="16365C"/>
              <w:right w:val="single" w:sz="4" w:space="0" w:color="16365C"/>
            </w:tcBorders>
            <w:shd w:val="clear" w:color="auto" w:fill="auto"/>
            <w:noWrap/>
            <w:vAlign w:val="center"/>
            <w:hideMark/>
          </w:tcPr>
          <w:p w14:paraId="5C832BA2" w14:textId="1D6BA292"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F2DC323" w14:textId="454874CF"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9A3F507" w14:textId="3AD41212" w:rsidR="00C772F8" w:rsidRPr="00B02CCC" w:rsidRDefault="00C772F8" w:rsidP="41757733">
            <w:pPr>
              <w:spacing w:before="0"/>
              <w:jc w:val="left"/>
              <w:rPr>
                <w:rFonts w:ascii="Calibri" w:eastAsia="Calibri" w:hAnsi="Calibri" w:cs="Calibri"/>
                <w:sz w:val="16"/>
                <w:szCs w:val="16"/>
                <w:lang w:val="en-GB" w:eastAsia="en-GB"/>
              </w:rPr>
            </w:pPr>
          </w:p>
        </w:tc>
      </w:tr>
      <w:tr w:rsidR="00C772F8" w:rsidRPr="00B02CCC" w14:paraId="3509A42E"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26DAB62"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2454B85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GET_LIST</w:t>
            </w:r>
          </w:p>
        </w:tc>
        <w:tc>
          <w:tcPr>
            <w:tcW w:w="0" w:type="auto"/>
            <w:tcBorders>
              <w:top w:val="nil"/>
              <w:left w:val="nil"/>
              <w:bottom w:val="single" w:sz="4" w:space="0" w:color="16365C"/>
              <w:right w:val="single" w:sz="4" w:space="0" w:color="16365C"/>
            </w:tcBorders>
            <w:shd w:val="clear" w:color="auto" w:fill="auto"/>
            <w:noWrap/>
            <w:vAlign w:val="center"/>
            <w:hideMark/>
          </w:tcPr>
          <w:p w14:paraId="61302D4E" w14:textId="07B604C4"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046EB6C" w14:textId="6CE18554"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BC238CC" w14:textId="74C60032" w:rsidR="00C772F8" w:rsidRPr="00B02CCC" w:rsidRDefault="00C772F8" w:rsidP="41757733">
            <w:pPr>
              <w:spacing w:before="0"/>
              <w:jc w:val="left"/>
              <w:rPr>
                <w:rFonts w:ascii="Calibri" w:hAnsi="Calibri"/>
                <w:sz w:val="16"/>
                <w:szCs w:val="16"/>
                <w:lang w:val="en-GB" w:eastAsia="en-GB"/>
              </w:rPr>
            </w:pPr>
          </w:p>
        </w:tc>
      </w:tr>
      <w:tr w:rsidR="00C772F8" w:rsidRPr="00B02CCC" w14:paraId="5FE0395B"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DEC49C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7CD76C0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REMOVE_PAYMENT_BLOCK</w:t>
            </w:r>
          </w:p>
        </w:tc>
        <w:tc>
          <w:tcPr>
            <w:tcW w:w="0" w:type="auto"/>
            <w:tcBorders>
              <w:top w:val="nil"/>
              <w:left w:val="nil"/>
              <w:bottom w:val="single" w:sz="4" w:space="0" w:color="16365C"/>
              <w:right w:val="single" w:sz="4" w:space="0" w:color="16365C"/>
            </w:tcBorders>
            <w:shd w:val="clear" w:color="auto" w:fill="auto"/>
            <w:noWrap/>
            <w:vAlign w:val="center"/>
            <w:hideMark/>
          </w:tcPr>
          <w:p w14:paraId="6F58115F" w14:textId="22C4D536"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209F58A2" w14:textId="74344F75"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1C1800B7" w14:textId="6B027F30" w:rsidR="00C772F8" w:rsidRPr="00B02CCC" w:rsidRDefault="00C772F8" w:rsidP="41757733">
            <w:pPr>
              <w:spacing w:before="0"/>
              <w:jc w:val="left"/>
              <w:rPr>
                <w:rFonts w:ascii="Calibri" w:hAnsi="Calibri"/>
                <w:sz w:val="16"/>
                <w:szCs w:val="16"/>
                <w:lang w:val="en-GB" w:eastAsia="en-GB"/>
              </w:rPr>
            </w:pPr>
          </w:p>
        </w:tc>
      </w:tr>
      <w:tr w:rsidR="00C772F8" w:rsidRPr="00B02CCC" w14:paraId="75766B45"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8053FD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3C6EBE2C"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RETRIEVE_DATA</w:t>
            </w:r>
          </w:p>
        </w:tc>
        <w:tc>
          <w:tcPr>
            <w:tcW w:w="0" w:type="auto"/>
            <w:tcBorders>
              <w:top w:val="nil"/>
              <w:left w:val="nil"/>
              <w:bottom w:val="single" w:sz="4" w:space="0" w:color="16365C"/>
              <w:right w:val="single" w:sz="4" w:space="0" w:color="16365C"/>
            </w:tcBorders>
            <w:shd w:val="clear" w:color="auto" w:fill="auto"/>
            <w:noWrap/>
            <w:vAlign w:val="center"/>
            <w:hideMark/>
          </w:tcPr>
          <w:p w14:paraId="7F82781F" w14:textId="15D9295A"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4B472ACE" w14:textId="47142043"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4421042" w14:textId="59D64C8C" w:rsidR="00C772F8" w:rsidRPr="00B02CCC" w:rsidRDefault="00C772F8" w:rsidP="41757733">
            <w:pPr>
              <w:spacing w:before="0"/>
              <w:jc w:val="left"/>
              <w:rPr>
                <w:rFonts w:ascii="Calibri" w:hAnsi="Calibri"/>
                <w:sz w:val="16"/>
                <w:szCs w:val="16"/>
                <w:lang w:val="en-GB" w:eastAsia="en-GB"/>
              </w:rPr>
            </w:pPr>
          </w:p>
        </w:tc>
      </w:tr>
      <w:tr w:rsidR="00C772F8" w:rsidRPr="00B02CCC" w14:paraId="137B61C5"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AFE383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65BF8373"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SET_LIST_IN_DB</w:t>
            </w:r>
          </w:p>
        </w:tc>
        <w:tc>
          <w:tcPr>
            <w:tcW w:w="0" w:type="auto"/>
            <w:tcBorders>
              <w:top w:val="nil"/>
              <w:left w:val="nil"/>
              <w:bottom w:val="single" w:sz="4" w:space="0" w:color="16365C"/>
              <w:right w:val="single" w:sz="4" w:space="0" w:color="16365C"/>
            </w:tcBorders>
            <w:shd w:val="clear" w:color="auto" w:fill="auto"/>
            <w:noWrap/>
            <w:vAlign w:val="center"/>
            <w:hideMark/>
          </w:tcPr>
          <w:p w14:paraId="7F22BB13" w14:textId="6A267784"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26FC21C" w14:textId="60C3E03D"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44768FE7" w14:textId="0D43774C" w:rsidR="00C772F8" w:rsidRPr="00B02CCC" w:rsidRDefault="00C772F8" w:rsidP="41757733">
            <w:pPr>
              <w:spacing w:before="0"/>
              <w:jc w:val="left"/>
              <w:rPr>
                <w:rFonts w:ascii="Calibri" w:hAnsi="Calibri"/>
                <w:sz w:val="16"/>
                <w:szCs w:val="16"/>
                <w:lang w:val="en-GB" w:eastAsia="en-GB"/>
              </w:rPr>
            </w:pPr>
          </w:p>
        </w:tc>
      </w:tr>
      <w:tr w:rsidR="00C772F8" w:rsidRPr="00B02CCC" w14:paraId="2840BCC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F6275AA"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7F48F65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SET_SEARCH_CRITERIA</w:t>
            </w:r>
          </w:p>
        </w:tc>
        <w:tc>
          <w:tcPr>
            <w:tcW w:w="0" w:type="auto"/>
            <w:tcBorders>
              <w:top w:val="nil"/>
              <w:left w:val="nil"/>
              <w:bottom w:val="single" w:sz="4" w:space="0" w:color="16365C"/>
              <w:right w:val="single" w:sz="4" w:space="0" w:color="16365C"/>
            </w:tcBorders>
            <w:shd w:val="clear" w:color="auto" w:fill="auto"/>
            <w:noWrap/>
            <w:vAlign w:val="center"/>
            <w:hideMark/>
          </w:tcPr>
          <w:p w14:paraId="2D1E4922" w14:textId="557E6378"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DE870BE" w14:textId="6CBACE3B"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593A2F98" w14:textId="70444951" w:rsidR="00C772F8" w:rsidRPr="00B02CCC" w:rsidRDefault="00C772F8" w:rsidP="41757733">
            <w:pPr>
              <w:spacing w:before="0"/>
              <w:jc w:val="left"/>
              <w:rPr>
                <w:rFonts w:ascii="Calibri" w:hAnsi="Calibri"/>
                <w:sz w:val="16"/>
                <w:szCs w:val="16"/>
                <w:lang w:val="en-GB" w:eastAsia="en-GB"/>
              </w:rPr>
            </w:pPr>
          </w:p>
        </w:tc>
      </w:tr>
      <w:tr w:rsidR="00C772F8" w:rsidRPr="00B02CCC" w14:paraId="71A2DFC6"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695E61E"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lastRenderedPageBreak/>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4FA9FAF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SET_STATUS</w:t>
            </w:r>
          </w:p>
        </w:tc>
        <w:tc>
          <w:tcPr>
            <w:tcW w:w="0" w:type="auto"/>
            <w:tcBorders>
              <w:top w:val="nil"/>
              <w:left w:val="nil"/>
              <w:bottom w:val="single" w:sz="4" w:space="0" w:color="16365C"/>
              <w:right w:val="single" w:sz="4" w:space="0" w:color="16365C"/>
            </w:tcBorders>
            <w:shd w:val="clear" w:color="auto" w:fill="auto"/>
            <w:noWrap/>
            <w:vAlign w:val="center"/>
            <w:hideMark/>
          </w:tcPr>
          <w:p w14:paraId="470DCF6A" w14:textId="55868CE4"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77DAEEBF" w14:textId="25D7F08E"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2505FC0A" w14:textId="68343660" w:rsidR="00C772F8" w:rsidRPr="00B02CCC" w:rsidRDefault="00C772F8" w:rsidP="41757733">
            <w:pPr>
              <w:spacing w:before="0"/>
              <w:jc w:val="left"/>
              <w:rPr>
                <w:rFonts w:ascii="Calibri" w:hAnsi="Calibri"/>
                <w:sz w:val="16"/>
                <w:szCs w:val="16"/>
                <w:lang w:val="en-GB" w:eastAsia="en-GB"/>
              </w:rPr>
            </w:pPr>
          </w:p>
        </w:tc>
      </w:tr>
      <w:tr w:rsidR="00C772F8" w:rsidRPr="00B02CCC" w14:paraId="46236410"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06FAE76"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Class</w:t>
            </w:r>
          </w:p>
        </w:tc>
        <w:tc>
          <w:tcPr>
            <w:tcW w:w="0" w:type="auto"/>
            <w:tcBorders>
              <w:top w:val="nil"/>
              <w:left w:val="nil"/>
              <w:bottom w:val="single" w:sz="4" w:space="0" w:color="16365C"/>
              <w:right w:val="single" w:sz="4" w:space="0" w:color="16365C"/>
            </w:tcBorders>
            <w:shd w:val="clear" w:color="auto" w:fill="auto"/>
            <w:noWrap/>
            <w:vAlign w:val="center"/>
            <w:hideMark/>
          </w:tcPr>
          <w:p w14:paraId="27849E57"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ZCL_FI_EPAY_NOTIFICATION</w:t>
            </w:r>
          </w:p>
        </w:tc>
        <w:tc>
          <w:tcPr>
            <w:tcW w:w="0" w:type="auto"/>
            <w:tcBorders>
              <w:top w:val="nil"/>
              <w:left w:val="nil"/>
              <w:bottom w:val="single" w:sz="4" w:space="0" w:color="16365C"/>
              <w:right w:val="single" w:sz="4" w:space="0" w:color="16365C"/>
            </w:tcBorders>
            <w:shd w:val="clear" w:color="auto" w:fill="auto"/>
            <w:noWrap/>
            <w:vAlign w:val="center"/>
            <w:hideMark/>
          </w:tcPr>
          <w:p w14:paraId="25BB2F4C" w14:textId="3616E2F5"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9123939" w14:textId="270DA1EE"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6B2A058A" w14:textId="5109E188" w:rsidR="00C772F8" w:rsidRPr="00B02CCC" w:rsidRDefault="00C772F8" w:rsidP="41757733">
            <w:pPr>
              <w:spacing w:before="0"/>
              <w:jc w:val="left"/>
              <w:rPr>
                <w:rFonts w:ascii="Calibri" w:hAnsi="Calibri"/>
                <w:sz w:val="16"/>
                <w:szCs w:val="16"/>
                <w:lang w:val="en-GB" w:eastAsia="en-GB"/>
              </w:rPr>
            </w:pPr>
          </w:p>
        </w:tc>
      </w:tr>
      <w:tr w:rsidR="00C772F8" w:rsidRPr="00B02CCC" w14:paraId="4199CC38"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6C2871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7FC4551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BUILD_EMAIL_BODY</w:t>
            </w:r>
          </w:p>
        </w:tc>
        <w:tc>
          <w:tcPr>
            <w:tcW w:w="0" w:type="auto"/>
            <w:tcBorders>
              <w:top w:val="nil"/>
              <w:left w:val="nil"/>
              <w:bottom w:val="single" w:sz="4" w:space="0" w:color="16365C"/>
              <w:right w:val="single" w:sz="4" w:space="0" w:color="16365C"/>
            </w:tcBorders>
            <w:shd w:val="clear" w:color="auto" w:fill="auto"/>
            <w:noWrap/>
            <w:vAlign w:val="center"/>
            <w:hideMark/>
          </w:tcPr>
          <w:p w14:paraId="2A00485D" w14:textId="031DEF7C"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67E4F3DF" w14:textId="2E7909B1"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556C94EB" w14:textId="74759421" w:rsidR="00C772F8" w:rsidRPr="00B02CCC" w:rsidRDefault="00C772F8" w:rsidP="41757733">
            <w:pPr>
              <w:spacing w:before="0"/>
              <w:jc w:val="left"/>
              <w:rPr>
                <w:rFonts w:ascii="Calibri" w:hAnsi="Calibri"/>
                <w:sz w:val="16"/>
                <w:szCs w:val="16"/>
                <w:lang w:val="en-GB" w:eastAsia="en-GB"/>
              </w:rPr>
            </w:pPr>
          </w:p>
        </w:tc>
      </w:tr>
      <w:tr w:rsidR="00C772F8" w:rsidRPr="00B02CCC" w14:paraId="2C68A7FC"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43C59CF"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5A4E2F64"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CONSTRUCTOR</w:t>
            </w:r>
          </w:p>
        </w:tc>
        <w:tc>
          <w:tcPr>
            <w:tcW w:w="0" w:type="auto"/>
            <w:tcBorders>
              <w:top w:val="nil"/>
              <w:left w:val="nil"/>
              <w:bottom w:val="single" w:sz="4" w:space="0" w:color="16365C"/>
              <w:right w:val="single" w:sz="4" w:space="0" w:color="16365C"/>
            </w:tcBorders>
            <w:shd w:val="clear" w:color="auto" w:fill="auto"/>
            <w:noWrap/>
            <w:vAlign w:val="center"/>
            <w:hideMark/>
          </w:tcPr>
          <w:p w14:paraId="047CFD54" w14:textId="5DC0BC1C"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4A0F2581" w14:textId="45FD5D68"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421EA339" w14:textId="23F53374" w:rsidR="00C772F8" w:rsidRPr="00B02CCC" w:rsidRDefault="00C772F8" w:rsidP="41757733">
            <w:pPr>
              <w:spacing w:before="0"/>
              <w:jc w:val="left"/>
              <w:rPr>
                <w:rFonts w:ascii="Calibri" w:hAnsi="Calibri"/>
                <w:sz w:val="16"/>
                <w:szCs w:val="16"/>
                <w:lang w:val="en-GB" w:eastAsia="en-GB"/>
              </w:rPr>
            </w:pPr>
          </w:p>
        </w:tc>
      </w:tr>
      <w:tr w:rsidR="00C772F8" w:rsidRPr="00B02CCC" w14:paraId="2F9C928F"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6014610"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39E9B3A5"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SEND_NOTIFICATION</w:t>
            </w:r>
          </w:p>
        </w:tc>
        <w:tc>
          <w:tcPr>
            <w:tcW w:w="0" w:type="auto"/>
            <w:tcBorders>
              <w:top w:val="nil"/>
              <w:left w:val="nil"/>
              <w:bottom w:val="single" w:sz="4" w:space="0" w:color="16365C"/>
              <w:right w:val="single" w:sz="4" w:space="0" w:color="16365C"/>
            </w:tcBorders>
            <w:shd w:val="clear" w:color="auto" w:fill="auto"/>
            <w:noWrap/>
            <w:vAlign w:val="center"/>
            <w:hideMark/>
          </w:tcPr>
          <w:p w14:paraId="559DA6FE" w14:textId="10C3A65C"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1C1C4740" w14:textId="3CD1DA42"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03E62816" w14:textId="59AEF0B7" w:rsidR="00C772F8" w:rsidRPr="00B02CCC" w:rsidRDefault="00C772F8" w:rsidP="41757733">
            <w:pPr>
              <w:spacing w:before="0"/>
              <w:jc w:val="left"/>
              <w:rPr>
                <w:rFonts w:ascii="Calibri" w:hAnsi="Calibri"/>
                <w:sz w:val="16"/>
                <w:szCs w:val="16"/>
                <w:lang w:val="en-GB" w:eastAsia="en-GB"/>
              </w:rPr>
            </w:pPr>
          </w:p>
        </w:tc>
      </w:tr>
      <w:tr w:rsidR="00C772F8" w:rsidRPr="00B02CCC" w14:paraId="2984D9D3" w14:textId="77777777" w:rsidTr="62996F0C">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24AF4521"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Method</w:t>
            </w:r>
          </w:p>
        </w:tc>
        <w:tc>
          <w:tcPr>
            <w:tcW w:w="0" w:type="auto"/>
            <w:tcBorders>
              <w:top w:val="nil"/>
              <w:left w:val="nil"/>
              <w:bottom w:val="single" w:sz="4" w:space="0" w:color="16365C"/>
              <w:right w:val="single" w:sz="4" w:space="0" w:color="16365C"/>
            </w:tcBorders>
            <w:shd w:val="clear" w:color="auto" w:fill="auto"/>
            <w:noWrap/>
            <w:vAlign w:val="center"/>
            <w:hideMark/>
          </w:tcPr>
          <w:p w14:paraId="72FBB9E8" w14:textId="77777777" w:rsidR="00C772F8" w:rsidRPr="00B02CCC" w:rsidRDefault="4175773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SET_RECIPIENT</w:t>
            </w:r>
          </w:p>
        </w:tc>
        <w:tc>
          <w:tcPr>
            <w:tcW w:w="0" w:type="auto"/>
            <w:tcBorders>
              <w:top w:val="nil"/>
              <w:left w:val="nil"/>
              <w:bottom w:val="single" w:sz="4" w:space="0" w:color="16365C"/>
              <w:right w:val="single" w:sz="4" w:space="0" w:color="16365C"/>
            </w:tcBorders>
            <w:shd w:val="clear" w:color="auto" w:fill="auto"/>
            <w:noWrap/>
            <w:vAlign w:val="center"/>
            <w:hideMark/>
          </w:tcPr>
          <w:p w14:paraId="3E17FEF4" w14:textId="2755750C" w:rsidR="00C772F8" w:rsidRPr="00B02CCC" w:rsidRDefault="00C772F8" w:rsidP="41757733">
            <w:pPr>
              <w:spacing w:before="0"/>
              <w:jc w:val="center"/>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Y</w:t>
            </w:r>
          </w:p>
        </w:tc>
        <w:tc>
          <w:tcPr>
            <w:tcW w:w="0" w:type="auto"/>
            <w:tcBorders>
              <w:top w:val="nil"/>
              <w:left w:val="nil"/>
              <w:bottom w:val="single" w:sz="4" w:space="0" w:color="16365C"/>
              <w:right w:val="single" w:sz="4" w:space="0" w:color="16365C"/>
            </w:tcBorders>
            <w:shd w:val="clear" w:color="auto" w:fill="auto"/>
            <w:noWrap/>
            <w:vAlign w:val="center"/>
          </w:tcPr>
          <w:p w14:paraId="399CB247" w14:textId="14781BAA" w:rsidR="00C772F8" w:rsidRPr="00B02CCC" w:rsidRDefault="00C772F8" w:rsidP="41757733">
            <w:pPr>
              <w:spacing w:before="0"/>
              <w:jc w:val="center"/>
              <w:rPr>
                <w:rFonts w:ascii="Calibri" w:hAnsi="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tcPr>
          <w:p w14:paraId="4B702D40" w14:textId="5EC9F51D" w:rsidR="00C772F8" w:rsidRPr="00B02CCC" w:rsidRDefault="00C772F8" w:rsidP="41757733">
            <w:pPr>
              <w:spacing w:before="0"/>
              <w:jc w:val="left"/>
              <w:rPr>
                <w:rFonts w:ascii="Calibri" w:hAnsi="Calibri"/>
                <w:sz w:val="16"/>
                <w:szCs w:val="16"/>
                <w:lang w:val="en-GB" w:eastAsia="en-GB"/>
              </w:rPr>
            </w:pPr>
          </w:p>
        </w:tc>
      </w:tr>
    </w:tbl>
    <w:p w14:paraId="68221F26" w14:textId="45EA14F4" w:rsidR="00C26B0B" w:rsidRPr="00B02CCC" w:rsidRDefault="00C26B0B" w:rsidP="00C26B0B">
      <w:pPr>
        <w:rPr>
          <w:lang w:val="en-GB"/>
        </w:rPr>
      </w:pPr>
    </w:p>
    <w:tbl>
      <w:tblPr>
        <w:tblW w:w="9241" w:type="dxa"/>
        <w:tblLayout w:type="fixed"/>
        <w:tblLook w:val="04A0" w:firstRow="1" w:lastRow="0" w:firstColumn="1" w:lastColumn="0" w:noHBand="0" w:noVBand="1"/>
      </w:tblPr>
      <w:tblGrid>
        <w:gridCol w:w="1465"/>
        <w:gridCol w:w="4116"/>
        <w:gridCol w:w="814"/>
        <w:gridCol w:w="599"/>
        <w:gridCol w:w="2247"/>
      </w:tblGrid>
      <w:tr w:rsidR="00D45325" w:rsidRPr="00B02CCC" w14:paraId="6F370056" w14:textId="77777777" w:rsidTr="62996F0C">
        <w:tc>
          <w:tcPr>
            <w:tcW w:w="1465" w:type="dxa"/>
            <w:tcBorders>
              <w:top w:val="single" w:sz="4" w:space="0" w:color="203764"/>
              <w:left w:val="single" w:sz="4" w:space="0" w:color="203764"/>
              <w:bottom w:val="single" w:sz="4" w:space="0" w:color="203764"/>
              <w:right w:val="single" w:sz="4" w:space="0" w:color="FFFFFF" w:themeColor="background1"/>
            </w:tcBorders>
            <w:shd w:val="clear" w:color="auto" w:fill="203764"/>
            <w:noWrap/>
            <w:vAlign w:val="bottom"/>
            <w:hideMark/>
          </w:tcPr>
          <w:p w14:paraId="217A1030" w14:textId="7DB61008" w:rsidR="002D7447" w:rsidRPr="00B02CCC" w:rsidRDefault="002D7447" w:rsidP="002D7447">
            <w:pPr>
              <w:spacing w:before="0"/>
              <w:jc w:val="left"/>
              <w:rPr>
                <w:rFonts w:ascii="Calibri" w:hAnsi="Calibri" w:cs="Calibri"/>
                <w:b/>
                <w:bCs/>
                <w:i/>
                <w:iCs/>
                <w:color w:val="FFFFFF"/>
                <w:sz w:val="14"/>
                <w:szCs w:val="16"/>
                <w:lang w:val="en-GB" w:eastAsia="en-GB"/>
              </w:rPr>
            </w:pPr>
            <w:r w:rsidRPr="00B02CCC">
              <w:rPr>
                <w:rFonts w:ascii="Calibri" w:hAnsi="Calibri" w:cs="Calibri"/>
                <w:b/>
                <w:bCs/>
                <w:i/>
                <w:iCs/>
                <w:color w:val="FFFFFF"/>
                <w:sz w:val="14"/>
                <w:szCs w:val="16"/>
                <w:lang w:val="en-GB" w:eastAsia="en-GB"/>
              </w:rPr>
              <w:t>O</w:t>
            </w:r>
            <w:r w:rsidR="00D45325" w:rsidRPr="00B02CCC">
              <w:rPr>
                <w:rFonts w:ascii="Calibri" w:hAnsi="Calibri" w:cs="Calibri"/>
                <w:b/>
                <w:bCs/>
                <w:i/>
                <w:iCs/>
                <w:color w:val="FFFFFF"/>
                <w:sz w:val="14"/>
                <w:szCs w:val="16"/>
                <w:lang w:val="en-GB" w:eastAsia="en-GB"/>
              </w:rPr>
              <w:t>b</w:t>
            </w:r>
            <w:r w:rsidRPr="00B02CCC">
              <w:rPr>
                <w:rFonts w:ascii="Calibri" w:hAnsi="Calibri" w:cs="Calibri"/>
                <w:b/>
                <w:bCs/>
                <w:i/>
                <w:iCs/>
                <w:color w:val="FFFFFF"/>
                <w:sz w:val="14"/>
                <w:szCs w:val="16"/>
                <w:lang w:val="en-GB" w:eastAsia="en-GB"/>
              </w:rPr>
              <w:t>ject Type</w:t>
            </w:r>
          </w:p>
        </w:tc>
        <w:tc>
          <w:tcPr>
            <w:tcW w:w="4116" w:type="dxa"/>
            <w:tcBorders>
              <w:top w:val="single" w:sz="4" w:space="0" w:color="203764"/>
              <w:left w:val="nil"/>
              <w:bottom w:val="single" w:sz="4" w:space="0" w:color="203764"/>
              <w:right w:val="single" w:sz="4" w:space="0" w:color="FFFFFF" w:themeColor="background1"/>
            </w:tcBorders>
            <w:shd w:val="clear" w:color="auto" w:fill="203764"/>
            <w:noWrap/>
            <w:vAlign w:val="bottom"/>
            <w:hideMark/>
          </w:tcPr>
          <w:p w14:paraId="62CBCC97" w14:textId="77777777" w:rsidR="002D7447" w:rsidRPr="00B02CCC" w:rsidRDefault="002D7447" w:rsidP="002D7447">
            <w:pPr>
              <w:spacing w:before="0"/>
              <w:jc w:val="left"/>
              <w:rPr>
                <w:rFonts w:ascii="Calibri" w:hAnsi="Calibri" w:cs="Calibri"/>
                <w:b/>
                <w:bCs/>
                <w:i/>
                <w:iCs/>
                <w:color w:val="FFFFFF"/>
                <w:sz w:val="14"/>
                <w:szCs w:val="16"/>
                <w:lang w:val="en-GB" w:eastAsia="en-GB"/>
              </w:rPr>
            </w:pPr>
            <w:r w:rsidRPr="00B02CCC">
              <w:rPr>
                <w:rFonts w:ascii="Calibri" w:hAnsi="Calibri" w:cs="Calibri"/>
                <w:b/>
                <w:bCs/>
                <w:i/>
                <w:iCs/>
                <w:color w:val="FFFFFF"/>
                <w:sz w:val="14"/>
                <w:szCs w:val="16"/>
                <w:lang w:val="en-GB" w:eastAsia="en-GB"/>
              </w:rPr>
              <w:t>Object Name</w:t>
            </w:r>
          </w:p>
        </w:tc>
        <w:tc>
          <w:tcPr>
            <w:tcW w:w="814" w:type="dxa"/>
            <w:tcBorders>
              <w:top w:val="single" w:sz="4" w:space="0" w:color="203764"/>
              <w:left w:val="nil"/>
              <w:bottom w:val="single" w:sz="4" w:space="0" w:color="203764"/>
              <w:right w:val="single" w:sz="4" w:space="0" w:color="FFFFFF" w:themeColor="background1"/>
            </w:tcBorders>
            <w:shd w:val="clear" w:color="auto" w:fill="203764"/>
            <w:noWrap/>
            <w:vAlign w:val="bottom"/>
            <w:hideMark/>
          </w:tcPr>
          <w:p w14:paraId="3F749DD0" w14:textId="77777777" w:rsidR="002D7447" w:rsidRPr="00B02CCC" w:rsidRDefault="002D7447" w:rsidP="002D7447">
            <w:pPr>
              <w:spacing w:before="0"/>
              <w:jc w:val="left"/>
              <w:rPr>
                <w:rFonts w:ascii="Calibri" w:hAnsi="Calibri" w:cs="Calibri"/>
                <w:b/>
                <w:bCs/>
                <w:i/>
                <w:iCs/>
                <w:color w:val="FFFFFF"/>
                <w:sz w:val="14"/>
                <w:szCs w:val="16"/>
                <w:lang w:val="en-GB" w:eastAsia="en-GB"/>
              </w:rPr>
            </w:pPr>
            <w:r w:rsidRPr="00B02CCC">
              <w:rPr>
                <w:rFonts w:ascii="Calibri" w:hAnsi="Calibri" w:cs="Calibri"/>
                <w:b/>
                <w:bCs/>
                <w:i/>
                <w:iCs/>
                <w:color w:val="FFFFFF"/>
                <w:sz w:val="14"/>
                <w:szCs w:val="16"/>
                <w:lang w:val="en-GB" w:eastAsia="en-GB"/>
              </w:rPr>
              <w:t>Existing</w:t>
            </w:r>
          </w:p>
        </w:tc>
        <w:tc>
          <w:tcPr>
            <w:tcW w:w="599" w:type="dxa"/>
            <w:tcBorders>
              <w:top w:val="single" w:sz="4" w:space="0" w:color="203764"/>
              <w:left w:val="nil"/>
              <w:bottom w:val="single" w:sz="4" w:space="0" w:color="203764"/>
              <w:right w:val="single" w:sz="4" w:space="0" w:color="FFFFFF" w:themeColor="background1"/>
            </w:tcBorders>
            <w:shd w:val="clear" w:color="auto" w:fill="203764"/>
            <w:noWrap/>
            <w:vAlign w:val="bottom"/>
            <w:hideMark/>
          </w:tcPr>
          <w:p w14:paraId="77D7100C" w14:textId="77777777" w:rsidR="002D7447" w:rsidRPr="00B02CCC" w:rsidRDefault="002D7447" w:rsidP="002D7447">
            <w:pPr>
              <w:spacing w:before="0"/>
              <w:jc w:val="left"/>
              <w:rPr>
                <w:rFonts w:ascii="Calibri" w:hAnsi="Calibri" w:cs="Calibri"/>
                <w:b/>
                <w:bCs/>
                <w:i/>
                <w:iCs/>
                <w:color w:val="FFFFFF"/>
                <w:sz w:val="14"/>
                <w:szCs w:val="16"/>
                <w:lang w:val="en-GB" w:eastAsia="en-GB"/>
              </w:rPr>
            </w:pPr>
            <w:r w:rsidRPr="00B02CCC">
              <w:rPr>
                <w:rFonts w:ascii="Calibri" w:hAnsi="Calibri" w:cs="Calibri"/>
                <w:b/>
                <w:bCs/>
                <w:i/>
                <w:iCs/>
                <w:color w:val="FFFFFF"/>
                <w:sz w:val="14"/>
                <w:szCs w:val="16"/>
                <w:lang w:val="en-GB" w:eastAsia="en-GB"/>
              </w:rPr>
              <w:t>New</w:t>
            </w:r>
          </w:p>
        </w:tc>
        <w:tc>
          <w:tcPr>
            <w:tcW w:w="2247" w:type="dxa"/>
            <w:tcBorders>
              <w:top w:val="single" w:sz="4" w:space="0" w:color="203764"/>
              <w:left w:val="nil"/>
              <w:bottom w:val="single" w:sz="4" w:space="0" w:color="203764"/>
              <w:right w:val="single" w:sz="4" w:space="0" w:color="203764"/>
            </w:tcBorders>
            <w:shd w:val="clear" w:color="auto" w:fill="203764"/>
            <w:noWrap/>
            <w:vAlign w:val="bottom"/>
            <w:hideMark/>
          </w:tcPr>
          <w:p w14:paraId="108F943F" w14:textId="77777777" w:rsidR="002D7447" w:rsidRPr="00B02CCC" w:rsidRDefault="002D7447" w:rsidP="002D7447">
            <w:pPr>
              <w:spacing w:before="0"/>
              <w:jc w:val="left"/>
              <w:rPr>
                <w:rFonts w:ascii="Calibri" w:hAnsi="Calibri" w:cs="Calibri"/>
                <w:b/>
                <w:bCs/>
                <w:i/>
                <w:iCs/>
                <w:color w:val="FFFFFF"/>
                <w:sz w:val="14"/>
                <w:szCs w:val="16"/>
                <w:lang w:val="en-GB" w:eastAsia="en-GB"/>
              </w:rPr>
            </w:pPr>
            <w:r w:rsidRPr="00B02CCC">
              <w:rPr>
                <w:rFonts w:ascii="Calibri" w:hAnsi="Calibri" w:cs="Calibri"/>
                <w:b/>
                <w:bCs/>
                <w:i/>
                <w:iCs/>
                <w:color w:val="FFFFFF"/>
                <w:sz w:val="14"/>
                <w:szCs w:val="16"/>
                <w:lang w:val="en-GB" w:eastAsia="en-GB"/>
              </w:rPr>
              <w:t>Change Request/Comment</w:t>
            </w:r>
          </w:p>
        </w:tc>
      </w:tr>
      <w:tr w:rsidR="00DD6F65" w:rsidRPr="00B02CCC" w14:paraId="607E297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C14E013" w14:textId="77777777" w:rsidR="00DD6F65" w:rsidRPr="00B02CCC" w:rsidRDefault="00DD6F65" w:rsidP="00DD6F65">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Function Group</w:t>
            </w:r>
          </w:p>
        </w:tc>
        <w:tc>
          <w:tcPr>
            <w:tcW w:w="4116" w:type="dxa"/>
            <w:tcBorders>
              <w:top w:val="nil"/>
              <w:left w:val="nil"/>
              <w:bottom w:val="single" w:sz="4" w:space="0" w:color="203764"/>
              <w:right w:val="single" w:sz="4" w:space="0" w:color="203764"/>
            </w:tcBorders>
            <w:shd w:val="clear" w:color="auto" w:fill="auto"/>
            <w:noWrap/>
            <w:vAlign w:val="bottom"/>
            <w:hideMark/>
          </w:tcPr>
          <w:p w14:paraId="37E5040E" w14:textId="77777777" w:rsidR="00DD6F65" w:rsidRPr="00B02CCC" w:rsidRDefault="00DD6F65" w:rsidP="00DD6F65">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ZFI_EPAY_POST</w:t>
            </w:r>
          </w:p>
        </w:tc>
        <w:tc>
          <w:tcPr>
            <w:tcW w:w="814" w:type="dxa"/>
            <w:tcBorders>
              <w:top w:val="nil"/>
              <w:left w:val="nil"/>
              <w:bottom w:val="single" w:sz="4" w:space="0" w:color="203764"/>
              <w:right w:val="single" w:sz="4" w:space="0" w:color="203764"/>
            </w:tcBorders>
            <w:shd w:val="clear" w:color="auto" w:fill="auto"/>
            <w:noWrap/>
          </w:tcPr>
          <w:p w14:paraId="67D96E0B" w14:textId="4354D11A" w:rsidR="00DD6F65" w:rsidRPr="00B02CCC" w:rsidRDefault="00AC11B5" w:rsidP="00DD6F65">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B5F777C" w14:textId="53BCE63C" w:rsidR="00DD6F65" w:rsidRPr="00B02CCC" w:rsidRDefault="00DD6F65" w:rsidP="00DD6F65">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877A192" w14:textId="12C297AE" w:rsidR="00DD6F65" w:rsidRPr="00B02CCC" w:rsidRDefault="00DD6F65" w:rsidP="00DD6F65">
            <w:pPr>
              <w:spacing w:before="0"/>
              <w:jc w:val="left"/>
              <w:rPr>
                <w:rFonts w:ascii="Calibri" w:hAnsi="Calibri" w:cs="Calibri"/>
                <w:color w:val="000000"/>
                <w:sz w:val="14"/>
                <w:szCs w:val="16"/>
                <w:lang w:val="en-GB" w:eastAsia="en-GB"/>
              </w:rPr>
            </w:pPr>
          </w:p>
        </w:tc>
      </w:tr>
      <w:tr w:rsidR="00DD6F65" w:rsidRPr="00B02CCC" w14:paraId="29E50F6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30A9D3D" w14:textId="77777777" w:rsidR="00DD6F65" w:rsidRPr="00B02CCC" w:rsidRDefault="00DD6F65" w:rsidP="00DD6F65">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Function Module</w:t>
            </w:r>
          </w:p>
        </w:tc>
        <w:tc>
          <w:tcPr>
            <w:tcW w:w="4116" w:type="dxa"/>
            <w:tcBorders>
              <w:top w:val="nil"/>
              <w:left w:val="nil"/>
              <w:bottom w:val="single" w:sz="4" w:space="0" w:color="203764"/>
              <w:right w:val="single" w:sz="4" w:space="0" w:color="203764"/>
            </w:tcBorders>
            <w:shd w:val="clear" w:color="auto" w:fill="auto"/>
            <w:noWrap/>
            <w:vAlign w:val="bottom"/>
            <w:hideMark/>
          </w:tcPr>
          <w:p w14:paraId="293F1E87" w14:textId="77777777" w:rsidR="00DD6F65" w:rsidRPr="00B02CCC" w:rsidRDefault="00DD6F65" w:rsidP="00DD6F65">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ZFI_EPAY_POST_COMPL_BLOCK</w:t>
            </w:r>
          </w:p>
        </w:tc>
        <w:tc>
          <w:tcPr>
            <w:tcW w:w="814" w:type="dxa"/>
            <w:tcBorders>
              <w:top w:val="nil"/>
              <w:left w:val="nil"/>
              <w:bottom w:val="single" w:sz="4" w:space="0" w:color="203764"/>
              <w:right w:val="single" w:sz="4" w:space="0" w:color="203764"/>
            </w:tcBorders>
            <w:shd w:val="clear" w:color="auto" w:fill="auto"/>
            <w:noWrap/>
          </w:tcPr>
          <w:p w14:paraId="7582F410" w14:textId="27E6AB89" w:rsidR="00DD6F65" w:rsidRPr="00B02CCC" w:rsidRDefault="00AC11B5" w:rsidP="00DD6F65">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BD9ED8B" w14:textId="442DFEFB" w:rsidR="00DD6F65" w:rsidRPr="00B02CCC" w:rsidRDefault="00DD6F65" w:rsidP="00DD6F65">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27ABE58" w14:textId="7F88C4C1" w:rsidR="00DD6F65" w:rsidRPr="00B02CCC" w:rsidRDefault="00DD6F65" w:rsidP="00DD6F65">
            <w:pPr>
              <w:spacing w:before="0"/>
              <w:jc w:val="left"/>
              <w:rPr>
                <w:rFonts w:ascii="Calibri" w:hAnsi="Calibri" w:cs="Calibri"/>
                <w:color w:val="000000"/>
                <w:sz w:val="14"/>
                <w:szCs w:val="14"/>
                <w:lang w:val="en-GB" w:eastAsia="en-GB"/>
              </w:rPr>
            </w:pPr>
          </w:p>
        </w:tc>
      </w:tr>
      <w:tr w:rsidR="00DD6F65" w:rsidRPr="00B02CCC" w14:paraId="232D02B1" w14:textId="77777777" w:rsidTr="62996F0C">
        <w:trPr>
          <w:trHeight w:val="300"/>
        </w:trPr>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38DEA84" w14:textId="77777777" w:rsidR="00DD6F65" w:rsidRPr="00B02CCC" w:rsidRDefault="00DD6F65" w:rsidP="00DD6F65">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066AB7F4" w14:textId="77777777" w:rsidR="00DD6F65" w:rsidRPr="00B02CCC" w:rsidRDefault="00DD6F65" w:rsidP="00DD6F65">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ZCL_FI_EPAYMENT_REQUEST</w:t>
            </w:r>
          </w:p>
        </w:tc>
        <w:tc>
          <w:tcPr>
            <w:tcW w:w="814" w:type="dxa"/>
            <w:tcBorders>
              <w:top w:val="nil"/>
              <w:left w:val="nil"/>
              <w:bottom w:val="single" w:sz="4" w:space="0" w:color="203764"/>
              <w:right w:val="single" w:sz="4" w:space="0" w:color="203764"/>
            </w:tcBorders>
            <w:shd w:val="clear" w:color="auto" w:fill="auto"/>
            <w:noWrap/>
          </w:tcPr>
          <w:p w14:paraId="471FB1A1" w14:textId="574F7F7C" w:rsidR="00DD6F65" w:rsidRPr="00B02CCC" w:rsidRDefault="00AC11B5" w:rsidP="00DD6F65">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5EE4ADA" w14:textId="7227DAD4" w:rsidR="00DD6F65" w:rsidRPr="00B02CCC" w:rsidRDefault="00DD6F65" w:rsidP="00DD6F65">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1BA4D1C" w14:textId="0AA5E256" w:rsidR="00DD6F65" w:rsidRPr="00B02CCC" w:rsidRDefault="00CE489D" w:rsidP="62996F0C">
            <w:pPr>
              <w:spacing w:before="0"/>
              <w:jc w:val="left"/>
              <w:rPr>
                <w:rFonts w:ascii="Calibri" w:hAnsi="Calibri" w:cs="Calibri"/>
                <w:color w:val="000000"/>
                <w:sz w:val="14"/>
                <w:szCs w:val="14"/>
                <w:lang w:val="en-GB" w:eastAsia="en-GB"/>
              </w:rPr>
            </w:pPr>
            <w:del w:id="94" w:author="Author">
              <w:r w:rsidRPr="00C07C78" w:rsidDel="00A900BC">
                <w:rPr>
                  <w:rFonts w:ascii="Calibri" w:hAnsi="Calibri" w:cs="Calibri"/>
                  <w:color w:val="000000"/>
                  <w:sz w:val="14"/>
                  <w:szCs w:val="16"/>
                  <w:lang w:val="en-GB" w:eastAsia="en-GB"/>
                </w:rPr>
                <w:delText>CRQ10013409</w:delText>
              </w:r>
            </w:del>
          </w:p>
        </w:tc>
      </w:tr>
      <w:tr w:rsidR="001F67F2" w:rsidRPr="00B02CCC" w14:paraId="4656B0C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0CCF9C6"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296E09F"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POST_FI_DOCUMENT</w:t>
            </w:r>
          </w:p>
        </w:tc>
        <w:tc>
          <w:tcPr>
            <w:tcW w:w="814" w:type="dxa"/>
            <w:tcBorders>
              <w:top w:val="nil"/>
              <w:left w:val="nil"/>
              <w:bottom w:val="single" w:sz="4" w:space="0" w:color="203764"/>
              <w:right w:val="single" w:sz="4" w:space="0" w:color="203764"/>
            </w:tcBorders>
            <w:shd w:val="clear" w:color="auto" w:fill="auto"/>
            <w:noWrap/>
          </w:tcPr>
          <w:p w14:paraId="1133F660" w14:textId="1FDA9449"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17F86B6" w14:textId="586C449D"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45FB2AE" w14:textId="22E93824" w:rsidR="001F67F2" w:rsidRPr="00B02CCC" w:rsidRDefault="000B6D3A" w:rsidP="001F67F2">
            <w:pPr>
              <w:spacing w:before="0"/>
              <w:jc w:val="left"/>
              <w:rPr>
                <w:rFonts w:ascii="Calibri" w:hAnsi="Calibri" w:cs="Calibri"/>
                <w:color w:val="000000"/>
                <w:sz w:val="14"/>
                <w:szCs w:val="14"/>
                <w:lang w:val="en-GB" w:eastAsia="en-GB"/>
              </w:rPr>
            </w:pPr>
            <w:del w:id="95" w:author="Author">
              <w:r w:rsidRPr="00C07C78" w:rsidDel="00A900BC">
                <w:rPr>
                  <w:rFonts w:ascii="Calibri" w:hAnsi="Calibri" w:cs="Calibri"/>
                  <w:color w:val="000000"/>
                  <w:sz w:val="14"/>
                  <w:szCs w:val="16"/>
                  <w:lang w:val="en-GB" w:eastAsia="en-GB"/>
                </w:rPr>
                <w:delText>CRQ10013409</w:delText>
              </w:r>
            </w:del>
          </w:p>
        </w:tc>
      </w:tr>
      <w:tr w:rsidR="001F67F2" w:rsidRPr="00B02CCC" w14:paraId="2390CD7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6C7930A"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1609F94"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CALCULATE_TAX</w:t>
            </w:r>
          </w:p>
        </w:tc>
        <w:tc>
          <w:tcPr>
            <w:tcW w:w="814" w:type="dxa"/>
            <w:tcBorders>
              <w:top w:val="nil"/>
              <w:left w:val="nil"/>
              <w:bottom w:val="single" w:sz="4" w:space="0" w:color="203764"/>
              <w:right w:val="single" w:sz="4" w:space="0" w:color="203764"/>
            </w:tcBorders>
            <w:shd w:val="clear" w:color="auto" w:fill="auto"/>
            <w:noWrap/>
          </w:tcPr>
          <w:p w14:paraId="62D6CC67" w14:textId="1F777F00"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56C6AE0" w14:textId="1AB5930D"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B4CFCF4" w14:textId="69B7AB3D" w:rsidR="001F67F2" w:rsidRPr="00B02CCC" w:rsidRDefault="001F67F2" w:rsidP="001F67F2">
            <w:pPr>
              <w:spacing w:before="0"/>
              <w:jc w:val="left"/>
              <w:rPr>
                <w:rFonts w:ascii="Calibri" w:hAnsi="Calibri" w:cs="Calibri"/>
                <w:color w:val="000000"/>
                <w:sz w:val="14"/>
                <w:szCs w:val="14"/>
                <w:lang w:val="en-GB" w:eastAsia="en-GB"/>
              </w:rPr>
            </w:pPr>
          </w:p>
        </w:tc>
      </w:tr>
      <w:tr w:rsidR="001F67F2" w:rsidRPr="00B02CCC" w14:paraId="7015DFA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528451A"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4EFA041"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CHANGE_STATUS_FOR_ACTIVITY</w:t>
            </w:r>
          </w:p>
        </w:tc>
        <w:tc>
          <w:tcPr>
            <w:tcW w:w="814" w:type="dxa"/>
            <w:tcBorders>
              <w:top w:val="nil"/>
              <w:left w:val="nil"/>
              <w:bottom w:val="single" w:sz="4" w:space="0" w:color="203764"/>
              <w:right w:val="single" w:sz="4" w:space="0" w:color="203764"/>
            </w:tcBorders>
            <w:shd w:val="clear" w:color="auto" w:fill="auto"/>
            <w:noWrap/>
          </w:tcPr>
          <w:p w14:paraId="27E3C517" w14:textId="464FEB9B"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80CD759" w14:textId="1DFEBF5F"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FAE62EC" w14:textId="53667E0E"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4E19BB6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2322DC4"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A1263E3"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CHECK_FOR_DUPLICATE_INV</w:t>
            </w:r>
          </w:p>
        </w:tc>
        <w:tc>
          <w:tcPr>
            <w:tcW w:w="814" w:type="dxa"/>
            <w:tcBorders>
              <w:top w:val="nil"/>
              <w:left w:val="nil"/>
              <w:bottom w:val="single" w:sz="4" w:space="0" w:color="203764"/>
              <w:right w:val="single" w:sz="4" w:space="0" w:color="203764"/>
            </w:tcBorders>
            <w:shd w:val="clear" w:color="auto" w:fill="auto"/>
            <w:noWrap/>
          </w:tcPr>
          <w:p w14:paraId="1E8ED156" w14:textId="030E7387"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80189DC" w14:textId="0F99F1AC"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E12B0EA" w14:textId="16D54A8E"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7EDB769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C363ED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814DC2C"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DETERMINE_BLINE_DATE</w:t>
            </w:r>
          </w:p>
        </w:tc>
        <w:tc>
          <w:tcPr>
            <w:tcW w:w="814" w:type="dxa"/>
            <w:tcBorders>
              <w:top w:val="nil"/>
              <w:left w:val="nil"/>
              <w:bottom w:val="single" w:sz="4" w:space="0" w:color="203764"/>
              <w:right w:val="single" w:sz="4" w:space="0" w:color="203764"/>
            </w:tcBorders>
            <w:shd w:val="clear" w:color="auto" w:fill="auto"/>
            <w:noWrap/>
          </w:tcPr>
          <w:p w14:paraId="334F74AD" w14:textId="5C72A9D4"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A3BF1E2" w14:textId="580D34AC"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8BB2732" w14:textId="3CF12171"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75C409B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4606481"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0FC7BCF"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DETERMINE_FI_DOC_TYPE</w:t>
            </w:r>
          </w:p>
        </w:tc>
        <w:tc>
          <w:tcPr>
            <w:tcW w:w="814" w:type="dxa"/>
            <w:tcBorders>
              <w:top w:val="nil"/>
              <w:left w:val="nil"/>
              <w:bottom w:val="single" w:sz="4" w:space="0" w:color="203764"/>
              <w:right w:val="single" w:sz="4" w:space="0" w:color="203764"/>
            </w:tcBorders>
            <w:shd w:val="clear" w:color="auto" w:fill="auto"/>
            <w:noWrap/>
          </w:tcPr>
          <w:p w14:paraId="312690F6" w14:textId="35EA152B"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F940243" w14:textId="0611094A"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C279676" w14:textId="63DF3C16"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753FC50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CB51A40"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ABCFDC3"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DETERMINE_POSTING_DATE</w:t>
            </w:r>
          </w:p>
        </w:tc>
        <w:tc>
          <w:tcPr>
            <w:tcW w:w="814" w:type="dxa"/>
            <w:tcBorders>
              <w:top w:val="nil"/>
              <w:left w:val="nil"/>
              <w:bottom w:val="single" w:sz="4" w:space="0" w:color="203764"/>
              <w:right w:val="single" w:sz="4" w:space="0" w:color="203764"/>
            </w:tcBorders>
            <w:shd w:val="clear" w:color="auto" w:fill="auto"/>
            <w:noWrap/>
          </w:tcPr>
          <w:p w14:paraId="4F600D10" w14:textId="703AD35B"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2E1F5E1" w14:textId="084D6C3B"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1A29521" w14:textId="04F473C6" w:rsidR="001F67F2" w:rsidRPr="00B02CCC" w:rsidRDefault="001F67F2" w:rsidP="001F67F2">
            <w:pPr>
              <w:spacing w:before="0"/>
              <w:jc w:val="left"/>
              <w:rPr>
                <w:rFonts w:ascii="Calibri" w:hAnsi="Calibri" w:cs="Calibri"/>
                <w:color w:val="000000"/>
                <w:sz w:val="14"/>
                <w:szCs w:val="14"/>
                <w:lang w:val="en-GB" w:eastAsia="en-GB"/>
              </w:rPr>
            </w:pPr>
          </w:p>
        </w:tc>
      </w:tr>
      <w:tr w:rsidR="001F67F2" w:rsidRPr="00B02CCC" w14:paraId="5FCA46B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43604001" w14:textId="2DFCF9A5"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5E842D05" w14:textId="2F4352EB" w:rsidR="001F67F2" w:rsidRPr="00B02CCC" w:rsidRDefault="001F67F2" w:rsidP="001F67F2">
            <w:pPr>
              <w:spacing w:before="0"/>
              <w:jc w:val="left"/>
              <w:rPr>
                <w:rFonts w:ascii="Calibri" w:hAnsi="Calibri" w:cs="Calibri"/>
                <w:color w:val="000000"/>
                <w:sz w:val="14"/>
                <w:szCs w:val="16"/>
                <w:lang w:val="en-GB" w:eastAsia="en-GB"/>
              </w:rPr>
            </w:pPr>
            <w:r w:rsidRPr="00E74019">
              <w:rPr>
                <w:rFonts w:ascii="Calibri" w:hAnsi="Calibri" w:cs="Calibri"/>
                <w:color w:val="000000"/>
                <w:sz w:val="14"/>
                <w:szCs w:val="16"/>
                <w:lang w:val="en-GB" w:eastAsia="en-GB"/>
              </w:rPr>
              <w:t>DO_AMOUNT_CONVERSION</w:t>
            </w:r>
          </w:p>
        </w:tc>
        <w:tc>
          <w:tcPr>
            <w:tcW w:w="814" w:type="dxa"/>
            <w:tcBorders>
              <w:top w:val="nil"/>
              <w:left w:val="nil"/>
              <w:bottom w:val="single" w:sz="4" w:space="0" w:color="203764"/>
              <w:right w:val="single" w:sz="4" w:space="0" w:color="203764"/>
            </w:tcBorders>
            <w:shd w:val="clear" w:color="auto" w:fill="auto"/>
            <w:noWrap/>
          </w:tcPr>
          <w:p w14:paraId="0FBFFDAC" w14:textId="1BCB47DE"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37375B1" w14:textId="63FFA664"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F76E8B6" w14:textId="657210E9"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4437AE4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A76F75C"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0FC5F76"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EXECUTE_ADDITIONAL_FM</w:t>
            </w:r>
          </w:p>
        </w:tc>
        <w:tc>
          <w:tcPr>
            <w:tcW w:w="814" w:type="dxa"/>
            <w:tcBorders>
              <w:top w:val="nil"/>
              <w:left w:val="nil"/>
              <w:bottom w:val="single" w:sz="4" w:space="0" w:color="203764"/>
              <w:right w:val="single" w:sz="4" w:space="0" w:color="203764"/>
            </w:tcBorders>
            <w:shd w:val="clear" w:color="auto" w:fill="auto"/>
            <w:noWrap/>
          </w:tcPr>
          <w:p w14:paraId="5CE6FFF1" w14:textId="6090C239"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4F5A4BB" w14:textId="3C9EE27C"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EBD6E26" w14:textId="4D93EBB7" w:rsidR="001F67F2" w:rsidRPr="00B02CCC" w:rsidRDefault="001F67F2" w:rsidP="001F67F2">
            <w:pPr>
              <w:spacing w:before="0"/>
              <w:jc w:val="left"/>
              <w:rPr>
                <w:rFonts w:ascii="Calibri" w:hAnsi="Calibri" w:cs="Calibri"/>
                <w:color w:val="000000"/>
                <w:sz w:val="14"/>
                <w:szCs w:val="14"/>
                <w:lang w:val="en-GB" w:eastAsia="en-GB"/>
              </w:rPr>
            </w:pPr>
          </w:p>
        </w:tc>
      </w:tr>
      <w:tr w:rsidR="001F67F2" w:rsidRPr="00B02CCC" w14:paraId="1A03605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7269B9D"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F2C8F2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MAP_EPAY_REQ_DATA_TO_FI_DOC</w:t>
            </w:r>
          </w:p>
        </w:tc>
        <w:tc>
          <w:tcPr>
            <w:tcW w:w="814" w:type="dxa"/>
            <w:tcBorders>
              <w:top w:val="nil"/>
              <w:left w:val="nil"/>
              <w:bottom w:val="single" w:sz="4" w:space="0" w:color="203764"/>
              <w:right w:val="single" w:sz="4" w:space="0" w:color="203764"/>
            </w:tcBorders>
            <w:shd w:val="clear" w:color="auto" w:fill="auto"/>
            <w:noWrap/>
          </w:tcPr>
          <w:p w14:paraId="3B7BCE90" w14:textId="417A4F7D" w:rsidR="001F67F2" w:rsidRPr="00B02CCC" w:rsidRDefault="00142D45"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7B04188" w14:textId="0C4834D9"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FCEC25D" w14:textId="6A039D1A" w:rsidR="001F67F2" w:rsidRPr="00C07C78" w:rsidRDefault="00B0759B" w:rsidP="001F67F2">
            <w:pPr>
              <w:spacing w:before="0"/>
              <w:jc w:val="left"/>
              <w:rPr>
                <w:rFonts w:ascii="Calibri" w:hAnsi="Calibri" w:cs="Calibri"/>
                <w:color w:val="000000"/>
                <w:sz w:val="14"/>
                <w:szCs w:val="16"/>
                <w:lang w:val="en-GB" w:eastAsia="en-GB"/>
              </w:rPr>
            </w:pPr>
            <w:r w:rsidRPr="00C07C78">
              <w:rPr>
                <w:rFonts w:ascii="Calibri" w:hAnsi="Calibri" w:cs="Calibri"/>
                <w:color w:val="000000"/>
                <w:sz w:val="14"/>
                <w:szCs w:val="16"/>
                <w:lang w:val="en-GB" w:eastAsia="en-GB"/>
              </w:rPr>
              <w:t xml:space="preserve"> </w:t>
            </w:r>
            <w:del w:id="96" w:author="Author">
              <w:r w:rsidRPr="00C07C78" w:rsidDel="00A900BC">
                <w:rPr>
                  <w:rFonts w:ascii="Calibri" w:hAnsi="Calibri" w:cs="Calibri"/>
                  <w:color w:val="000000"/>
                  <w:sz w:val="14"/>
                  <w:szCs w:val="16"/>
                  <w:lang w:val="en-GB" w:eastAsia="en-GB"/>
                </w:rPr>
                <w:delText>CRQ10013409</w:delText>
              </w:r>
            </w:del>
          </w:p>
        </w:tc>
      </w:tr>
      <w:tr w:rsidR="001F67F2" w:rsidRPr="00B02CCC" w14:paraId="23421E0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E931145"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B0A31A0"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READ_STATUS</w:t>
            </w:r>
          </w:p>
        </w:tc>
        <w:tc>
          <w:tcPr>
            <w:tcW w:w="814" w:type="dxa"/>
            <w:tcBorders>
              <w:top w:val="nil"/>
              <w:left w:val="nil"/>
              <w:bottom w:val="single" w:sz="4" w:space="0" w:color="203764"/>
              <w:right w:val="single" w:sz="4" w:space="0" w:color="203764"/>
            </w:tcBorders>
            <w:shd w:val="clear" w:color="auto" w:fill="auto"/>
            <w:noWrap/>
          </w:tcPr>
          <w:p w14:paraId="111E8B63" w14:textId="111F6A50"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BD61AA6" w14:textId="169E3AB8"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FC9294C" w14:textId="58E6502A"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053C8C5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A86CF14"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0C3189E"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CONSTRUCTOR</w:t>
            </w:r>
          </w:p>
        </w:tc>
        <w:tc>
          <w:tcPr>
            <w:tcW w:w="814" w:type="dxa"/>
            <w:tcBorders>
              <w:top w:val="nil"/>
              <w:left w:val="nil"/>
              <w:bottom w:val="single" w:sz="4" w:space="0" w:color="203764"/>
              <w:right w:val="single" w:sz="4" w:space="0" w:color="203764"/>
            </w:tcBorders>
            <w:shd w:val="clear" w:color="auto" w:fill="auto"/>
            <w:noWrap/>
          </w:tcPr>
          <w:p w14:paraId="379443E2" w14:textId="7D3E48CA"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DFD10D0" w14:textId="47B64C4C"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07AE1FE" w14:textId="4E87B84D"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12B6E1A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EE1A360"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1458C2D"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CREATE_EPAY_REQ</w:t>
            </w:r>
          </w:p>
        </w:tc>
        <w:tc>
          <w:tcPr>
            <w:tcW w:w="814" w:type="dxa"/>
            <w:tcBorders>
              <w:top w:val="nil"/>
              <w:left w:val="nil"/>
              <w:bottom w:val="single" w:sz="4" w:space="0" w:color="203764"/>
              <w:right w:val="single" w:sz="4" w:space="0" w:color="203764"/>
            </w:tcBorders>
            <w:shd w:val="clear" w:color="auto" w:fill="auto"/>
            <w:noWrap/>
          </w:tcPr>
          <w:p w14:paraId="541F5CF5" w14:textId="597B6365"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23E0F33" w14:textId="7D7BD345"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1D9FC75" w14:textId="39C8C21E" w:rsidR="001F67F2" w:rsidRPr="00B02CCC" w:rsidRDefault="001F67F2" w:rsidP="001F67F2">
            <w:pPr>
              <w:spacing w:before="0"/>
              <w:jc w:val="left"/>
              <w:rPr>
                <w:rFonts w:ascii="Calibri" w:hAnsi="Calibri" w:cs="Calibri"/>
                <w:color w:val="000000"/>
                <w:sz w:val="14"/>
                <w:szCs w:val="14"/>
                <w:lang w:val="en-GB" w:eastAsia="en-GB"/>
              </w:rPr>
            </w:pPr>
          </w:p>
        </w:tc>
      </w:tr>
      <w:tr w:rsidR="001F67F2" w:rsidRPr="00B02CCC" w14:paraId="545D0BB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CFCAD80"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498C07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DELETE_EPAY_REQ</w:t>
            </w:r>
          </w:p>
        </w:tc>
        <w:tc>
          <w:tcPr>
            <w:tcW w:w="814" w:type="dxa"/>
            <w:tcBorders>
              <w:top w:val="nil"/>
              <w:left w:val="nil"/>
              <w:bottom w:val="single" w:sz="4" w:space="0" w:color="203764"/>
              <w:right w:val="single" w:sz="4" w:space="0" w:color="203764"/>
            </w:tcBorders>
            <w:shd w:val="clear" w:color="auto" w:fill="auto"/>
            <w:noWrap/>
          </w:tcPr>
          <w:p w14:paraId="031BB10E" w14:textId="6DA0F6D3"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8641F2E" w14:textId="561FE169"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40D114A" w14:textId="443F940F"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0ABA1A3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09832EC"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9E6325F"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DETERMINE_MODE</w:t>
            </w:r>
          </w:p>
        </w:tc>
        <w:tc>
          <w:tcPr>
            <w:tcW w:w="814" w:type="dxa"/>
            <w:tcBorders>
              <w:top w:val="nil"/>
              <w:left w:val="nil"/>
              <w:bottom w:val="single" w:sz="4" w:space="0" w:color="203764"/>
              <w:right w:val="single" w:sz="4" w:space="0" w:color="203764"/>
            </w:tcBorders>
            <w:shd w:val="clear" w:color="auto" w:fill="auto"/>
            <w:noWrap/>
          </w:tcPr>
          <w:p w14:paraId="4F27278D" w14:textId="5329F463"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C25192D" w14:textId="7B119932"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6439BBB" w14:textId="388FADF6"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3337A33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08D970A"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2E81E4A"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GET_EPAY_REQ_ATTACHMENTS</w:t>
            </w:r>
          </w:p>
        </w:tc>
        <w:tc>
          <w:tcPr>
            <w:tcW w:w="814" w:type="dxa"/>
            <w:tcBorders>
              <w:top w:val="nil"/>
              <w:left w:val="nil"/>
              <w:bottom w:val="single" w:sz="4" w:space="0" w:color="203764"/>
              <w:right w:val="single" w:sz="4" w:space="0" w:color="203764"/>
            </w:tcBorders>
            <w:shd w:val="clear" w:color="auto" w:fill="auto"/>
            <w:noWrap/>
          </w:tcPr>
          <w:p w14:paraId="4DDEFDE9" w14:textId="0B915DFF"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EBFA563" w14:textId="59A8CCC8"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938CDB0" w14:textId="3FA28A84"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65585DC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87C68DD"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7CFCCDC"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GET_EPAY_REQ_DETAILS</w:t>
            </w:r>
          </w:p>
        </w:tc>
        <w:tc>
          <w:tcPr>
            <w:tcW w:w="814" w:type="dxa"/>
            <w:tcBorders>
              <w:top w:val="nil"/>
              <w:left w:val="nil"/>
              <w:bottom w:val="single" w:sz="4" w:space="0" w:color="203764"/>
              <w:right w:val="single" w:sz="4" w:space="0" w:color="203764"/>
            </w:tcBorders>
            <w:shd w:val="clear" w:color="auto" w:fill="auto"/>
            <w:noWrap/>
          </w:tcPr>
          <w:p w14:paraId="59F30763" w14:textId="62CFC5EB"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B6F3748" w14:textId="5F863EE5"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4A8A896" w14:textId="310A18D8"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332C5F7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A119819"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004A888"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GET_EPAY_REQ_LIST</w:t>
            </w:r>
          </w:p>
        </w:tc>
        <w:tc>
          <w:tcPr>
            <w:tcW w:w="814" w:type="dxa"/>
            <w:tcBorders>
              <w:top w:val="nil"/>
              <w:left w:val="nil"/>
              <w:bottom w:val="single" w:sz="4" w:space="0" w:color="203764"/>
              <w:right w:val="single" w:sz="4" w:space="0" w:color="203764"/>
            </w:tcBorders>
            <w:shd w:val="clear" w:color="auto" w:fill="auto"/>
            <w:noWrap/>
          </w:tcPr>
          <w:p w14:paraId="2DC2651D" w14:textId="57E8B0BF"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5ADDF1B" w14:textId="3A94299B"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A54D2EB" w14:textId="57FA4DF9" w:rsidR="001F67F2" w:rsidRPr="00B02CCC" w:rsidRDefault="008514C2" w:rsidP="001F67F2">
            <w:pPr>
              <w:spacing w:before="0"/>
              <w:jc w:val="left"/>
              <w:rPr>
                <w:rFonts w:ascii="Calibri" w:hAnsi="Calibri" w:cs="Calibri"/>
                <w:color w:val="000000"/>
                <w:sz w:val="14"/>
                <w:szCs w:val="16"/>
                <w:lang w:val="en-GB" w:eastAsia="en-GB"/>
              </w:rPr>
            </w:pPr>
            <w:del w:id="97" w:author="Author">
              <w:r w:rsidRPr="0025202F" w:rsidDel="00A900BC">
                <w:rPr>
                  <w:rFonts w:ascii="Calibri" w:hAnsi="Calibri" w:cs="Calibri"/>
                  <w:color w:val="000000"/>
                  <w:sz w:val="14"/>
                  <w:szCs w:val="16"/>
                  <w:lang w:val="en-GB" w:eastAsia="en-GB"/>
                </w:rPr>
                <w:delText>CRQ10013409</w:delText>
              </w:r>
            </w:del>
          </w:p>
        </w:tc>
      </w:tr>
      <w:tr w:rsidR="001F67F2" w:rsidRPr="00B02CCC" w14:paraId="7639E31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857D0EB"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BF69C0A"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GET_EPAY_REQ_WFL_LOG</w:t>
            </w:r>
          </w:p>
        </w:tc>
        <w:tc>
          <w:tcPr>
            <w:tcW w:w="814" w:type="dxa"/>
            <w:tcBorders>
              <w:top w:val="nil"/>
              <w:left w:val="nil"/>
              <w:bottom w:val="single" w:sz="4" w:space="0" w:color="203764"/>
              <w:right w:val="single" w:sz="4" w:space="0" w:color="203764"/>
            </w:tcBorders>
            <w:shd w:val="clear" w:color="auto" w:fill="auto"/>
            <w:noWrap/>
          </w:tcPr>
          <w:p w14:paraId="6ECD0F36" w14:textId="14D16A34"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BCD73E4" w14:textId="6DC74FD8"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3E3D39D" w14:textId="487FE6D5"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6B1818A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5C98D8C"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048038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GET_MESSAGES</w:t>
            </w:r>
          </w:p>
        </w:tc>
        <w:tc>
          <w:tcPr>
            <w:tcW w:w="814" w:type="dxa"/>
            <w:tcBorders>
              <w:top w:val="nil"/>
              <w:left w:val="nil"/>
              <w:bottom w:val="single" w:sz="4" w:space="0" w:color="203764"/>
              <w:right w:val="single" w:sz="4" w:space="0" w:color="203764"/>
            </w:tcBorders>
            <w:shd w:val="clear" w:color="auto" w:fill="auto"/>
            <w:noWrap/>
          </w:tcPr>
          <w:p w14:paraId="25BB6F4A" w14:textId="40E40610"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2A9344A" w14:textId="56D66270"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047BC85" w14:textId="7C2C9ED6"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7074468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6768C7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CF6B9DE"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RESET_WF_AND_STATUS</w:t>
            </w:r>
          </w:p>
        </w:tc>
        <w:tc>
          <w:tcPr>
            <w:tcW w:w="814" w:type="dxa"/>
            <w:tcBorders>
              <w:top w:val="nil"/>
              <w:left w:val="nil"/>
              <w:bottom w:val="single" w:sz="4" w:space="0" w:color="203764"/>
              <w:right w:val="single" w:sz="4" w:space="0" w:color="203764"/>
            </w:tcBorders>
            <w:shd w:val="clear" w:color="auto" w:fill="auto"/>
            <w:noWrap/>
          </w:tcPr>
          <w:p w14:paraId="00456C4B" w14:textId="06C95DFF"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2582947" w14:textId="17FAB949"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B344CD5" w14:textId="0CF69E53"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39C32F7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7C2AE14"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29D0F41"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SAVE_TEXT</w:t>
            </w:r>
          </w:p>
        </w:tc>
        <w:tc>
          <w:tcPr>
            <w:tcW w:w="814" w:type="dxa"/>
            <w:tcBorders>
              <w:top w:val="nil"/>
              <w:left w:val="nil"/>
              <w:bottom w:val="single" w:sz="4" w:space="0" w:color="203764"/>
              <w:right w:val="single" w:sz="4" w:space="0" w:color="203764"/>
            </w:tcBorders>
            <w:shd w:val="clear" w:color="auto" w:fill="auto"/>
            <w:noWrap/>
          </w:tcPr>
          <w:p w14:paraId="1E5F1039" w14:textId="7627AC5E"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FFE2BDB" w14:textId="098EFCD9"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4E53F89" w14:textId="6C65698B"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57D3CFE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0014AD1"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1C9FF23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UPDATE_EPAY_REQ</w:t>
            </w:r>
          </w:p>
        </w:tc>
        <w:tc>
          <w:tcPr>
            <w:tcW w:w="814" w:type="dxa"/>
            <w:tcBorders>
              <w:top w:val="nil"/>
              <w:left w:val="nil"/>
              <w:bottom w:val="single" w:sz="4" w:space="0" w:color="203764"/>
              <w:right w:val="single" w:sz="4" w:space="0" w:color="203764"/>
            </w:tcBorders>
            <w:shd w:val="clear" w:color="auto" w:fill="auto"/>
            <w:noWrap/>
          </w:tcPr>
          <w:p w14:paraId="3F1B1978" w14:textId="6B0C7CD8"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DACD801" w14:textId="64608680"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AE755D0" w14:textId="584C23BA"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677FA40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3DC75E2"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BA3678B"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BUILD_APPROVAL_REQUEST</w:t>
            </w:r>
          </w:p>
        </w:tc>
        <w:tc>
          <w:tcPr>
            <w:tcW w:w="814" w:type="dxa"/>
            <w:tcBorders>
              <w:top w:val="nil"/>
              <w:left w:val="nil"/>
              <w:bottom w:val="single" w:sz="4" w:space="0" w:color="203764"/>
              <w:right w:val="single" w:sz="4" w:space="0" w:color="203764"/>
            </w:tcBorders>
            <w:shd w:val="clear" w:color="auto" w:fill="auto"/>
            <w:noWrap/>
          </w:tcPr>
          <w:p w14:paraId="76C836DB" w14:textId="591E5D7C"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9ED5708" w14:textId="1D77A41F"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130C844" w14:textId="4342B808"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17D85D0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621ACB9"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4EC3111"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DETERMINE_ACTIONS</w:t>
            </w:r>
          </w:p>
        </w:tc>
        <w:tc>
          <w:tcPr>
            <w:tcW w:w="814" w:type="dxa"/>
            <w:tcBorders>
              <w:top w:val="nil"/>
              <w:left w:val="nil"/>
              <w:bottom w:val="single" w:sz="4" w:space="0" w:color="203764"/>
              <w:right w:val="single" w:sz="4" w:space="0" w:color="203764"/>
            </w:tcBorders>
            <w:shd w:val="clear" w:color="auto" w:fill="auto"/>
            <w:noWrap/>
          </w:tcPr>
          <w:p w14:paraId="64231651" w14:textId="7CF530FD"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11C03A8" w14:textId="138DFAD9"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AC522E5" w14:textId="6C2486EE" w:rsidR="001F67F2" w:rsidRPr="00B02CCC" w:rsidRDefault="001F67F2" w:rsidP="001F67F2">
            <w:pPr>
              <w:spacing w:before="0"/>
              <w:jc w:val="left"/>
              <w:rPr>
                <w:rFonts w:ascii="Calibri" w:hAnsi="Calibri" w:cs="Calibri"/>
                <w:color w:val="000000"/>
                <w:sz w:val="14"/>
                <w:szCs w:val="16"/>
                <w:lang w:val="en-GB" w:eastAsia="en-GB"/>
              </w:rPr>
            </w:pPr>
          </w:p>
        </w:tc>
      </w:tr>
      <w:tr w:rsidR="001F67F2" w:rsidRPr="00B02CCC" w14:paraId="2BEDB38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2755AA3"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B23068A" w14:textId="77777777" w:rsidR="001F67F2" w:rsidRPr="00B02CCC" w:rsidRDefault="001F67F2" w:rsidP="001F67F2">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DETERMINE_APPROVAL_FLOW</w:t>
            </w:r>
          </w:p>
        </w:tc>
        <w:tc>
          <w:tcPr>
            <w:tcW w:w="814" w:type="dxa"/>
            <w:tcBorders>
              <w:top w:val="nil"/>
              <w:left w:val="nil"/>
              <w:bottom w:val="single" w:sz="4" w:space="0" w:color="203764"/>
              <w:right w:val="single" w:sz="4" w:space="0" w:color="203764"/>
            </w:tcBorders>
            <w:shd w:val="clear" w:color="auto" w:fill="auto"/>
            <w:noWrap/>
          </w:tcPr>
          <w:p w14:paraId="19BEC87B" w14:textId="65655D08"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71DE32F" w14:textId="626799AA"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0A16D5F" w14:textId="2BAA1B8F" w:rsidR="001F67F2" w:rsidRPr="00B02CCC" w:rsidRDefault="00145E1A" w:rsidP="00602650">
            <w:pPr>
              <w:spacing w:before="0" w:line="259" w:lineRule="auto"/>
              <w:jc w:val="left"/>
              <w:rPr>
                <w:rFonts w:ascii="Calibri" w:hAnsi="Calibri" w:cs="Calibri"/>
                <w:color w:val="000000" w:themeColor="text1"/>
                <w:sz w:val="14"/>
                <w:szCs w:val="14"/>
                <w:lang w:val="en-GB" w:eastAsia="en-GB"/>
              </w:rPr>
            </w:pPr>
            <w:ins w:id="98" w:author="Author">
              <w:r w:rsidRPr="00145E1A">
                <w:rPr>
                  <w:rFonts w:ascii="Calibri" w:hAnsi="Calibri" w:cs="Calibri"/>
                  <w:color w:val="000000" w:themeColor="text1"/>
                  <w:sz w:val="14"/>
                  <w:szCs w:val="14"/>
                  <w:lang w:val="en-GB" w:eastAsia="en-GB"/>
                </w:rPr>
                <w:t>CRQ10019509</w:t>
              </w:r>
            </w:ins>
          </w:p>
        </w:tc>
      </w:tr>
      <w:tr w:rsidR="001F67F2" w:rsidRPr="00B02CCC" w14:paraId="6FB1356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1CA730FE" w14:textId="275788EC"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550F4D86" w14:textId="1A6F1011" w:rsidR="001F67F2" w:rsidRPr="00B02CCC" w:rsidRDefault="001F67F2" w:rsidP="001F67F2">
            <w:pPr>
              <w:spacing w:before="0"/>
              <w:jc w:val="left"/>
              <w:rPr>
                <w:rFonts w:ascii="Calibri" w:hAnsi="Calibri" w:cs="Calibri"/>
                <w:color w:val="000000"/>
                <w:sz w:val="14"/>
                <w:szCs w:val="16"/>
                <w:lang w:val="en-GB" w:eastAsia="en-GB"/>
              </w:rPr>
            </w:pPr>
            <w:r w:rsidRPr="00CE180C">
              <w:rPr>
                <w:rFonts w:ascii="Calibri" w:hAnsi="Calibri" w:cs="Calibri"/>
                <w:color w:val="000000"/>
                <w:sz w:val="14"/>
                <w:szCs w:val="16"/>
                <w:lang w:val="en-GB" w:eastAsia="en-GB"/>
              </w:rPr>
              <w:t>DO_SPECIFIC_CHECKS</w:t>
            </w:r>
          </w:p>
        </w:tc>
        <w:tc>
          <w:tcPr>
            <w:tcW w:w="814" w:type="dxa"/>
            <w:tcBorders>
              <w:top w:val="nil"/>
              <w:left w:val="nil"/>
              <w:bottom w:val="single" w:sz="4" w:space="0" w:color="203764"/>
              <w:right w:val="single" w:sz="4" w:space="0" w:color="203764"/>
            </w:tcBorders>
            <w:shd w:val="clear" w:color="auto" w:fill="auto"/>
            <w:noWrap/>
          </w:tcPr>
          <w:p w14:paraId="471DF1EF" w14:textId="7CAEF74F" w:rsidR="001F67F2" w:rsidRPr="00B02CCC" w:rsidRDefault="001F67F2" w:rsidP="001F67F2">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2D73903" w14:textId="21E5F5C9" w:rsidR="001F67F2" w:rsidRPr="00B02CCC" w:rsidRDefault="001F67F2" w:rsidP="001F67F2">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5B30419" w14:textId="5B97AD92" w:rsidR="001F67F2" w:rsidRPr="00B02CCC" w:rsidRDefault="001F67F2" w:rsidP="001F67F2">
            <w:pPr>
              <w:spacing w:before="0"/>
              <w:jc w:val="left"/>
              <w:rPr>
                <w:rFonts w:ascii="Calibri" w:hAnsi="Calibri" w:cs="Calibri"/>
                <w:color w:val="000000"/>
                <w:sz w:val="14"/>
                <w:szCs w:val="14"/>
                <w:lang w:val="en-GB" w:eastAsia="en-GB"/>
              </w:rPr>
            </w:pPr>
          </w:p>
        </w:tc>
      </w:tr>
      <w:tr w:rsidR="00E81761" w:rsidRPr="00B02CCC" w14:paraId="46BE047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FFA298F"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B192093"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FETCH_IDS_DESCRIPTIONS</w:t>
            </w:r>
          </w:p>
        </w:tc>
        <w:tc>
          <w:tcPr>
            <w:tcW w:w="814" w:type="dxa"/>
            <w:tcBorders>
              <w:top w:val="nil"/>
              <w:left w:val="nil"/>
              <w:bottom w:val="single" w:sz="4" w:space="0" w:color="203764"/>
              <w:right w:val="single" w:sz="4" w:space="0" w:color="203764"/>
            </w:tcBorders>
            <w:shd w:val="clear" w:color="auto" w:fill="auto"/>
            <w:noWrap/>
          </w:tcPr>
          <w:p w14:paraId="1E038823" w14:textId="5F52981E" w:rsidR="00E81761" w:rsidRPr="00B02CCC" w:rsidRDefault="00E81761" w:rsidP="00E81761">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88A6D4D" w14:textId="26742C77" w:rsidR="00E81761" w:rsidRPr="00B02CCC" w:rsidRDefault="00E81761" w:rsidP="00E81761">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18FDA7F" w14:textId="50593BD1" w:rsidR="00E81761" w:rsidRPr="00B02CCC" w:rsidRDefault="00E81761" w:rsidP="00E81761">
            <w:pPr>
              <w:spacing w:before="0"/>
              <w:jc w:val="left"/>
              <w:rPr>
                <w:rFonts w:ascii="Calibri" w:hAnsi="Calibri" w:cs="Calibri"/>
                <w:color w:val="000000"/>
                <w:sz w:val="14"/>
                <w:szCs w:val="16"/>
                <w:lang w:val="en-GB" w:eastAsia="en-GB"/>
              </w:rPr>
            </w:pPr>
          </w:p>
        </w:tc>
      </w:tr>
      <w:tr w:rsidR="00E81761" w:rsidRPr="00B02CCC" w14:paraId="5629B84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2BE2A44"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4682ECB"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GET_EPAY_REQ_NEXT_ID</w:t>
            </w:r>
          </w:p>
        </w:tc>
        <w:tc>
          <w:tcPr>
            <w:tcW w:w="814" w:type="dxa"/>
            <w:tcBorders>
              <w:top w:val="nil"/>
              <w:left w:val="nil"/>
              <w:bottom w:val="single" w:sz="4" w:space="0" w:color="203764"/>
              <w:right w:val="single" w:sz="4" w:space="0" w:color="203764"/>
            </w:tcBorders>
            <w:shd w:val="clear" w:color="auto" w:fill="auto"/>
            <w:noWrap/>
          </w:tcPr>
          <w:p w14:paraId="3BD81583" w14:textId="7EA2B201" w:rsidR="00E81761" w:rsidRPr="00B02CCC" w:rsidRDefault="00E81761" w:rsidP="00E81761">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BBE256B" w14:textId="0206F03F" w:rsidR="00E81761" w:rsidRPr="00B02CCC" w:rsidRDefault="00E81761" w:rsidP="00E81761">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8AE6A1C" w14:textId="48BFD2CD" w:rsidR="00E81761" w:rsidRPr="00B02CCC" w:rsidRDefault="00E81761" w:rsidP="00E81761">
            <w:pPr>
              <w:spacing w:before="0"/>
              <w:jc w:val="left"/>
              <w:rPr>
                <w:rFonts w:ascii="Calibri" w:hAnsi="Calibri" w:cs="Calibri"/>
                <w:color w:val="000000"/>
                <w:sz w:val="14"/>
                <w:szCs w:val="16"/>
                <w:lang w:val="en-GB" w:eastAsia="en-GB"/>
              </w:rPr>
            </w:pPr>
          </w:p>
        </w:tc>
      </w:tr>
      <w:tr w:rsidR="00E81761" w:rsidRPr="00B02CCC" w14:paraId="76F0F08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98F11E6"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0AE6E70"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INITIALIZE_STATUS</w:t>
            </w:r>
          </w:p>
        </w:tc>
        <w:tc>
          <w:tcPr>
            <w:tcW w:w="814" w:type="dxa"/>
            <w:tcBorders>
              <w:top w:val="nil"/>
              <w:left w:val="nil"/>
              <w:bottom w:val="single" w:sz="4" w:space="0" w:color="203764"/>
              <w:right w:val="single" w:sz="4" w:space="0" w:color="203764"/>
            </w:tcBorders>
            <w:shd w:val="clear" w:color="auto" w:fill="auto"/>
            <w:noWrap/>
          </w:tcPr>
          <w:p w14:paraId="5ECF75E8" w14:textId="4293BAE9" w:rsidR="00E81761" w:rsidRPr="00B02CCC" w:rsidRDefault="00E81761" w:rsidP="00E81761">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7EB4076" w14:textId="7FA97619" w:rsidR="00E81761" w:rsidRPr="00B02CCC" w:rsidRDefault="00E81761" w:rsidP="00E81761">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714E061" w14:textId="02B89E9C" w:rsidR="00E81761" w:rsidRPr="00B02CCC" w:rsidRDefault="00E81761" w:rsidP="00E81761">
            <w:pPr>
              <w:spacing w:before="0"/>
              <w:jc w:val="left"/>
              <w:rPr>
                <w:rFonts w:ascii="Calibri" w:hAnsi="Calibri" w:cs="Calibri"/>
                <w:color w:val="000000"/>
                <w:sz w:val="14"/>
                <w:szCs w:val="16"/>
                <w:lang w:val="en-GB" w:eastAsia="en-GB"/>
              </w:rPr>
            </w:pPr>
          </w:p>
        </w:tc>
      </w:tr>
      <w:tr w:rsidR="00E81761" w:rsidRPr="00B02CCC" w14:paraId="1EDB502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4497997"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1CA4F06"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PROCESS_ACTION</w:t>
            </w:r>
          </w:p>
        </w:tc>
        <w:tc>
          <w:tcPr>
            <w:tcW w:w="814" w:type="dxa"/>
            <w:tcBorders>
              <w:top w:val="nil"/>
              <w:left w:val="nil"/>
              <w:bottom w:val="single" w:sz="4" w:space="0" w:color="203764"/>
              <w:right w:val="single" w:sz="4" w:space="0" w:color="203764"/>
            </w:tcBorders>
            <w:shd w:val="clear" w:color="auto" w:fill="auto"/>
            <w:noWrap/>
          </w:tcPr>
          <w:p w14:paraId="294689B9" w14:textId="387661E0" w:rsidR="00E81761" w:rsidRPr="00B02CCC" w:rsidRDefault="00E81761" w:rsidP="00E81761">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21E514E" w14:textId="0298BB91" w:rsidR="00E81761" w:rsidRPr="00B02CCC" w:rsidRDefault="00E81761" w:rsidP="00E81761">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021E1AC" w14:textId="0A589560" w:rsidR="00E81761" w:rsidRPr="00B02CCC" w:rsidRDefault="00E81761" w:rsidP="00E81761">
            <w:pPr>
              <w:spacing w:before="0"/>
              <w:jc w:val="left"/>
              <w:rPr>
                <w:rFonts w:ascii="Calibri" w:hAnsi="Calibri" w:cs="Calibri"/>
                <w:color w:val="000000"/>
                <w:sz w:val="14"/>
                <w:szCs w:val="14"/>
                <w:lang w:val="en-GB" w:eastAsia="en-GB"/>
              </w:rPr>
            </w:pPr>
          </w:p>
        </w:tc>
      </w:tr>
      <w:tr w:rsidR="00E81761" w:rsidRPr="00B02CCC" w14:paraId="6CED7A2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E9E2196"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37B4D48"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PROCESS_DECISION_COMPLETE</w:t>
            </w:r>
          </w:p>
        </w:tc>
        <w:tc>
          <w:tcPr>
            <w:tcW w:w="814" w:type="dxa"/>
            <w:tcBorders>
              <w:top w:val="nil"/>
              <w:left w:val="nil"/>
              <w:bottom w:val="single" w:sz="4" w:space="0" w:color="203764"/>
              <w:right w:val="single" w:sz="4" w:space="0" w:color="203764"/>
            </w:tcBorders>
            <w:shd w:val="clear" w:color="auto" w:fill="auto"/>
            <w:noWrap/>
          </w:tcPr>
          <w:p w14:paraId="5C50C288" w14:textId="30959110" w:rsidR="00E81761" w:rsidRPr="00B02CCC" w:rsidRDefault="00E81761" w:rsidP="00E81761">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143D385" w14:textId="177F8246" w:rsidR="00E81761" w:rsidRPr="00B02CCC" w:rsidRDefault="00E81761" w:rsidP="00E81761">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2164F50" w14:textId="610853B0" w:rsidR="00E81761" w:rsidRPr="00B02CCC" w:rsidRDefault="00E81761" w:rsidP="00E81761">
            <w:pPr>
              <w:spacing w:before="0"/>
              <w:jc w:val="left"/>
              <w:rPr>
                <w:rFonts w:ascii="Calibri" w:hAnsi="Calibri" w:cs="Calibri"/>
                <w:color w:val="000000"/>
                <w:sz w:val="14"/>
                <w:szCs w:val="16"/>
                <w:lang w:val="en-GB" w:eastAsia="en-GB"/>
              </w:rPr>
            </w:pPr>
          </w:p>
        </w:tc>
      </w:tr>
      <w:tr w:rsidR="00E81761" w:rsidRPr="00B02CCC" w14:paraId="145ADF9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D748FBF"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BBB8135" w14:textId="77777777" w:rsidR="00E81761" w:rsidRPr="00B02CCC" w:rsidRDefault="00E81761" w:rsidP="00E81761">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READ_TEXT</w:t>
            </w:r>
          </w:p>
        </w:tc>
        <w:tc>
          <w:tcPr>
            <w:tcW w:w="814" w:type="dxa"/>
            <w:tcBorders>
              <w:top w:val="nil"/>
              <w:left w:val="nil"/>
              <w:bottom w:val="single" w:sz="4" w:space="0" w:color="203764"/>
              <w:right w:val="single" w:sz="4" w:space="0" w:color="203764"/>
            </w:tcBorders>
            <w:shd w:val="clear" w:color="auto" w:fill="auto"/>
            <w:noWrap/>
          </w:tcPr>
          <w:p w14:paraId="53589A9B" w14:textId="74EADF9C" w:rsidR="00E81761" w:rsidRPr="00B02CCC" w:rsidRDefault="00E81761" w:rsidP="00E81761">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93009AC" w14:textId="298AA220" w:rsidR="00E81761" w:rsidRPr="00B02CCC" w:rsidRDefault="00E81761" w:rsidP="00E81761">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2EFCB67" w14:textId="77B6593E" w:rsidR="00E81761" w:rsidRPr="00B02CCC" w:rsidRDefault="00E81761" w:rsidP="00E81761">
            <w:pPr>
              <w:spacing w:before="0"/>
              <w:jc w:val="left"/>
              <w:rPr>
                <w:rFonts w:ascii="Calibri" w:hAnsi="Calibri" w:cs="Calibri"/>
                <w:color w:val="000000"/>
                <w:sz w:val="14"/>
                <w:szCs w:val="16"/>
                <w:lang w:val="en-GB" w:eastAsia="en-GB"/>
              </w:rPr>
            </w:pPr>
          </w:p>
        </w:tc>
      </w:tr>
      <w:tr w:rsidR="0021020F" w:rsidRPr="00B02CCC" w14:paraId="062DE469" w14:textId="77777777" w:rsidTr="000A0808">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306527F4" w14:textId="553C34DF" w:rsidR="0021020F" w:rsidRPr="00B02CCC"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33BA81A0" w14:textId="0A094D53" w:rsidR="0021020F" w:rsidRPr="00B02CCC" w:rsidRDefault="0021020F" w:rsidP="0021020F">
            <w:pPr>
              <w:spacing w:before="0"/>
              <w:jc w:val="left"/>
              <w:rPr>
                <w:rFonts w:ascii="Calibri" w:hAnsi="Calibri" w:cs="Calibri"/>
                <w:color w:val="000000"/>
                <w:sz w:val="14"/>
                <w:szCs w:val="16"/>
                <w:lang w:val="en-GB" w:eastAsia="en-GB"/>
              </w:rPr>
            </w:pPr>
            <w:r w:rsidRPr="005077A2">
              <w:rPr>
                <w:rFonts w:ascii="Calibri" w:hAnsi="Calibri" w:cs="Calibri"/>
                <w:color w:val="000000"/>
                <w:sz w:val="14"/>
                <w:szCs w:val="16"/>
                <w:lang w:val="en-GB" w:eastAsia="en-GB"/>
              </w:rPr>
              <w:t>DO_AMOUNT_CONV_TO_INTERNAL</w:t>
            </w:r>
          </w:p>
        </w:tc>
        <w:tc>
          <w:tcPr>
            <w:tcW w:w="814" w:type="dxa"/>
            <w:tcBorders>
              <w:top w:val="nil"/>
              <w:left w:val="nil"/>
              <w:bottom w:val="single" w:sz="4" w:space="0" w:color="203764"/>
              <w:right w:val="single" w:sz="4" w:space="0" w:color="203764"/>
            </w:tcBorders>
            <w:shd w:val="clear" w:color="auto" w:fill="auto"/>
            <w:noWrap/>
            <w:vAlign w:val="bottom"/>
          </w:tcPr>
          <w:p w14:paraId="150BA3A1" w14:textId="521A5A4C" w:rsidR="0021020F"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A911C6B" w14:textId="7C03774D" w:rsidR="0021020F" w:rsidRPr="00B02CCC" w:rsidRDefault="0021020F" w:rsidP="0021020F">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BFC3945" w14:textId="2C04B1EC" w:rsidR="0021020F" w:rsidRPr="00B02CCC" w:rsidRDefault="0021020F" w:rsidP="0021020F">
            <w:pPr>
              <w:spacing w:before="0"/>
              <w:jc w:val="left"/>
              <w:rPr>
                <w:rFonts w:ascii="Calibri" w:hAnsi="Calibri" w:cs="Calibri"/>
                <w:color w:val="000000"/>
                <w:sz w:val="14"/>
                <w:szCs w:val="14"/>
                <w:lang w:val="en-GB" w:eastAsia="en-GB"/>
              </w:rPr>
            </w:pPr>
          </w:p>
        </w:tc>
      </w:tr>
      <w:tr w:rsidR="0021020F" w:rsidRPr="00B02CCC" w14:paraId="7C137CA1" w14:textId="77777777" w:rsidTr="000A0808">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697C5BEC" w14:textId="6AA3F451" w:rsidR="0021020F"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 xml:space="preserve">Method </w:t>
            </w:r>
          </w:p>
        </w:tc>
        <w:tc>
          <w:tcPr>
            <w:tcW w:w="4116" w:type="dxa"/>
            <w:tcBorders>
              <w:top w:val="nil"/>
              <w:left w:val="nil"/>
              <w:bottom w:val="single" w:sz="4" w:space="0" w:color="203764"/>
              <w:right w:val="single" w:sz="4" w:space="0" w:color="203764"/>
            </w:tcBorders>
            <w:shd w:val="clear" w:color="auto" w:fill="auto"/>
            <w:noWrap/>
            <w:vAlign w:val="bottom"/>
          </w:tcPr>
          <w:p w14:paraId="62DF5EEC" w14:textId="5B3B2822" w:rsidR="0021020F" w:rsidRPr="005077A2" w:rsidRDefault="0021020F" w:rsidP="0021020F">
            <w:pPr>
              <w:spacing w:before="0"/>
              <w:jc w:val="left"/>
              <w:rPr>
                <w:rFonts w:ascii="Calibri" w:hAnsi="Calibri" w:cs="Calibri"/>
                <w:color w:val="000000"/>
                <w:sz w:val="14"/>
                <w:szCs w:val="16"/>
                <w:lang w:val="en-GB" w:eastAsia="en-GB"/>
              </w:rPr>
            </w:pPr>
            <w:r w:rsidRPr="005077A2">
              <w:rPr>
                <w:rFonts w:ascii="Calibri" w:hAnsi="Calibri" w:cs="Calibri"/>
                <w:color w:val="000000"/>
                <w:sz w:val="14"/>
                <w:szCs w:val="16"/>
                <w:lang w:val="en-GB" w:eastAsia="en-GB"/>
              </w:rPr>
              <w:t>DO_AMOUNT_CONV_TO_</w:t>
            </w:r>
            <w:r>
              <w:rPr>
                <w:rFonts w:ascii="Calibri" w:hAnsi="Calibri" w:cs="Calibri"/>
                <w:color w:val="000000"/>
                <w:sz w:val="14"/>
                <w:szCs w:val="16"/>
                <w:lang w:val="en-GB" w:eastAsia="en-GB"/>
              </w:rPr>
              <w:t>EXTERNAL</w:t>
            </w:r>
          </w:p>
        </w:tc>
        <w:tc>
          <w:tcPr>
            <w:tcW w:w="814" w:type="dxa"/>
            <w:tcBorders>
              <w:top w:val="nil"/>
              <w:left w:val="nil"/>
              <w:bottom w:val="single" w:sz="4" w:space="0" w:color="203764"/>
              <w:right w:val="single" w:sz="4" w:space="0" w:color="203764"/>
            </w:tcBorders>
            <w:shd w:val="clear" w:color="auto" w:fill="auto"/>
            <w:noWrap/>
            <w:vAlign w:val="bottom"/>
          </w:tcPr>
          <w:p w14:paraId="2E497D0B" w14:textId="5806EE9F" w:rsidR="0021020F"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44EEBC2" w14:textId="4B2A6268" w:rsidR="0021020F" w:rsidRDefault="0021020F" w:rsidP="0021020F">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2B7465E" w14:textId="340E080C" w:rsidR="0021020F" w:rsidRPr="00B02CCC" w:rsidRDefault="0021020F" w:rsidP="0021020F">
            <w:pPr>
              <w:spacing w:before="0"/>
              <w:jc w:val="left"/>
              <w:rPr>
                <w:rFonts w:ascii="Calibri" w:hAnsi="Calibri" w:cs="Calibri"/>
                <w:color w:val="000000"/>
                <w:sz w:val="14"/>
                <w:szCs w:val="14"/>
                <w:lang w:val="en-GB" w:eastAsia="en-GB"/>
              </w:rPr>
            </w:pPr>
          </w:p>
        </w:tc>
      </w:tr>
      <w:tr w:rsidR="0021020F" w:rsidRPr="00B02CCC" w14:paraId="137249D3" w14:textId="77777777" w:rsidTr="000A0808">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49904F9E" w14:textId="26E03595" w:rsidR="0021020F"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404B48EC" w14:textId="7252E434" w:rsidR="0021020F" w:rsidRPr="005077A2" w:rsidRDefault="0021020F" w:rsidP="0021020F">
            <w:pPr>
              <w:spacing w:before="0"/>
              <w:jc w:val="left"/>
              <w:rPr>
                <w:rFonts w:ascii="Calibri" w:hAnsi="Calibri" w:cs="Calibri"/>
                <w:color w:val="000000"/>
                <w:sz w:val="14"/>
                <w:szCs w:val="16"/>
                <w:lang w:val="en-GB" w:eastAsia="en-GB"/>
              </w:rPr>
            </w:pPr>
            <w:r w:rsidRPr="00041EBB">
              <w:rPr>
                <w:rFonts w:ascii="Calibri" w:hAnsi="Calibri" w:cs="Calibri"/>
                <w:color w:val="000000"/>
                <w:sz w:val="14"/>
                <w:szCs w:val="16"/>
                <w:lang w:val="en-GB" w:eastAsia="en-GB"/>
              </w:rPr>
              <w:t>GET_EPAY_REQ_HD_DETAILS</w:t>
            </w:r>
          </w:p>
        </w:tc>
        <w:tc>
          <w:tcPr>
            <w:tcW w:w="814" w:type="dxa"/>
            <w:tcBorders>
              <w:top w:val="nil"/>
              <w:left w:val="nil"/>
              <w:bottom w:val="single" w:sz="4" w:space="0" w:color="203764"/>
              <w:right w:val="single" w:sz="4" w:space="0" w:color="203764"/>
            </w:tcBorders>
            <w:shd w:val="clear" w:color="auto" w:fill="auto"/>
            <w:noWrap/>
            <w:vAlign w:val="bottom"/>
          </w:tcPr>
          <w:p w14:paraId="23396E7C" w14:textId="1CFD41E0" w:rsidR="0021020F"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D506256" w14:textId="19578D27" w:rsidR="0021020F" w:rsidRDefault="0021020F" w:rsidP="0021020F">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FD96E89" w14:textId="4ECECE02" w:rsidR="0021020F" w:rsidRPr="000812AC" w:rsidRDefault="0021020F" w:rsidP="0021020F">
            <w:pPr>
              <w:spacing w:before="0"/>
              <w:jc w:val="left"/>
              <w:rPr>
                <w:rFonts w:ascii="Calibri" w:hAnsi="Calibri" w:cs="Calibri"/>
                <w:color w:val="000000"/>
                <w:sz w:val="14"/>
                <w:szCs w:val="16"/>
                <w:lang w:val="en-GB" w:eastAsia="en-GB"/>
              </w:rPr>
            </w:pPr>
          </w:p>
        </w:tc>
      </w:tr>
      <w:tr w:rsidR="0021020F" w:rsidRPr="00B02CCC" w14:paraId="774B833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D3FC3DE" w14:textId="77777777" w:rsidR="0021020F" w:rsidRPr="00B02CCC" w:rsidRDefault="0021020F" w:rsidP="0021020F">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lastRenderedPageBreak/>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124A2811" w14:textId="77777777" w:rsidR="0021020F" w:rsidRPr="00B02CCC" w:rsidRDefault="0021020F" w:rsidP="0021020F">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START_WORKFLOW</w:t>
            </w:r>
          </w:p>
        </w:tc>
        <w:tc>
          <w:tcPr>
            <w:tcW w:w="814" w:type="dxa"/>
            <w:tcBorders>
              <w:top w:val="nil"/>
              <w:left w:val="nil"/>
              <w:bottom w:val="single" w:sz="4" w:space="0" w:color="203764"/>
              <w:right w:val="single" w:sz="4" w:space="0" w:color="203764"/>
            </w:tcBorders>
            <w:shd w:val="clear" w:color="auto" w:fill="auto"/>
            <w:noWrap/>
          </w:tcPr>
          <w:p w14:paraId="41EFD6F0" w14:textId="71916AD7" w:rsidR="0021020F" w:rsidRPr="00B02CCC" w:rsidRDefault="0021020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91588F6" w14:textId="28CA1A9D" w:rsidR="0021020F" w:rsidRPr="00B02CCC" w:rsidRDefault="0021020F" w:rsidP="0021020F">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A33FBB1" w14:textId="3B4F0D4C" w:rsidR="0021020F" w:rsidRPr="00B02CCC" w:rsidRDefault="0021020F" w:rsidP="0021020F">
            <w:pPr>
              <w:spacing w:before="0"/>
              <w:jc w:val="left"/>
              <w:rPr>
                <w:rFonts w:ascii="Calibri" w:hAnsi="Calibri" w:cs="Calibri"/>
                <w:color w:val="000000"/>
                <w:sz w:val="14"/>
                <w:szCs w:val="14"/>
                <w:lang w:val="en-GB" w:eastAsia="en-GB"/>
              </w:rPr>
            </w:pPr>
          </w:p>
        </w:tc>
      </w:tr>
      <w:tr w:rsidR="006066EB" w:rsidRPr="00B02CCC" w14:paraId="1DADBDC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225094E2" w14:textId="565EF145" w:rsidR="006066EB" w:rsidRPr="00B02CCC" w:rsidRDefault="006066EB"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086C6BC3" w14:textId="1CF5C202" w:rsidR="006066EB" w:rsidRPr="00B02CCC" w:rsidRDefault="006066EB"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DO_VALIDATE_USER</w:t>
            </w:r>
          </w:p>
        </w:tc>
        <w:tc>
          <w:tcPr>
            <w:tcW w:w="814" w:type="dxa"/>
            <w:tcBorders>
              <w:top w:val="nil"/>
              <w:left w:val="nil"/>
              <w:bottom w:val="single" w:sz="4" w:space="0" w:color="203764"/>
              <w:right w:val="single" w:sz="4" w:space="0" w:color="203764"/>
            </w:tcBorders>
            <w:shd w:val="clear" w:color="auto" w:fill="auto"/>
            <w:noWrap/>
          </w:tcPr>
          <w:p w14:paraId="426EBA28" w14:textId="721C47FA" w:rsidR="006066EB" w:rsidRDefault="00B35A3D"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CE871B7" w14:textId="22CEF5BD" w:rsidR="006066EB" w:rsidRPr="00B02CCC" w:rsidRDefault="006066EB" w:rsidP="0021020F">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C5F4382" w14:textId="5CC069BD" w:rsidR="006066EB" w:rsidRPr="00B02CCC" w:rsidRDefault="006066EB" w:rsidP="0021020F">
            <w:pPr>
              <w:spacing w:before="0"/>
              <w:jc w:val="left"/>
              <w:rPr>
                <w:rFonts w:ascii="Calibri" w:hAnsi="Calibri" w:cs="Calibri"/>
                <w:color w:val="000000"/>
                <w:sz w:val="14"/>
                <w:szCs w:val="14"/>
                <w:lang w:val="en-GB" w:eastAsia="en-GB"/>
              </w:rPr>
            </w:pPr>
          </w:p>
        </w:tc>
      </w:tr>
      <w:tr w:rsidR="0025202F" w:rsidRPr="00B02CCC" w14:paraId="2E6ABB7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37C5A738" w14:textId="3511AE30" w:rsidR="0025202F" w:rsidRDefault="0025202F" w:rsidP="0021020F">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34ACE5D0" w14:textId="4B78BCE5" w:rsidR="0025202F" w:rsidRDefault="0025202F" w:rsidP="0021020F">
            <w:pPr>
              <w:spacing w:before="0"/>
              <w:jc w:val="left"/>
              <w:rPr>
                <w:rFonts w:ascii="Calibri" w:hAnsi="Calibri" w:cs="Calibri"/>
                <w:color w:val="000000"/>
                <w:sz w:val="14"/>
                <w:szCs w:val="16"/>
                <w:lang w:val="en-GB" w:eastAsia="en-GB"/>
              </w:rPr>
            </w:pPr>
            <w:r w:rsidRPr="0025202F">
              <w:rPr>
                <w:rFonts w:ascii="Calibri" w:hAnsi="Calibri" w:cs="Calibri"/>
                <w:color w:val="000000"/>
                <w:sz w:val="14"/>
                <w:szCs w:val="16"/>
                <w:lang w:val="en-GB" w:eastAsia="en-GB"/>
              </w:rPr>
              <w:t>GET_AUTH_OBJECT_VALUES</w:t>
            </w:r>
          </w:p>
        </w:tc>
        <w:tc>
          <w:tcPr>
            <w:tcW w:w="814" w:type="dxa"/>
            <w:tcBorders>
              <w:top w:val="nil"/>
              <w:left w:val="nil"/>
              <w:bottom w:val="single" w:sz="4" w:space="0" w:color="203764"/>
              <w:right w:val="single" w:sz="4" w:space="0" w:color="203764"/>
            </w:tcBorders>
            <w:shd w:val="clear" w:color="auto" w:fill="auto"/>
            <w:noWrap/>
          </w:tcPr>
          <w:p w14:paraId="67F92790" w14:textId="5B26E9E1" w:rsidR="0025202F" w:rsidRDefault="00A900BC" w:rsidP="0021020F">
            <w:pPr>
              <w:spacing w:before="0"/>
              <w:jc w:val="left"/>
              <w:rPr>
                <w:rFonts w:ascii="Calibri" w:hAnsi="Calibri" w:cs="Calibri"/>
                <w:color w:val="000000"/>
                <w:sz w:val="14"/>
                <w:szCs w:val="16"/>
                <w:lang w:val="en-GB" w:eastAsia="en-GB"/>
              </w:rPr>
            </w:pPr>
            <w:ins w:id="99" w:author="Author">
              <w:r>
                <w:rPr>
                  <w:rFonts w:ascii="Calibri" w:hAnsi="Calibri" w:cs="Calibri"/>
                  <w:color w:val="000000"/>
                  <w:sz w:val="14"/>
                  <w:szCs w:val="16"/>
                  <w:lang w:val="en-GB" w:eastAsia="en-GB"/>
                </w:rPr>
                <w:t>X</w:t>
              </w:r>
            </w:ins>
          </w:p>
        </w:tc>
        <w:tc>
          <w:tcPr>
            <w:tcW w:w="599" w:type="dxa"/>
            <w:tcBorders>
              <w:top w:val="nil"/>
              <w:left w:val="nil"/>
              <w:bottom w:val="single" w:sz="4" w:space="0" w:color="203764"/>
              <w:right w:val="single" w:sz="4" w:space="0" w:color="203764"/>
            </w:tcBorders>
            <w:shd w:val="clear" w:color="auto" w:fill="auto"/>
            <w:noWrap/>
            <w:vAlign w:val="bottom"/>
          </w:tcPr>
          <w:p w14:paraId="5C6FB8B2" w14:textId="2FC87D41" w:rsidR="0025202F" w:rsidDel="00B35A3D" w:rsidRDefault="0025202F" w:rsidP="0021020F">
            <w:pPr>
              <w:spacing w:before="0"/>
              <w:jc w:val="left"/>
              <w:rPr>
                <w:rFonts w:ascii="Calibri" w:hAnsi="Calibri" w:cs="Calibri"/>
                <w:color w:val="000000"/>
                <w:sz w:val="14"/>
                <w:szCs w:val="16"/>
                <w:lang w:val="en-GB" w:eastAsia="en-GB"/>
              </w:rPr>
            </w:pPr>
            <w:del w:id="100" w:author="Author">
              <w:r w:rsidDel="00A900BC">
                <w:rPr>
                  <w:rFonts w:ascii="Calibri" w:hAnsi="Calibri" w:cs="Calibri"/>
                  <w:color w:val="000000"/>
                  <w:sz w:val="14"/>
                  <w:szCs w:val="16"/>
                  <w:lang w:val="en-GB" w:eastAsia="en-GB"/>
                </w:rPr>
                <w:delText>X</w:delText>
              </w:r>
            </w:del>
          </w:p>
        </w:tc>
        <w:tc>
          <w:tcPr>
            <w:tcW w:w="2247" w:type="dxa"/>
            <w:tcBorders>
              <w:top w:val="nil"/>
              <w:left w:val="nil"/>
              <w:bottom w:val="single" w:sz="4" w:space="0" w:color="203764"/>
              <w:right w:val="single" w:sz="4" w:space="0" w:color="203764"/>
            </w:tcBorders>
            <w:shd w:val="clear" w:color="auto" w:fill="auto"/>
            <w:noWrap/>
            <w:vAlign w:val="bottom"/>
          </w:tcPr>
          <w:p w14:paraId="450D6865" w14:textId="403E9EAB" w:rsidR="0025202F" w:rsidRPr="00594B43" w:rsidDel="00602650" w:rsidRDefault="0025202F" w:rsidP="0021020F">
            <w:pPr>
              <w:spacing w:before="0"/>
              <w:jc w:val="left"/>
              <w:rPr>
                <w:rFonts w:ascii="Calibri" w:hAnsi="Calibri" w:cs="Calibri"/>
                <w:color w:val="000000" w:themeColor="text1"/>
                <w:sz w:val="14"/>
                <w:szCs w:val="14"/>
                <w:lang w:val="en-GB" w:eastAsia="en-GB"/>
              </w:rPr>
            </w:pPr>
            <w:del w:id="101" w:author="Author">
              <w:r w:rsidRPr="0025202F" w:rsidDel="00A900BC">
                <w:rPr>
                  <w:rFonts w:ascii="Calibri" w:hAnsi="Calibri" w:cs="Calibri"/>
                  <w:color w:val="000000"/>
                  <w:sz w:val="14"/>
                  <w:szCs w:val="16"/>
                  <w:lang w:val="en-GB" w:eastAsia="en-GB"/>
                </w:rPr>
                <w:delText>CRQ10013409</w:delText>
              </w:r>
            </w:del>
          </w:p>
        </w:tc>
      </w:tr>
      <w:tr w:rsidR="005A61CD" w:rsidRPr="00B02CCC" w14:paraId="72BE47B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4BB1E08E" w14:textId="205856D3" w:rsidR="005A61CD"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02007E22" w14:textId="3923C7D4" w:rsidR="005A61CD" w:rsidRPr="0025202F" w:rsidRDefault="005A61CD" w:rsidP="005A61CD">
            <w:pPr>
              <w:spacing w:before="0"/>
              <w:jc w:val="left"/>
              <w:rPr>
                <w:rFonts w:ascii="Calibri" w:hAnsi="Calibri" w:cs="Calibri"/>
                <w:color w:val="000000"/>
                <w:sz w:val="14"/>
                <w:szCs w:val="16"/>
                <w:lang w:val="en-GB" w:eastAsia="en-GB"/>
              </w:rPr>
            </w:pPr>
            <w:r w:rsidRPr="005A61CD">
              <w:rPr>
                <w:rFonts w:ascii="Calibri" w:hAnsi="Calibri" w:cs="Calibri"/>
                <w:color w:val="000000"/>
                <w:sz w:val="14"/>
                <w:szCs w:val="16"/>
                <w:lang w:val="en-GB" w:eastAsia="en-GB"/>
              </w:rPr>
              <w:t>GET_VALID_VENDOR_ACCOUNT_GROUP</w:t>
            </w:r>
          </w:p>
        </w:tc>
        <w:tc>
          <w:tcPr>
            <w:tcW w:w="814" w:type="dxa"/>
            <w:tcBorders>
              <w:top w:val="nil"/>
              <w:left w:val="nil"/>
              <w:bottom w:val="single" w:sz="4" w:space="0" w:color="203764"/>
              <w:right w:val="single" w:sz="4" w:space="0" w:color="203764"/>
            </w:tcBorders>
            <w:shd w:val="clear" w:color="auto" w:fill="auto"/>
            <w:noWrap/>
          </w:tcPr>
          <w:p w14:paraId="67F389F5" w14:textId="3330F5AC" w:rsidR="005A61CD" w:rsidRDefault="00A900BC" w:rsidP="005A61CD">
            <w:pPr>
              <w:spacing w:before="0"/>
              <w:jc w:val="left"/>
              <w:rPr>
                <w:rFonts w:ascii="Calibri" w:hAnsi="Calibri" w:cs="Calibri"/>
                <w:color w:val="000000"/>
                <w:sz w:val="14"/>
                <w:szCs w:val="16"/>
                <w:lang w:val="en-GB" w:eastAsia="en-GB"/>
              </w:rPr>
            </w:pPr>
            <w:ins w:id="102" w:author="Author">
              <w:r>
                <w:rPr>
                  <w:rFonts w:ascii="Calibri" w:hAnsi="Calibri" w:cs="Calibri"/>
                  <w:color w:val="000000"/>
                  <w:sz w:val="14"/>
                  <w:szCs w:val="16"/>
                  <w:lang w:val="en-GB" w:eastAsia="en-GB"/>
                </w:rPr>
                <w:t>X</w:t>
              </w:r>
            </w:ins>
          </w:p>
        </w:tc>
        <w:tc>
          <w:tcPr>
            <w:tcW w:w="599" w:type="dxa"/>
            <w:tcBorders>
              <w:top w:val="nil"/>
              <w:left w:val="nil"/>
              <w:bottom w:val="single" w:sz="4" w:space="0" w:color="203764"/>
              <w:right w:val="single" w:sz="4" w:space="0" w:color="203764"/>
            </w:tcBorders>
            <w:shd w:val="clear" w:color="auto" w:fill="auto"/>
            <w:noWrap/>
            <w:vAlign w:val="bottom"/>
          </w:tcPr>
          <w:p w14:paraId="05007146" w14:textId="3A4DEE20" w:rsidR="005A61CD" w:rsidRDefault="005A61CD" w:rsidP="005A61CD">
            <w:pPr>
              <w:spacing w:before="0"/>
              <w:jc w:val="left"/>
              <w:rPr>
                <w:rFonts w:ascii="Calibri" w:hAnsi="Calibri" w:cs="Calibri"/>
                <w:color w:val="000000"/>
                <w:sz w:val="14"/>
                <w:szCs w:val="16"/>
                <w:lang w:val="en-GB" w:eastAsia="en-GB"/>
              </w:rPr>
            </w:pPr>
            <w:del w:id="103" w:author="Author">
              <w:r w:rsidDel="00A900BC">
                <w:rPr>
                  <w:rFonts w:ascii="Calibri" w:hAnsi="Calibri" w:cs="Calibri"/>
                  <w:color w:val="000000"/>
                  <w:sz w:val="14"/>
                  <w:szCs w:val="16"/>
                  <w:lang w:val="en-GB" w:eastAsia="en-GB"/>
                </w:rPr>
                <w:delText>X</w:delText>
              </w:r>
            </w:del>
          </w:p>
        </w:tc>
        <w:tc>
          <w:tcPr>
            <w:tcW w:w="2247" w:type="dxa"/>
            <w:tcBorders>
              <w:top w:val="nil"/>
              <w:left w:val="nil"/>
              <w:bottom w:val="single" w:sz="4" w:space="0" w:color="203764"/>
              <w:right w:val="single" w:sz="4" w:space="0" w:color="203764"/>
            </w:tcBorders>
            <w:shd w:val="clear" w:color="auto" w:fill="auto"/>
            <w:noWrap/>
            <w:vAlign w:val="bottom"/>
          </w:tcPr>
          <w:p w14:paraId="7D0638CF" w14:textId="4077C94A" w:rsidR="005A61CD" w:rsidRPr="0025202F" w:rsidRDefault="005A61CD" w:rsidP="00A900BC">
            <w:pPr>
              <w:spacing w:before="0"/>
              <w:jc w:val="left"/>
              <w:rPr>
                <w:rFonts w:ascii="Calibri" w:hAnsi="Calibri" w:cs="Calibri"/>
                <w:color w:val="000000"/>
                <w:sz w:val="14"/>
                <w:szCs w:val="16"/>
                <w:lang w:val="en-GB" w:eastAsia="en-GB"/>
              </w:rPr>
            </w:pPr>
            <w:del w:id="104" w:author="Author">
              <w:r w:rsidRPr="0025202F" w:rsidDel="00A900BC">
                <w:rPr>
                  <w:rFonts w:ascii="Calibri" w:hAnsi="Calibri" w:cs="Calibri"/>
                  <w:color w:val="000000"/>
                  <w:sz w:val="14"/>
                  <w:szCs w:val="16"/>
                  <w:lang w:val="en-GB" w:eastAsia="en-GB"/>
                </w:rPr>
                <w:delText>CRQ10013409</w:delText>
              </w:r>
            </w:del>
          </w:p>
        </w:tc>
      </w:tr>
      <w:tr w:rsidR="005A61CD" w:rsidRPr="00B02CCC" w14:paraId="45F428E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369D7E0A" w14:textId="78079F09"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52F915CE" w14:textId="4280F285" w:rsidR="005A61CD" w:rsidRPr="0025202F" w:rsidRDefault="005A61CD" w:rsidP="005A61CD">
            <w:pPr>
              <w:spacing w:before="0"/>
              <w:jc w:val="left"/>
              <w:rPr>
                <w:rFonts w:ascii="Calibri" w:hAnsi="Calibri" w:cs="Calibri"/>
                <w:color w:val="000000"/>
                <w:sz w:val="14"/>
                <w:szCs w:val="16"/>
                <w:lang w:val="en-GB" w:eastAsia="en-GB"/>
              </w:rPr>
            </w:pPr>
            <w:r w:rsidRPr="005A61CD">
              <w:rPr>
                <w:rFonts w:ascii="Calibri" w:hAnsi="Calibri" w:cs="Calibri"/>
                <w:color w:val="000000"/>
                <w:sz w:val="14"/>
                <w:szCs w:val="16"/>
                <w:lang w:val="en-GB" w:eastAsia="en-GB"/>
              </w:rPr>
              <w:t>GET_ALTPAYEE</w:t>
            </w:r>
          </w:p>
        </w:tc>
        <w:tc>
          <w:tcPr>
            <w:tcW w:w="814" w:type="dxa"/>
            <w:tcBorders>
              <w:top w:val="nil"/>
              <w:left w:val="nil"/>
              <w:bottom w:val="single" w:sz="4" w:space="0" w:color="203764"/>
              <w:right w:val="single" w:sz="4" w:space="0" w:color="203764"/>
            </w:tcBorders>
            <w:shd w:val="clear" w:color="auto" w:fill="auto"/>
            <w:noWrap/>
          </w:tcPr>
          <w:p w14:paraId="38C66750" w14:textId="6A3734E6" w:rsidR="005A61CD" w:rsidRDefault="00A900BC" w:rsidP="005A61CD">
            <w:pPr>
              <w:spacing w:before="0"/>
              <w:jc w:val="left"/>
              <w:rPr>
                <w:rFonts w:ascii="Calibri" w:hAnsi="Calibri" w:cs="Calibri"/>
                <w:color w:val="000000"/>
                <w:sz w:val="14"/>
                <w:szCs w:val="16"/>
                <w:lang w:val="en-GB" w:eastAsia="en-GB"/>
              </w:rPr>
            </w:pPr>
            <w:ins w:id="105" w:author="Author">
              <w:r>
                <w:rPr>
                  <w:rFonts w:ascii="Calibri" w:hAnsi="Calibri" w:cs="Calibri"/>
                  <w:color w:val="000000"/>
                  <w:sz w:val="14"/>
                  <w:szCs w:val="16"/>
                  <w:lang w:val="en-GB" w:eastAsia="en-GB"/>
                </w:rPr>
                <w:t>X</w:t>
              </w:r>
            </w:ins>
          </w:p>
        </w:tc>
        <w:tc>
          <w:tcPr>
            <w:tcW w:w="599" w:type="dxa"/>
            <w:tcBorders>
              <w:top w:val="nil"/>
              <w:left w:val="nil"/>
              <w:bottom w:val="single" w:sz="4" w:space="0" w:color="203764"/>
              <w:right w:val="single" w:sz="4" w:space="0" w:color="203764"/>
            </w:tcBorders>
            <w:shd w:val="clear" w:color="auto" w:fill="auto"/>
            <w:noWrap/>
            <w:vAlign w:val="bottom"/>
          </w:tcPr>
          <w:p w14:paraId="2E763BFC" w14:textId="31D71E65" w:rsidR="005A61CD" w:rsidRDefault="005A61CD" w:rsidP="005A61CD">
            <w:pPr>
              <w:spacing w:before="0"/>
              <w:jc w:val="left"/>
              <w:rPr>
                <w:rFonts w:ascii="Calibri" w:hAnsi="Calibri" w:cs="Calibri"/>
                <w:color w:val="000000"/>
                <w:sz w:val="14"/>
                <w:szCs w:val="16"/>
                <w:lang w:val="en-GB" w:eastAsia="en-GB"/>
              </w:rPr>
            </w:pPr>
            <w:del w:id="106" w:author="Author">
              <w:r w:rsidDel="00A900BC">
                <w:rPr>
                  <w:rFonts w:ascii="Calibri" w:hAnsi="Calibri" w:cs="Calibri"/>
                  <w:color w:val="000000"/>
                  <w:sz w:val="14"/>
                  <w:szCs w:val="16"/>
                  <w:lang w:val="en-GB" w:eastAsia="en-GB"/>
                </w:rPr>
                <w:delText>X</w:delText>
              </w:r>
            </w:del>
          </w:p>
        </w:tc>
        <w:tc>
          <w:tcPr>
            <w:tcW w:w="2247" w:type="dxa"/>
            <w:tcBorders>
              <w:top w:val="nil"/>
              <w:left w:val="nil"/>
              <w:bottom w:val="single" w:sz="4" w:space="0" w:color="203764"/>
              <w:right w:val="single" w:sz="4" w:space="0" w:color="203764"/>
            </w:tcBorders>
            <w:shd w:val="clear" w:color="auto" w:fill="auto"/>
            <w:noWrap/>
            <w:vAlign w:val="bottom"/>
          </w:tcPr>
          <w:p w14:paraId="08E7F6CF" w14:textId="190D6081" w:rsidR="005A61CD" w:rsidRPr="0025202F" w:rsidRDefault="005A61CD" w:rsidP="00A900BC">
            <w:pPr>
              <w:spacing w:before="0"/>
              <w:jc w:val="left"/>
              <w:rPr>
                <w:rFonts w:ascii="Calibri" w:hAnsi="Calibri" w:cs="Calibri"/>
                <w:color w:val="000000"/>
                <w:sz w:val="14"/>
                <w:szCs w:val="16"/>
                <w:lang w:val="en-GB" w:eastAsia="en-GB"/>
              </w:rPr>
            </w:pPr>
            <w:del w:id="107" w:author="Author">
              <w:r w:rsidRPr="0025202F" w:rsidDel="00A900BC">
                <w:rPr>
                  <w:rFonts w:ascii="Calibri" w:hAnsi="Calibri" w:cs="Calibri"/>
                  <w:color w:val="000000"/>
                  <w:sz w:val="14"/>
                  <w:szCs w:val="16"/>
                  <w:lang w:val="en-GB" w:eastAsia="en-GB"/>
                </w:rPr>
                <w:delText>CRQ10013409</w:delText>
              </w:r>
            </w:del>
          </w:p>
        </w:tc>
      </w:tr>
      <w:tr w:rsidR="005A61CD" w:rsidRPr="00B02CCC" w14:paraId="02EF814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066237B9" w14:textId="576D19EC"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010066CA" w14:textId="59DC1EFF" w:rsidR="005A61CD" w:rsidRPr="0025202F" w:rsidRDefault="005A61CD" w:rsidP="005A61CD">
            <w:pPr>
              <w:spacing w:before="0"/>
              <w:jc w:val="left"/>
              <w:rPr>
                <w:rFonts w:ascii="Calibri" w:hAnsi="Calibri" w:cs="Calibri"/>
                <w:color w:val="000000"/>
                <w:sz w:val="14"/>
                <w:szCs w:val="16"/>
                <w:lang w:val="en-GB" w:eastAsia="en-GB"/>
              </w:rPr>
            </w:pPr>
            <w:r w:rsidRPr="005A61CD">
              <w:rPr>
                <w:rFonts w:ascii="Calibri" w:hAnsi="Calibri" w:cs="Calibri"/>
                <w:color w:val="000000"/>
                <w:sz w:val="14"/>
                <w:szCs w:val="16"/>
                <w:lang w:val="en-GB" w:eastAsia="en-GB"/>
              </w:rPr>
              <w:t>GET_PERMIT_PAYEE</w:t>
            </w:r>
          </w:p>
        </w:tc>
        <w:tc>
          <w:tcPr>
            <w:tcW w:w="814" w:type="dxa"/>
            <w:tcBorders>
              <w:top w:val="nil"/>
              <w:left w:val="nil"/>
              <w:bottom w:val="single" w:sz="4" w:space="0" w:color="203764"/>
              <w:right w:val="single" w:sz="4" w:space="0" w:color="203764"/>
            </w:tcBorders>
            <w:shd w:val="clear" w:color="auto" w:fill="auto"/>
            <w:noWrap/>
          </w:tcPr>
          <w:p w14:paraId="0773F7CD" w14:textId="7F6A16F1" w:rsidR="005A61CD" w:rsidRDefault="00A900BC" w:rsidP="005A61CD">
            <w:pPr>
              <w:spacing w:before="0"/>
              <w:jc w:val="left"/>
              <w:rPr>
                <w:rFonts w:ascii="Calibri" w:hAnsi="Calibri" w:cs="Calibri"/>
                <w:color w:val="000000"/>
                <w:sz w:val="14"/>
                <w:szCs w:val="16"/>
                <w:lang w:val="en-GB" w:eastAsia="en-GB"/>
              </w:rPr>
            </w:pPr>
            <w:ins w:id="108" w:author="Author">
              <w:r>
                <w:rPr>
                  <w:rFonts w:ascii="Calibri" w:hAnsi="Calibri" w:cs="Calibri"/>
                  <w:color w:val="000000"/>
                  <w:sz w:val="14"/>
                  <w:szCs w:val="16"/>
                  <w:lang w:val="en-GB" w:eastAsia="en-GB"/>
                </w:rPr>
                <w:t>X</w:t>
              </w:r>
            </w:ins>
          </w:p>
        </w:tc>
        <w:tc>
          <w:tcPr>
            <w:tcW w:w="599" w:type="dxa"/>
            <w:tcBorders>
              <w:top w:val="nil"/>
              <w:left w:val="nil"/>
              <w:bottom w:val="single" w:sz="4" w:space="0" w:color="203764"/>
              <w:right w:val="single" w:sz="4" w:space="0" w:color="203764"/>
            </w:tcBorders>
            <w:shd w:val="clear" w:color="auto" w:fill="auto"/>
            <w:noWrap/>
            <w:vAlign w:val="bottom"/>
          </w:tcPr>
          <w:p w14:paraId="06F63198" w14:textId="5300BBED" w:rsidR="005A61CD" w:rsidRDefault="00457412" w:rsidP="005A61CD">
            <w:pPr>
              <w:spacing w:before="0"/>
              <w:jc w:val="left"/>
              <w:rPr>
                <w:rFonts w:ascii="Calibri" w:hAnsi="Calibri" w:cs="Calibri"/>
                <w:color w:val="000000"/>
                <w:sz w:val="14"/>
                <w:szCs w:val="16"/>
                <w:lang w:val="en-GB" w:eastAsia="en-GB"/>
              </w:rPr>
            </w:pPr>
            <w:del w:id="109" w:author="Author">
              <w:r w:rsidDel="00A900BC">
                <w:rPr>
                  <w:rFonts w:ascii="Calibri" w:hAnsi="Calibri" w:cs="Calibri"/>
                  <w:color w:val="000000"/>
                  <w:sz w:val="14"/>
                  <w:szCs w:val="16"/>
                  <w:lang w:val="en-GB" w:eastAsia="en-GB"/>
                </w:rPr>
                <w:delText>X</w:delText>
              </w:r>
            </w:del>
          </w:p>
        </w:tc>
        <w:tc>
          <w:tcPr>
            <w:tcW w:w="2247" w:type="dxa"/>
            <w:tcBorders>
              <w:top w:val="nil"/>
              <w:left w:val="nil"/>
              <w:bottom w:val="single" w:sz="4" w:space="0" w:color="203764"/>
              <w:right w:val="single" w:sz="4" w:space="0" w:color="203764"/>
            </w:tcBorders>
            <w:shd w:val="clear" w:color="auto" w:fill="auto"/>
            <w:noWrap/>
            <w:vAlign w:val="bottom"/>
          </w:tcPr>
          <w:p w14:paraId="2DD94316" w14:textId="7CB3A29E" w:rsidR="005A61CD" w:rsidRPr="0025202F" w:rsidRDefault="00457412" w:rsidP="00A900BC">
            <w:pPr>
              <w:spacing w:before="0"/>
              <w:jc w:val="left"/>
              <w:rPr>
                <w:rFonts w:ascii="Calibri" w:hAnsi="Calibri" w:cs="Calibri"/>
                <w:color w:val="000000"/>
                <w:sz w:val="14"/>
                <w:szCs w:val="16"/>
                <w:lang w:val="en-GB" w:eastAsia="en-GB"/>
              </w:rPr>
            </w:pPr>
            <w:del w:id="110" w:author="Author">
              <w:r w:rsidRPr="0025202F" w:rsidDel="00A900BC">
                <w:rPr>
                  <w:rFonts w:ascii="Calibri" w:hAnsi="Calibri" w:cs="Calibri"/>
                  <w:color w:val="000000"/>
                  <w:sz w:val="14"/>
                  <w:szCs w:val="16"/>
                  <w:lang w:val="en-GB" w:eastAsia="en-GB"/>
                </w:rPr>
                <w:delText>CRQ10013409</w:delText>
              </w:r>
            </w:del>
          </w:p>
        </w:tc>
      </w:tr>
      <w:tr w:rsidR="00496E07" w:rsidRPr="00B02CCC" w14:paraId="0984E74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19F1CE1A" w14:textId="25A8091F" w:rsidR="00496E07" w:rsidRDefault="00496E07"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6C7C816D" w14:textId="0E30A727" w:rsidR="00496E07" w:rsidRPr="005A61CD" w:rsidRDefault="00496E07" w:rsidP="005A61CD">
            <w:pPr>
              <w:spacing w:before="0"/>
              <w:jc w:val="left"/>
              <w:rPr>
                <w:rFonts w:ascii="Calibri" w:hAnsi="Calibri" w:cs="Calibri"/>
                <w:color w:val="000000"/>
                <w:sz w:val="14"/>
                <w:szCs w:val="16"/>
                <w:lang w:val="en-GB" w:eastAsia="en-GB"/>
              </w:rPr>
            </w:pPr>
            <w:r w:rsidRPr="00496E07">
              <w:rPr>
                <w:rFonts w:ascii="Calibri" w:hAnsi="Calibri" w:cs="Calibri"/>
                <w:color w:val="000000"/>
                <w:sz w:val="14"/>
                <w:szCs w:val="16"/>
                <w:lang w:val="en-GB" w:eastAsia="en-GB"/>
              </w:rPr>
              <w:t>GET_BANK_DATA</w:t>
            </w:r>
          </w:p>
        </w:tc>
        <w:tc>
          <w:tcPr>
            <w:tcW w:w="814" w:type="dxa"/>
            <w:tcBorders>
              <w:top w:val="nil"/>
              <w:left w:val="nil"/>
              <w:bottom w:val="single" w:sz="4" w:space="0" w:color="203764"/>
              <w:right w:val="single" w:sz="4" w:space="0" w:color="203764"/>
            </w:tcBorders>
            <w:shd w:val="clear" w:color="auto" w:fill="auto"/>
            <w:noWrap/>
          </w:tcPr>
          <w:p w14:paraId="7F7E2576" w14:textId="121FE2D8" w:rsidR="00496E07" w:rsidRDefault="00A900BC" w:rsidP="005A61CD">
            <w:pPr>
              <w:spacing w:before="0"/>
              <w:jc w:val="left"/>
              <w:rPr>
                <w:rFonts w:ascii="Calibri" w:hAnsi="Calibri" w:cs="Calibri"/>
                <w:color w:val="000000"/>
                <w:sz w:val="14"/>
                <w:szCs w:val="16"/>
                <w:lang w:val="en-GB" w:eastAsia="en-GB"/>
              </w:rPr>
            </w:pPr>
            <w:ins w:id="111" w:author="Author">
              <w:r>
                <w:rPr>
                  <w:rFonts w:ascii="Calibri" w:hAnsi="Calibri" w:cs="Calibri"/>
                  <w:color w:val="000000"/>
                  <w:sz w:val="14"/>
                  <w:szCs w:val="16"/>
                  <w:lang w:val="en-GB" w:eastAsia="en-GB"/>
                </w:rPr>
                <w:t>X</w:t>
              </w:r>
            </w:ins>
          </w:p>
        </w:tc>
        <w:tc>
          <w:tcPr>
            <w:tcW w:w="599" w:type="dxa"/>
            <w:tcBorders>
              <w:top w:val="nil"/>
              <w:left w:val="nil"/>
              <w:bottom w:val="single" w:sz="4" w:space="0" w:color="203764"/>
              <w:right w:val="single" w:sz="4" w:space="0" w:color="203764"/>
            </w:tcBorders>
            <w:shd w:val="clear" w:color="auto" w:fill="auto"/>
            <w:noWrap/>
            <w:vAlign w:val="bottom"/>
          </w:tcPr>
          <w:p w14:paraId="25700B3E" w14:textId="59F6899E" w:rsidR="00496E07" w:rsidRDefault="00496E07" w:rsidP="005A61CD">
            <w:pPr>
              <w:spacing w:before="0"/>
              <w:jc w:val="left"/>
              <w:rPr>
                <w:rFonts w:ascii="Calibri" w:hAnsi="Calibri" w:cs="Calibri"/>
                <w:color w:val="000000"/>
                <w:sz w:val="14"/>
                <w:szCs w:val="16"/>
                <w:lang w:val="en-GB" w:eastAsia="en-GB"/>
              </w:rPr>
            </w:pPr>
            <w:del w:id="112" w:author="Author">
              <w:r w:rsidDel="00A900BC">
                <w:rPr>
                  <w:rFonts w:ascii="Calibri" w:hAnsi="Calibri" w:cs="Calibri"/>
                  <w:color w:val="000000"/>
                  <w:sz w:val="14"/>
                  <w:szCs w:val="16"/>
                  <w:lang w:val="en-GB" w:eastAsia="en-GB"/>
                </w:rPr>
                <w:delText>X</w:delText>
              </w:r>
            </w:del>
          </w:p>
        </w:tc>
        <w:tc>
          <w:tcPr>
            <w:tcW w:w="2247" w:type="dxa"/>
            <w:tcBorders>
              <w:top w:val="nil"/>
              <w:left w:val="nil"/>
              <w:bottom w:val="single" w:sz="4" w:space="0" w:color="203764"/>
              <w:right w:val="single" w:sz="4" w:space="0" w:color="203764"/>
            </w:tcBorders>
            <w:shd w:val="clear" w:color="auto" w:fill="auto"/>
            <w:noWrap/>
            <w:vAlign w:val="bottom"/>
          </w:tcPr>
          <w:p w14:paraId="566C083D" w14:textId="7D3B730A" w:rsidR="00496E07" w:rsidRPr="0025202F" w:rsidRDefault="00496E07" w:rsidP="00A900BC">
            <w:pPr>
              <w:spacing w:before="0"/>
              <w:jc w:val="left"/>
              <w:rPr>
                <w:rFonts w:ascii="Calibri" w:hAnsi="Calibri" w:cs="Calibri"/>
                <w:color w:val="000000"/>
                <w:sz w:val="14"/>
                <w:szCs w:val="16"/>
                <w:lang w:val="en-GB" w:eastAsia="en-GB"/>
              </w:rPr>
            </w:pPr>
            <w:del w:id="113" w:author="Author">
              <w:r w:rsidRPr="0025202F" w:rsidDel="00A900BC">
                <w:rPr>
                  <w:rFonts w:ascii="Calibri" w:hAnsi="Calibri" w:cs="Calibri"/>
                  <w:color w:val="000000"/>
                  <w:sz w:val="14"/>
                  <w:szCs w:val="16"/>
                  <w:lang w:val="en-GB" w:eastAsia="en-GB"/>
                </w:rPr>
                <w:delText>CRQ10013409</w:delText>
              </w:r>
            </w:del>
          </w:p>
        </w:tc>
      </w:tr>
      <w:tr w:rsidR="005A61CD" w:rsidRPr="00B02CCC" w14:paraId="58F2C19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6F61E51"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4AF5BF99"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ZCL_FI_EPAY_ATTACHMENT_HELPER</w:t>
            </w:r>
          </w:p>
        </w:tc>
        <w:tc>
          <w:tcPr>
            <w:tcW w:w="814" w:type="dxa"/>
            <w:tcBorders>
              <w:top w:val="nil"/>
              <w:left w:val="nil"/>
              <w:bottom w:val="single" w:sz="4" w:space="0" w:color="203764"/>
              <w:right w:val="single" w:sz="4" w:space="0" w:color="203764"/>
            </w:tcBorders>
            <w:shd w:val="clear" w:color="auto" w:fill="auto"/>
            <w:noWrap/>
          </w:tcPr>
          <w:p w14:paraId="50C436EF" w14:textId="72BCAE0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27C4D50" w14:textId="3AC4095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5AEAB69" w14:textId="7DD3A09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E69DF1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3F8E37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E3C305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GET_MIME_TYPE_FOR_EXTENSION</w:t>
            </w:r>
          </w:p>
        </w:tc>
        <w:tc>
          <w:tcPr>
            <w:tcW w:w="814" w:type="dxa"/>
            <w:tcBorders>
              <w:top w:val="nil"/>
              <w:left w:val="nil"/>
              <w:bottom w:val="single" w:sz="4" w:space="0" w:color="203764"/>
              <w:right w:val="single" w:sz="4" w:space="0" w:color="203764"/>
            </w:tcBorders>
            <w:shd w:val="clear" w:color="auto" w:fill="auto"/>
            <w:noWrap/>
          </w:tcPr>
          <w:p w14:paraId="561846A9" w14:textId="4B6CCFA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C5BAA4A" w14:textId="5D8BF19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3A0E479" w14:textId="579DD89D"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68332A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E9FFC6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AA2B1B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ADD_ATTACHMENT_AND_LINK</w:t>
            </w:r>
          </w:p>
        </w:tc>
        <w:tc>
          <w:tcPr>
            <w:tcW w:w="814" w:type="dxa"/>
            <w:tcBorders>
              <w:top w:val="nil"/>
              <w:left w:val="nil"/>
              <w:bottom w:val="single" w:sz="4" w:space="0" w:color="203764"/>
              <w:right w:val="single" w:sz="4" w:space="0" w:color="203764"/>
            </w:tcBorders>
            <w:shd w:val="clear" w:color="auto" w:fill="auto"/>
            <w:noWrap/>
          </w:tcPr>
          <w:p w14:paraId="5E8993F3" w14:textId="286731C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EFDA785" w14:textId="6C56DAE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41075C7" w14:textId="5DA3B4A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1FA7BD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23BF97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1DDB27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CONSTRUCTOR</w:t>
            </w:r>
          </w:p>
        </w:tc>
        <w:tc>
          <w:tcPr>
            <w:tcW w:w="814" w:type="dxa"/>
            <w:tcBorders>
              <w:top w:val="nil"/>
              <w:left w:val="nil"/>
              <w:bottom w:val="single" w:sz="4" w:space="0" w:color="203764"/>
              <w:right w:val="single" w:sz="4" w:space="0" w:color="203764"/>
            </w:tcBorders>
            <w:shd w:val="clear" w:color="auto" w:fill="auto"/>
            <w:noWrap/>
          </w:tcPr>
          <w:p w14:paraId="7114DC44" w14:textId="19ED7FA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85316C3" w14:textId="43D3C8F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69D0CA2" w14:textId="472A7B9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CA9C3D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16EC56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197940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COPY_ATT_LINKS_TO_FI_DOC</w:t>
            </w:r>
          </w:p>
        </w:tc>
        <w:tc>
          <w:tcPr>
            <w:tcW w:w="814" w:type="dxa"/>
            <w:tcBorders>
              <w:top w:val="nil"/>
              <w:left w:val="nil"/>
              <w:bottom w:val="single" w:sz="4" w:space="0" w:color="203764"/>
              <w:right w:val="single" w:sz="4" w:space="0" w:color="203764"/>
            </w:tcBorders>
            <w:shd w:val="clear" w:color="auto" w:fill="auto"/>
            <w:noWrap/>
          </w:tcPr>
          <w:p w14:paraId="3F1780D4" w14:textId="4746F3C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3B61126" w14:textId="7DC2A64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ABC80E5" w14:textId="32E7B2C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696AD4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7CA98E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25967B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READ_ATTACHMENTS</w:t>
            </w:r>
          </w:p>
        </w:tc>
        <w:tc>
          <w:tcPr>
            <w:tcW w:w="814" w:type="dxa"/>
            <w:tcBorders>
              <w:top w:val="nil"/>
              <w:left w:val="nil"/>
              <w:bottom w:val="single" w:sz="4" w:space="0" w:color="203764"/>
              <w:right w:val="single" w:sz="4" w:space="0" w:color="203764"/>
            </w:tcBorders>
            <w:shd w:val="clear" w:color="auto" w:fill="auto"/>
            <w:noWrap/>
          </w:tcPr>
          <w:p w14:paraId="3AEC59A7" w14:textId="0802BF1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8383FC7" w14:textId="7D40B33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0F3732F" w14:textId="64ADDE9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FCB7D8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279D34E5" w14:textId="1EFEFF04"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5502EAC4" w14:textId="3E4D18A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DELETE</w:t>
            </w:r>
            <w:r w:rsidRPr="00B02CCC">
              <w:rPr>
                <w:rFonts w:ascii="Calibri" w:hAnsi="Calibri" w:cs="Calibri"/>
                <w:color w:val="000000"/>
                <w:sz w:val="14"/>
                <w:szCs w:val="16"/>
                <w:lang w:val="en-GB" w:eastAsia="en-GB"/>
              </w:rPr>
              <w:t>_ATTACHMENT_AND_LINK</w:t>
            </w:r>
          </w:p>
        </w:tc>
        <w:tc>
          <w:tcPr>
            <w:tcW w:w="814" w:type="dxa"/>
            <w:tcBorders>
              <w:top w:val="nil"/>
              <w:left w:val="nil"/>
              <w:bottom w:val="single" w:sz="4" w:space="0" w:color="203764"/>
              <w:right w:val="single" w:sz="4" w:space="0" w:color="203764"/>
            </w:tcBorders>
            <w:shd w:val="clear" w:color="auto" w:fill="auto"/>
            <w:noWrap/>
          </w:tcPr>
          <w:p w14:paraId="6BF5362B" w14:textId="17740C01"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92C0F13" w14:textId="6EC20F7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A4B24B1" w14:textId="25D777C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F8BC51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D81BF59"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2596BBA2"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ZCL_FI_EPAY_MD_HELPER</w:t>
            </w:r>
          </w:p>
        </w:tc>
        <w:tc>
          <w:tcPr>
            <w:tcW w:w="814" w:type="dxa"/>
            <w:tcBorders>
              <w:top w:val="nil"/>
              <w:left w:val="nil"/>
              <w:bottom w:val="single" w:sz="4" w:space="0" w:color="203764"/>
              <w:right w:val="single" w:sz="4" w:space="0" w:color="203764"/>
            </w:tcBorders>
            <w:shd w:val="clear" w:color="auto" w:fill="auto"/>
            <w:noWrap/>
          </w:tcPr>
          <w:p w14:paraId="22A90AE6" w14:textId="6C686AE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A13D340" w14:textId="223116B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59C12D7" w14:textId="4A0E507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604CF0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0147D9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1D22BDE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GET_INSTANCE</w:t>
            </w:r>
          </w:p>
        </w:tc>
        <w:tc>
          <w:tcPr>
            <w:tcW w:w="814" w:type="dxa"/>
            <w:tcBorders>
              <w:top w:val="nil"/>
              <w:left w:val="nil"/>
              <w:bottom w:val="single" w:sz="4" w:space="0" w:color="203764"/>
              <w:right w:val="single" w:sz="4" w:space="0" w:color="203764"/>
            </w:tcBorders>
            <w:shd w:val="clear" w:color="auto" w:fill="auto"/>
            <w:noWrap/>
          </w:tcPr>
          <w:p w14:paraId="58DD3684" w14:textId="7CDA128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98144BD" w14:textId="3F6E0F5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F36D7E2" w14:textId="65566BA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0AD69E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187BFF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FDB96C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MAP_EPAY_TYPE</w:t>
            </w:r>
          </w:p>
        </w:tc>
        <w:tc>
          <w:tcPr>
            <w:tcW w:w="814" w:type="dxa"/>
            <w:tcBorders>
              <w:top w:val="nil"/>
              <w:left w:val="nil"/>
              <w:bottom w:val="single" w:sz="4" w:space="0" w:color="203764"/>
              <w:right w:val="single" w:sz="4" w:space="0" w:color="203764"/>
            </w:tcBorders>
            <w:shd w:val="clear" w:color="auto" w:fill="auto"/>
            <w:noWrap/>
          </w:tcPr>
          <w:p w14:paraId="163457C4" w14:textId="5506CE7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117BD43" w14:textId="3724B60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6C4A2FC" w14:textId="0461CDE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D9C051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7C479E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1785EC4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MAP_STRING_TO_TLINES</w:t>
            </w:r>
          </w:p>
        </w:tc>
        <w:tc>
          <w:tcPr>
            <w:tcW w:w="814" w:type="dxa"/>
            <w:tcBorders>
              <w:top w:val="nil"/>
              <w:left w:val="nil"/>
              <w:bottom w:val="single" w:sz="4" w:space="0" w:color="203764"/>
              <w:right w:val="single" w:sz="4" w:space="0" w:color="203764"/>
            </w:tcBorders>
            <w:shd w:val="clear" w:color="auto" w:fill="auto"/>
            <w:noWrap/>
          </w:tcPr>
          <w:p w14:paraId="07C6840A" w14:textId="012C89D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5C42D1A" w14:textId="342DE06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2032480" w14:textId="1AAE84E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92DACB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57CEF5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4F7CE1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MAP_TLINES_TO_STRING</w:t>
            </w:r>
          </w:p>
        </w:tc>
        <w:tc>
          <w:tcPr>
            <w:tcW w:w="814" w:type="dxa"/>
            <w:tcBorders>
              <w:top w:val="nil"/>
              <w:left w:val="nil"/>
              <w:bottom w:val="single" w:sz="4" w:space="0" w:color="203764"/>
              <w:right w:val="single" w:sz="4" w:space="0" w:color="203764"/>
            </w:tcBorders>
            <w:shd w:val="clear" w:color="auto" w:fill="auto"/>
            <w:noWrap/>
          </w:tcPr>
          <w:p w14:paraId="71A9A270" w14:textId="24B0132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3C9A657" w14:textId="4F49B21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9FF10A0" w14:textId="380C69F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A4F8D7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8485D4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B2F0A0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CONSTRUCTOR</w:t>
            </w:r>
          </w:p>
        </w:tc>
        <w:tc>
          <w:tcPr>
            <w:tcW w:w="814" w:type="dxa"/>
            <w:tcBorders>
              <w:top w:val="nil"/>
              <w:left w:val="nil"/>
              <w:bottom w:val="single" w:sz="4" w:space="0" w:color="203764"/>
              <w:right w:val="single" w:sz="4" w:space="0" w:color="203764"/>
            </w:tcBorders>
            <w:shd w:val="clear" w:color="auto" w:fill="auto"/>
            <w:noWrap/>
          </w:tcPr>
          <w:p w14:paraId="66A00F25" w14:textId="11DBC58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571FA86" w14:textId="54CEDEA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0A4B8BA" w14:textId="5C5C1CE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FFEC35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8F1E1AD"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426B511C"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ZCL_FI_EPAY_WF_NOTIFICATION</w:t>
            </w:r>
          </w:p>
        </w:tc>
        <w:tc>
          <w:tcPr>
            <w:tcW w:w="814" w:type="dxa"/>
            <w:tcBorders>
              <w:top w:val="nil"/>
              <w:left w:val="nil"/>
              <w:bottom w:val="single" w:sz="4" w:space="0" w:color="203764"/>
              <w:right w:val="single" w:sz="4" w:space="0" w:color="203764"/>
            </w:tcBorders>
            <w:shd w:val="clear" w:color="auto" w:fill="auto"/>
            <w:noWrap/>
          </w:tcPr>
          <w:p w14:paraId="2A137FE8" w14:textId="3735321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91EADDD" w14:textId="5CEFC29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900D52C" w14:textId="4529A33E"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5379863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B97B51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60B3C4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SEND_NOTIFICATION</w:t>
            </w:r>
          </w:p>
        </w:tc>
        <w:tc>
          <w:tcPr>
            <w:tcW w:w="814" w:type="dxa"/>
            <w:tcBorders>
              <w:top w:val="nil"/>
              <w:left w:val="nil"/>
              <w:bottom w:val="single" w:sz="4" w:space="0" w:color="203764"/>
              <w:right w:val="single" w:sz="4" w:space="0" w:color="203764"/>
            </w:tcBorders>
            <w:shd w:val="clear" w:color="auto" w:fill="auto"/>
            <w:noWrap/>
          </w:tcPr>
          <w:p w14:paraId="1813379F" w14:textId="0ECF18A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4499678" w14:textId="726E6F7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61E4CEB" w14:textId="1AC77F6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3EB3C4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820058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F81532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CONSTRUCTOR</w:t>
            </w:r>
          </w:p>
        </w:tc>
        <w:tc>
          <w:tcPr>
            <w:tcW w:w="814" w:type="dxa"/>
            <w:tcBorders>
              <w:top w:val="nil"/>
              <w:left w:val="nil"/>
              <w:bottom w:val="single" w:sz="4" w:space="0" w:color="203764"/>
              <w:right w:val="single" w:sz="4" w:space="0" w:color="203764"/>
            </w:tcBorders>
            <w:shd w:val="clear" w:color="auto" w:fill="auto"/>
            <w:noWrap/>
          </w:tcPr>
          <w:p w14:paraId="1F5EE44B" w14:textId="39F15F5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668D9DB" w14:textId="798ADCC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F7A5A69" w14:textId="71C3B7ED"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0D9397A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274F46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BD096C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READ_AND_FORMAT_TEXT</w:t>
            </w:r>
          </w:p>
        </w:tc>
        <w:tc>
          <w:tcPr>
            <w:tcW w:w="814" w:type="dxa"/>
            <w:tcBorders>
              <w:top w:val="nil"/>
              <w:left w:val="nil"/>
              <w:bottom w:val="single" w:sz="4" w:space="0" w:color="203764"/>
              <w:right w:val="single" w:sz="4" w:space="0" w:color="203764"/>
            </w:tcBorders>
            <w:shd w:val="clear" w:color="auto" w:fill="auto"/>
            <w:noWrap/>
          </w:tcPr>
          <w:p w14:paraId="7C35A3E3" w14:textId="7BE3479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0DD39DF" w14:textId="0B7A916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201E3F9" w14:textId="4519D7D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952B4B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22CE2F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F0BF1A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REPLACE_VARIABLES_IN_TEXT</w:t>
            </w:r>
          </w:p>
        </w:tc>
        <w:tc>
          <w:tcPr>
            <w:tcW w:w="814" w:type="dxa"/>
            <w:tcBorders>
              <w:top w:val="nil"/>
              <w:left w:val="nil"/>
              <w:bottom w:val="single" w:sz="4" w:space="0" w:color="203764"/>
              <w:right w:val="single" w:sz="4" w:space="0" w:color="203764"/>
            </w:tcBorders>
            <w:shd w:val="clear" w:color="auto" w:fill="auto"/>
            <w:noWrap/>
          </w:tcPr>
          <w:p w14:paraId="484257ED" w14:textId="593DAA5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4340B25" w14:textId="2CE34C6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B9C616F" w14:textId="2CFD41AD"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5862F43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4ECB990"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0897894E"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ZCL_FI_EPAY_WF_PROCESS_SBWF</w:t>
            </w:r>
          </w:p>
        </w:tc>
        <w:tc>
          <w:tcPr>
            <w:tcW w:w="814" w:type="dxa"/>
            <w:tcBorders>
              <w:top w:val="nil"/>
              <w:left w:val="nil"/>
              <w:bottom w:val="single" w:sz="4" w:space="0" w:color="203764"/>
              <w:right w:val="single" w:sz="4" w:space="0" w:color="203764"/>
            </w:tcBorders>
            <w:shd w:val="clear" w:color="auto" w:fill="auto"/>
            <w:noWrap/>
          </w:tcPr>
          <w:p w14:paraId="387B2D75" w14:textId="2DBDBB9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88BBD37" w14:textId="7191A54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3E6CD68" w14:textId="5131763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EA847B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740796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F7DB1C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BI_PERSISTENT~FIND_BY_LPOR</w:t>
            </w:r>
          </w:p>
        </w:tc>
        <w:tc>
          <w:tcPr>
            <w:tcW w:w="814" w:type="dxa"/>
            <w:tcBorders>
              <w:top w:val="nil"/>
              <w:left w:val="nil"/>
              <w:bottom w:val="single" w:sz="4" w:space="0" w:color="203764"/>
              <w:right w:val="single" w:sz="4" w:space="0" w:color="203764"/>
            </w:tcBorders>
            <w:shd w:val="clear" w:color="auto" w:fill="auto"/>
            <w:noWrap/>
          </w:tcPr>
          <w:p w14:paraId="04198E23" w14:textId="62D1F80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36E97B3" w14:textId="6E49D3A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4BE96B4" w14:textId="5FFC54B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49E936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8D4068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90B5B1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BI_PERSISTENT~LPOR</w:t>
            </w:r>
          </w:p>
        </w:tc>
        <w:tc>
          <w:tcPr>
            <w:tcW w:w="814" w:type="dxa"/>
            <w:tcBorders>
              <w:top w:val="nil"/>
              <w:left w:val="nil"/>
              <w:bottom w:val="single" w:sz="4" w:space="0" w:color="203764"/>
              <w:right w:val="single" w:sz="4" w:space="0" w:color="203764"/>
            </w:tcBorders>
            <w:shd w:val="clear" w:color="auto" w:fill="auto"/>
            <w:noWrap/>
          </w:tcPr>
          <w:p w14:paraId="23B22001" w14:textId="2C25078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3828502" w14:textId="1BF7A37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1354B82" w14:textId="21A0415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CBD4C4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289430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6DCA23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BI_PERSISTENT~REFRESH</w:t>
            </w:r>
          </w:p>
        </w:tc>
        <w:tc>
          <w:tcPr>
            <w:tcW w:w="814" w:type="dxa"/>
            <w:tcBorders>
              <w:top w:val="nil"/>
              <w:left w:val="nil"/>
              <w:bottom w:val="single" w:sz="4" w:space="0" w:color="203764"/>
              <w:right w:val="single" w:sz="4" w:space="0" w:color="203764"/>
            </w:tcBorders>
            <w:shd w:val="clear" w:color="auto" w:fill="auto"/>
            <w:noWrap/>
          </w:tcPr>
          <w:p w14:paraId="7947961B" w14:textId="239E777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A567541" w14:textId="78881C8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1DD2ABB" w14:textId="3E7DBB5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55C51F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523516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6F7871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BI_OBJECT~DEFAULT_ATTRIBUTE_VALUE</w:t>
            </w:r>
          </w:p>
        </w:tc>
        <w:tc>
          <w:tcPr>
            <w:tcW w:w="814" w:type="dxa"/>
            <w:tcBorders>
              <w:top w:val="nil"/>
              <w:left w:val="nil"/>
              <w:bottom w:val="single" w:sz="4" w:space="0" w:color="203764"/>
              <w:right w:val="single" w:sz="4" w:space="0" w:color="203764"/>
            </w:tcBorders>
            <w:shd w:val="clear" w:color="auto" w:fill="auto"/>
            <w:noWrap/>
          </w:tcPr>
          <w:p w14:paraId="61060B37" w14:textId="115B187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FE92DF9" w14:textId="19757B4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F957FFF" w14:textId="55D9A40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0D333D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1C18C8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93822E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BI_OBJECT~EXECUTE_DEFAULT_METHOD</w:t>
            </w:r>
          </w:p>
        </w:tc>
        <w:tc>
          <w:tcPr>
            <w:tcW w:w="814" w:type="dxa"/>
            <w:tcBorders>
              <w:top w:val="nil"/>
              <w:left w:val="nil"/>
              <w:bottom w:val="single" w:sz="4" w:space="0" w:color="203764"/>
              <w:right w:val="single" w:sz="4" w:space="0" w:color="203764"/>
            </w:tcBorders>
            <w:shd w:val="clear" w:color="auto" w:fill="auto"/>
            <w:noWrap/>
          </w:tcPr>
          <w:p w14:paraId="499FE34A" w14:textId="6EC6FC4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5DF72E4" w14:textId="7DD96D1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847429C" w14:textId="46C4901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371D7A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178786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5B0C5B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BI_OBJECT~RELEASE</w:t>
            </w:r>
          </w:p>
        </w:tc>
        <w:tc>
          <w:tcPr>
            <w:tcW w:w="814" w:type="dxa"/>
            <w:tcBorders>
              <w:top w:val="nil"/>
              <w:left w:val="nil"/>
              <w:bottom w:val="single" w:sz="4" w:space="0" w:color="203764"/>
              <w:right w:val="single" w:sz="4" w:space="0" w:color="203764"/>
            </w:tcBorders>
            <w:shd w:val="clear" w:color="auto" w:fill="auto"/>
            <w:noWrap/>
          </w:tcPr>
          <w:p w14:paraId="499DC855" w14:textId="62C80DB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1B5053" w14:textId="05C48DA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3E56C20" w14:textId="0A5F517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9A19F6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44AEEE95" w14:textId="7F4E954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0603AEFC" w14:textId="09922A76" w:rsidR="005A61CD" w:rsidRPr="00B02CCC" w:rsidRDefault="005A61CD" w:rsidP="005A61CD">
            <w:pPr>
              <w:spacing w:before="0"/>
              <w:jc w:val="left"/>
              <w:rPr>
                <w:rFonts w:ascii="Calibri" w:hAnsi="Calibri" w:cs="Calibri"/>
                <w:color w:val="000000"/>
                <w:sz w:val="14"/>
                <w:szCs w:val="16"/>
                <w:lang w:val="en-GB" w:eastAsia="en-GB"/>
              </w:rPr>
            </w:pPr>
            <w:r w:rsidRPr="005661D9">
              <w:rPr>
                <w:rFonts w:ascii="Calibri" w:hAnsi="Calibri" w:cs="Calibri"/>
                <w:color w:val="000000"/>
                <w:sz w:val="14"/>
                <w:szCs w:val="16"/>
                <w:lang w:val="en-GB" w:eastAsia="en-GB"/>
              </w:rPr>
              <w:t>PROCESS_DECISION</w:t>
            </w:r>
          </w:p>
        </w:tc>
        <w:tc>
          <w:tcPr>
            <w:tcW w:w="814" w:type="dxa"/>
            <w:tcBorders>
              <w:top w:val="nil"/>
              <w:left w:val="nil"/>
              <w:bottom w:val="single" w:sz="4" w:space="0" w:color="203764"/>
              <w:right w:val="single" w:sz="4" w:space="0" w:color="203764"/>
            </w:tcBorders>
            <w:shd w:val="clear" w:color="auto" w:fill="auto"/>
            <w:noWrap/>
          </w:tcPr>
          <w:p w14:paraId="565CBFC1" w14:textId="2FC3506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F353085" w14:textId="6E1B467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6933D3F" w14:textId="22BA17E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45768A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16AD4D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A743EA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CONSTRUCTOR</w:t>
            </w:r>
          </w:p>
        </w:tc>
        <w:tc>
          <w:tcPr>
            <w:tcW w:w="814" w:type="dxa"/>
            <w:tcBorders>
              <w:top w:val="nil"/>
              <w:left w:val="nil"/>
              <w:bottom w:val="single" w:sz="4" w:space="0" w:color="203764"/>
              <w:right w:val="single" w:sz="4" w:space="0" w:color="203764"/>
            </w:tcBorders>
            <w:shd w:val="clear" w:color="auto" w:fill="auto"/>
            <w:noWrap/>
          </w:tcPr>
          <w:p w14:paraId="2893905D" w14:textId="72EFF28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0160C83" w14:textId="572A401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8EAD76E" w14:textId="7C5154A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2B48B2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855E83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2BB60B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DETERMINE_APPROVER</w:t>
            </w:r>
          </w:p>
        </w:tc>
        <w:tc>
          <w:tcPr>
            <w:tcW w:w="814" w:type="dxa"/>
            <w:tcBorders>
              <w:top w:val="nil"/>
              <w:left w:val="nil"/>
              <w:bottom w:val="single" w:sz="4" w:space="0" w:color="203764"/>
              <w:right w:val="single" w:sz="4" w:space="0" w:color="203764"/>
            </w:tcBorders>
            <w:shd w:val="clear" w:color="auto" w:fill="auto"/>
            <w:noWrap/>
          </w:tcPr>
          <w:p w14:paraId="797B7180" w14:textId="7A381BF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FBE2DD8" w14:textId="6EEED83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DF17224" w14:textId="6BBA8E3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0B07BE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34BE46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18575C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POST_FI_DOCUMENT</w:t>
            </w:r>
          </w:p>
        </w:tc>
        <w:tc>
          <w:tcPr>
            <w:tcW w:w="814" w:type="dxa"/>
            <w:tcBorders>
              <w:top w:val="nil"/>
              <w:left w:val="nil"/>
              <w:bottom w:val="single" w:sz="4" w:space="0" w:color="203764"/>
              <w:right w:val="single" w:sz="4" w:space="0" w:color="203764"/>
            </w:tcBorders>
            <w:shd w:val="clear" w:color="auto" w:fill="auto"/>
            <w:noWrap/>
          </w:tcPr>
          <w:p w14:paraId="2804D6B2" w14:textId="559543A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CAD3E82" w14:textId="4DBB4D3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D43E4E1" w14:textId="5292AA6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40724B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D8E49F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6B8B55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PROCESS_DECISION_APPROVE</w:t>
            </w:r>
          </w:p>
        </w:tc>
        <w:tc>
          <w:tcPr>
            <w:tcW w:w="814" w:type="dxa"/>
            <w:tcBorders>
              <w:top w:val="nil"/>
              <w:left w:val="nil"/>
              <w:bottom w:val="single" w:sz="4" w:space="0" w:color="203764"/>
              <w:right w:val="single" w:sz="4" w:space="0" w:color="203764"/>
            </w:tcBorders>
            <w:shd w:val="clear" w:color="auto" w:fill="auto"/>
            <w:noWrap/>
          </w:tcPr>
          <w:p w14:paraId="07129DCF" w14:textId="5A51E3D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03CCCB0" w14:textId="035E937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7856882" w14:textId="6ABA2D0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83C3EA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11819A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49D1D1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PROCESS_DECISION_COMPLETION</w:t>
            </w:r>
          </w:p>
        </w:tc>
        <w:tc>
          <w:tcPr>
            <w:tcW w:w="814" w:type="dxa"/>
            <w:tcBorders>
              <w:top w:val="nil"/>
              <w:left w:val="nil"/>
              <w:bottom w:val="single" w:sz="4" w:space="0" w:color="203764"/>
              <w:right w:val="single" w:sz="4" w:space="0" w:color="203764"/>
            </w:tcBorders>
            <w:shd w:val="clear" w:color="auto" w:fill="auto"/>
            <w:noWrap/>
          </w:tcPr>
          <w:p w14:paraId="0A71099E" w14:textId="129E9E7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D8AB037" w14:textId="52C68C0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C970233" w14:textId="1459C42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B28D64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A3CB4F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5F6F37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PROCESS_DECISION_REJECT</w:t>
            </w:r>
          </w:p>
        </w:tc>
        <w:tc>
          <w:tcPr>
            <w:tcW w:w="814" w:type="dxa"/>
            <w:tcBorders>
              <w:top w:val="nil"/>
              <w:left w:val="nil"/>
              <w:bottom w:val="single" w:sz="4" w:space="0" w:color="203764"/>
              <w:right w:val="single" w:sz="4" w:space="0" w:color="203764"/>
            </w:tcBorders>
            <w:shd w:val="clear" w:color="auto" w:fill="auto"/>
            <w:noWrap/>
          </w:tcPr>
          <w:p w14:paraId="7DE81677" w14:textId="6A31787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BB2D06F" w14:textId="0A63061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5F3203F" w14:textId="12718C5F"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61AB019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8B0F68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7EF3ED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START_APPROVAL_PROCESS</w:t>
            </w:r>
          </w:p>
        </w:tc>
        <w:tc>
          <w:tcPr>
            <w:tcW w:w="814" w:type="dxa"/>
            <w:tcBorders>
              <w:top w:val="nil"/>
              <w:left w:val="nil"/>
              <w:bottom w:val="single" w:sz="4" w:space="0" w:color="203764"/>
              <w:right w:val="single" w:sz="4" w:space="0" w:color="203764"/>
            </w:tcBorders>
            <w:shd w:val="clear" w:color="auto" w:fill="auto"/>
            <w:noWrap/>
          </w:tcPr>
          <w:p w14:paraId="604A79BF" w14:textId="06E7738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42D84B5" w14:textId="75180ED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148D1F3" w14:textId="2283D889"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5EC609B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869AF9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981103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IS_LAST_LEVEL</w:t>
            </w:r>
          </w:p>
        </w:tc>
        <w:tc>
          <w:tcPr>
            <w:tcW w:w="814" w:type="dxa"/>
            <w:tcBorders>
              <w:top w:val="nil"/>
              <w:left w:val="nil"/>
              <w:bottom w:val="single" w:sz="4" w:space="0" w:color="203764"/>
              <w:right w:val="single" w:sz="4" w:space="0" w:color="203764"/>
            </w:tcBorders>
            <w:shd w:val="clear" w:color="auto" w:fill="auto"/>
            <w:noWrap/>
          </w:tcPr>
          <w:p w14:paraId="3757CCD9" w14:textId="7846E28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E5A6385" w14:textId="159FCF9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CA8B21F" w14:textId="3EB3DFD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4B64B7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E6F324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AE9B41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NOTIFY_AGENT</w:t>
            </w:r>
          </w:p>
        </w:tc>
        <w:tc>
          <w:tcPr>
            <w:tcW w:w="814" w:type="dxa"/>
            <w:tcBorders>
              <w:top w:val="nil"/>
              <w:left w:val="nil"/>
              <w:bottom w:val="single" w:sz="4" w:space="0" w:color="203764"/>
              <w:right w:val="single" w:sz="4" w:space="0" w:color="203764"/>
            </w:tcBorders>
            <w:shd w:val="clear" w:color="auto" w:fill="auto"/>
            <w:noWrap/>
          </w:tcPr>
          <w:p w14:paraId="32AF144D" w14:textId="526CED2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1AA9310" w14:textId="3DAC1D6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7D86C10" w14:textId="23E90687"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44DEC1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07A517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F95129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UPDATE_WF_STACK_AND_LOG</w:t>
            </w:r>
          </w:p>
        </w:tc>
        <w:tc>
          <w:tcPr>
            <w:tcW w:w="814" w:type="dxa"/>
            <w:tcBorders>
              <w:top w:val="nil"/>
              <w:left w:val="nil"/>
              <w:bottom w:val="single" w:sz="4" w:space="0" w:color="203764"/>
              <w:right w:val="single" w:sz="4" w:space="0" w:color="203764"/>
            </w:tcBorders>
            <w:shd w:val="clear" w:color="auto" w:fill="auto"/>
            <w:noWrap/>
          </w:tcPr>
          <w:p w14:paraId="74F836A9" w14:textId="37D3775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155F245" w14:textId="660474A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93C2B18" w14:textId="5E8D18F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47AA1F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C672D49"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3D4117D2"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ZCL_FI_EPAY_WORKFLOW_HELPER</w:t>
            </w:r>
          </w:p>
        </w:tc>
        <w:tc>
          <w:tcPr>
            <w:tcW w:w="814" w:type="dxa"/>
            <w:tcBorders>
              <w:top w:val="nil"/>
              <w:left w:val="nil"/>
              <w:bottom w:val="single" w:sz="4" w:space="0" w:color="203764"/>
              <w:right w:val="single" w:sz="4" w:space="0" w:color="203764"/>
            </w:tcBorders>
            <w:shd w:val="clear" w:color="auto" w:fill="auto"/>
            <w:noWrap/>
          </w:tcPr>
          <w:p w14:paraId="053BA604" w14:textId="469633F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C5C88F2" w14:textId="1ADFE31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4FE8D2B" w14:textId="66D52B0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EA7949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FA5019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83AA47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EXECUTE_WORKITEM</w:t>
            </w:r>
          </w:p>
        </w:tc>
        <w:tc>
          <w:tcPr>
            <w:tcW w:w="814" w:type="dxa"/>
            <w:tcBorders>
              <w:top w:val="nil"/>
              <w:left w:val="nil"/>
              <w:bottom w:val="single" w:sz="4" w:space="0" w:color="203764"/>
              <w:right w:val="single" w:sz="4" w:space="0" w:color="203764"/>
            </w:tcBorders>
            <w:shd w:val="clear" w:color="auto" w:fill="auto"/>
            <w:noWrap/>
          </w:tcPr>
          <w:p w14:paraId="3CC371CC" w14:textId="0B53C7F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0F1646B" w14:textId="64DBCF5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7A63763" w14:textId="18F0B1A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A95A75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DFD98C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4DB4F2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GET_APPROVER_FULL_NAME</w:t>
            </w:r>
          </w:p>
        </w:tc>
        <w:tc>
          <w:tcPr>
            <w:tcW w:w="814" w:type="dxa"/>
            <w:tcBorders>
              <w:top w:val="nil"/>
              <w:left w:val="nil"/>
              <w:bottom w:val="single" w:sz="4" w:space="0" w:color="203764"/>
              <w:right w:val="single" w:sz="4" w:space="0" w:color="203764"/>
            </w:tcBorders>
            <w:shd w:val="clear" w:color="auto" w:fill="auto"/>
            <w:noWrap/>
          </w:tcPr>
          <w:p w14:paraId="6C77856B" w14:textId="282B550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046514F" w14:textId="3A77E04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4AA0BDA" w14:textId="1A8D516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5D52FC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A41020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AF7AF7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CONSTRUCTOR</w:t>
            </w:r>
          </w:p>
        </w:tc>
        <w:tc>
          <w:tcPr>
            <w:tcW w:w="814" w:type="dxa"/>
            <w:tcBorders>
              <w:top w:val="nil"/>
              <w:left w:val="nil"/>
              <w:bottom w:val="single" w:sz="4" w:space="0" w:color="203764"/>
              <w:right w:val="single" w:sz="4" w:space="0" w:color="203764"/>
            </w:tcBorders>
            <w:shd w:val="clear" w:color="auto" w:fill="auto"/>
            <w:noWrap/>
          </w:tcPr>
          <w:p w14:paraId="0B126748" w14:textId="2168CE0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C10F7EA" w14:textId="4DF397C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203C625" w14:textId="60DB08F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DDE94C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E96402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527083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UPDATE_WF_STACK_AND_LOG</w:t>
            </w:r>
          </w:p>
        </w:tc>
        <w:tc>
          <w:tcPr>
            <w:tcW w:w="814" w:type="dxa"/>
            <w:tcBorders>
              <w:top w:val="nil"/>
              <w:left w:val="nil"/>
              <w:bottom w:val="single" w:sz="4" w:space="0" w:color="203764"/>
              <w:right w:val="single" w:sz="4" w:space="0" w:color="203764"/>
            </w:tcBorders>
            <w:shd w:val="clear" w:color="auto" w:fill="auto"/>
            <w:noWrap/>
          </w:tcPr>
          <w:p w14:paraId="75739BE4" w14:textId="4CB47AA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F307FB9" w14:textId="1E7CBB9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2A0CCD3" w14:textId="12F6BB5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8FEE92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EFEF6EE"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5653D15D"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ZCL_ZFI_EPAYMENT_REQUE_DPC</w:t>
            </w:r>
          </w:p>
        </w:tc>
        <w:tc>
          <w:tcPr>
            <w:tcW w:w="814" w:type="dxa"/>
            <w:tcBorders>
              <w:top w:val="nil"/>
              <w:left w:val="nil"/>
              <w:bottom w:val="single" w:sz="4" w:space="0" w:color="203764"/>
              <w:right w:val="single" w:sz="4" w:space="0" w:color="203764"/>
            </w:tcBorders>
            <w:shd w:val="clear" w:color="auto" w:fill="auto"/>
            <w:noWrap/>
          </w:tcPr>
          <w:p w14:paraId="6893D2DF" w14:textId="42D2DEB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A0D990B" w14:textId="137B552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6B50147" w14:textId="03672C3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23DA00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643F16F"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lastRenderedPageBreak/>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07920EDD"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ZCL_ZFI_EPAYMENT_REQUE_DPC_EXT</w:t>
            </w:r>
          </w:p>
        </w:tc>
        <w:tc>
          <w:tcPr>
            <w:tcW w:w="814" w:type="dxa"/>
            <w:tcBorders>
              <w:top w:val="nil"/>
              <w:left w:val="nil"/>
              <w:bottom w:val="single" w:sz="4" w:space="0" w:color="203764"/>
              <w:right w:val="single" w:sz="4" w:space="0" w:color="203764"/>
            </w:tcBorders>
            <w:shd w:val="clear" w:color="auto" w:fill="auto"/>
            <w:noWrap/>
          </w:tcPr>
          <w:p w14:paraId="0950D81B" w14:textId="2EB60DB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D7F308A" w14:textId="12A1767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37608D5" w14:textId="679EB2F7" w:rsidR="005A61CD" w:rsidRPr="00B02CCC" w:rsidRDefault="00A900BC" w:rsidP="005A61CD">
            <w:pPr>
              <w:spacing w:before="0"/>
              <w:jc w:val="left"/>
              <w:rPr>
                <w:rFonts w:ascii="Calibri" w:hAnsi="Calibri" w:cs="Calibri"/>
                <w:color w:val="000000"/>
                <w:sz w:val="14"/>
                <w:szCs w:val="16"/>
                <w:lang w:val="en-GB" w:eastAsia="en-GB"/>
              </w:rPr>
            </w:pPr>
            <w:ins w:id="114" w:author="Author">
              <w:r w:rsidRPr="00A900BC">
                <w:rPr>
                  <w:rFonts w:ascii="Calibri" w:hAnsi="Calibri" w:cs="Calibri"/>
                  <w:color w:val="000000"/>
                  <w:sz w:val="14"/>
                  <w:szCs w:val="16"/>
                  <w:lang w:eastAsia="en-GB"/>
                </w:rPr>
                <w:t xml:space="preserve">CRQ10019509 </w:t>
              </w:r>
            </w:ins>
            <w:del w:id="115" w:author="Author">
              <w:r w:rsidR="005A61CD" w:rsidRPr="00C07C78" w:rsidDel="00A900BC">
                <w:rPr>
                  <w:rFonts w:ascii="Calibri" w:hAnsi="Calibri" w:cs="Calibri"/>
                  <w:color w:val="000000"/>
                  <w:sz w:val="14"/>
                  <w:szCs w:val="16"/>
                  <w:lang w:val="en-GB" w:eastAsia="en-GB"/>
                </w:rPr>
                <w:delText>CRQ10013409</w:delText>
              </w:r>
            </w:del>
          </w:p>
        </w:tc>
      </w:tr>
      <w:tr w:rsidR="005A61CD" w:rsidRPr="00B02CCC" w14:paraId="187FA0C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13125C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583191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/IWBEP/IF_MGW_APPL_SRV_RUNTIME~CREATE_DEEP_ENTITY</w:t>
            </w:r>
          </w:p>
        </w:tc>
        <w:tc>
          <w:tcPr>
            <w:tcW w:w="814" w:type="dxa"/>
            <w:tcBorders>
              <w:top w:val="nil"/>
              <w:left w:val="nil"/>
              <w:bottom w:val="single" w:sz="4" w:space="0" w:color="203764"/>
              <w:right w:val="single" w:sz="4" w:space="0" w:color="203764"/>
            </w:tcBorders>
            <w:shd w:val="clear" w:color="auto" w:fill="auto"/>
            <w:noWrap/>
          </w:tcPr>
          <w:p w14:paraId="21663A03" w14:textId="1938B7B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9CC3BEF" w14:textId="2F3CE4D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B243E87" w14:textId="40C581E4" w:rsidR="005A61CD" w:rsidRPr="00B02CCC" w:rsidRDefault="00CC26DA" w:rsidP="005A61CD">
            <w:pPr>
              <w:spacing w:before="0"/>
              <w:jc w:val="left"/>
              <w:rPr>
                <w:rFonts w:ascii="Calibri" w:hAnsi="Calibri" w:cs="Calibri"/>
                <w:color w:val="000000"/>
                <w:sz w:val="14"/>
                <w:szCs w:val="16"/>
                <w:lang w:val="en-GB" w:eastAsia="en-GB"/>
              </w:rPr>
            </w:pPr>
            <w:ins w:id="116" w:author="Author">
              <w:r>
                <w:rPr>
                  <w:rFonts w:ascii="Calibri" w:hAnsi="Calibri" w:cs="Calibri"/>
                  <w:color w:val="000000"/>
                  <w:sz w:val="14"/>
                  <w:szCs w:val="16"/>
                  <w:lang w:val="en-GB" w:eastAsia="en-GB"/>
                </w:rPr>
                <w:t>CRQ</w:t>
              </w:r>
              <w:r w:rsidRPr="00CC26DA">
                <w:rPr>
                  <w:rFonts w:ascii="Calibri" w:hAnsi="Calibri" w:cs="Calibri"/>
                  <w:color w:val="000000"/>
                  <w:sz w:val="14"/>
                  <w:szCs w:val="16"/>
                  <w:lang w:val="en-GB" w:eastAsia="en-GB"/>
                </w:rPr>
                <w:t>10019509</w:t>
              </w:r>
            </w:ins>
          </w:p>
        </w:tc>
      </w:tr>
      <w:tr w:rsidR="005A61CD" w:rsidRPr="00B02CCC" w14:paraId="48F2148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348B78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7B6AFA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/IWBEP/IF_MGW_APPL_SRV_RUNTIME~CREATE_STREAM</w:t>
            </w:r>
          </w:p>
        </w:tc>
        <w:tc>
          <w:tcPr>
            <w:tcW w:w="814" w:type="dxa"/>
            <w:tcBorders>
              <w:top w:val="nil"/>
              <w:left w:val="nil"/>
              <w:bottom w:val="single" w:sz="4" w:space="0" w:color="203764"/>
              <w:right w:val="single" w:sz="4" w:space="0" w:color="203764"/>
            </w:tcBorders>
            <w:shd w:val="clear" w:color="auto" w:fill="auto"/>
            <w:noWrap/>
          </w:tcPr>
          <w:p w14:paraId="467E9208" w14:textId="2FEBBA1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0B5255C" w14:textId="4D7D929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066F5D7" w14:textId="5A68B92A" w:rsidR="005A61CD" w:rsidRPr="000812AC" w:rsidRDefault="005A61CD" w:rsidP="005A61CD">
            <w:pPr>
              <w:spacing w:before="0"/>
              <w:jc w:val="left"/>
              <w:rPr>
                <w:b/>
                <w:bCs/>
                <w:u w:val="single"/>
                <w:lang w:val="en-GB"/>
              </w:rPr>
            </w:pPr>
          </w:p>
        </w:tc>
      </w:tr>
      <w:tr w:rsidR="005A61CD" w:rsidRPr="00B02CCC" w14:paraId="64393D5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71E9A05F" w14:textId="466D9F0E"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2ABA4663" w14:textId="4C5461C5"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/IWBEP/IF_MGW_APPL_SRV_RUNTIME~</w:t>
            </w:r>
            <w:r>
              <w:rPr>
                <w:rFonts w:ascii="Calibri" w:hAnsi="Calibri" w:cs="Calibri"/>
                <w:color w:val="000000"/>
                <w:sz w:val="14"/>
                <w:szCs w:val="16"/>
                <w:lang w:val="en-GB" w:eastAsia="en-GB"/>
              </w:rPr>
              <w:t>DELETE</w:t>
            </w:r>
            <w:r w:rsidRPr="00B02CCC">
              <w:rPr>
                <w:rFonts w:ascii="Calibri" w:hAnsi="Calibri" w:cs="Calibri"/>
                <w:color w:val="000000"/>
                <w:sz w:val="14"/>
                <w:szCs w:val="16"/>
                <w:lang w:val="en-GB" w:eastAsia="en-GB"/>
              </w:rPr>
              <w:t>_STREAM</w:t>
            </w:r>
          </w:p>
        </w:tc>
        <w:tc>
          <w:tcPr>
            <w:tcW w:w="814" w:type="dxa"/>
            <w:tcBorders>
              <w:top w:val="nil"/>
              <w:left w:val="nil"/>
              <w:bottom w:val="single" w:sz="4" w:space="0" w:color="203764"/>
              <w:right w:val="single" w:sz="4" w:space="0" w:color="203764"/>
            </w:tcBorders>
            <w:shd w:val="clear" w:color="auto" w:fill="auto"/>
            <w:noWrap/>
          </w:tcPr>
          <w:p w14:paraId="472B10C4" w14:textId="1B9CC11D"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A2F1002" w14:textId="561A245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A8610A4" w14:textId="43F02545" w:rsidR="005A61CD" w:rsidRPr="000812AC" w:rsidRDefault="005A61CD" w:rsidP="005A61CD">
            <w:pPr>
              <w:spacing w:before="0"/>
              <w:jc w:val="left"/>
              <w:rPr>
                <w:b/>
                <w:bCs/>
                <w:u w:val="single"/>
                <w:lang w:val="en-GB"/>
              </w:rPr>
            </w:pPr>
          </w:p>
        </w:tc>
      </w:tr>
      <w:tr w:rsidR="005A61CD" w:rsidRPr="00B02CCC" w14:paraId="086741D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A0A085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DEE92C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/IWBEP/IF_MGW_APPL_SRV_RUNTIME~GET_EXPANDED_ENTITY</w:t>
            </w:r>
          </w:p>
        </w:tc>
        <w:tc>
          <w:tcPr>
            <w:tcW w:w="814" w:type="dxa"/>
            <w:tcBorders>
              <w:top w:val="nil"/>
              <w:left w:val="nil"/>
              <w:bottom w:val="single" w:sz="4" w:space="0" w:color="203764"/>
              <w:right w:val="single" w:sz="4" w:space="0" w:color="203764"/>
            </w:tcBorders>
            <w:shd w:val="clear" w:color="auto" w:fill="auto"/>
            <w:noWrap/>
          </w:tcPr>
          <w:p w14:paraId="048287DC" w14:textId="014F1EC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EA2BE0B" w14:textId="0AA31EB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4616B89" w14:textId="6ED2ACD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80B6A3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C54704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E64119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/IWBEP/IF_MGW_APPL_SRV_RUNTIME~GET_STREAM</w:t>
            </w:r>
          </w:p>
        </w:tc>
        <w:tc>
          <w:tcPr>
            <w:tcW w:w="814" w:type="dxa"/>
            <w:tcBorders>
              <w:top w:val="nil"/>
              <w:left w:val="nil"/>
              <w:bottom w:val="single" w:sz="4" w:space="0" w:color="203764"/>
              <w:right w:val="single" w:sz="4" w:space="0" w:color="203764"/>
            </w:tcBorders>
            <w:shd w:val="clear" w:color="auto" w:fill="auto"/>
            <w:noWrap/>
          </w:tcPr>
          <w:p w14:paraId="700461F7" w14:textId="535CC65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32F27D4" w14:textId="47C7F63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317EDD1" w14:textId="4344F717"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6BB3AA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8F7244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C37F00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ACCCATSET_GET_ENTITYSET</w:t>
            </w:r>
          </w:p>
        </w:tc>
        <w:tc>
          <w:tcPr>
            <w:tcW w:w="814" w:type="dxa"/>
            <w:tcBorders>
              <w:top w:val="nil"/>
              <w:left w:val="nil"/>
              <w:bottom w:val="single" w:sz="4" w:space="0" w:color="203764"/>
              <w:right w:val="single" w:sz="4" w:space="0" w:color="203764"/>
            </w:tcBorders>
            <w:shd w:val="clear" w:color="auto" w:fill="auto"/>
            <w:noWrap/>
          </w:tcPr>
          <w:p w14:paraId="3900A293" w14:textId="293279E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869AD74" w14:textId="5C3F518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93022FE" w14:textId="6F1037F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2DB7F8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7C6AE8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C21526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ALTERNATIVEPAYEE_GET_ENTITYSET</w:t>
            </w:r>
          </w:p>
        </w:tc>
        <w:tc>
          <w:tcPr>
            <w:tcW w:w="814" w:type="dxa"/>
            <w:tcBorders>
              <w:top w:val="nil"/>
              <w:left w:val="nil"/>
              <w:bottom w:val="single" w:sz="4" w:space="0" w:color="203764"/>
              <w:right w:val="single" w:sz="4" w:space="0" w:color="203764"/>
            </w:tcBorders>
            <w:shd w:val="clear" w:color="auto" w:fill="auto"/>
            <w:noWrap/>
          </w:tcPr>
          <w:p w14:paraId="2563BE9F" w14:textId="2FAF267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E949507" w14:textId="6D63075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5262162" w14:textId="2C270258" w:rsidR="005A61CD" w:rsidRPr="00B02CCC" w:rsidRDefault="005A61CD" w:rsidP="005A61CD">
            <w:pPr>
              <w:spacing w:before="0"/>
              <w:jc w:val="left"/>
              <w:rPr>
                <w:rFonts w:ascii="Calibri" w:hAnsi="Calibri" w:cs="Calibri"/>
                <w:color w:val="000000"/>
                <w:sz w:val="14"/>
                <w:szCs w:val="16"/>
                <w:lang w:val="en-GB" w:eastAsia="en-GB"/>
              </w:rPr>
            </w:pPr>
            <w:del w:id="117" w:author="Author">
              <w:r w:rsidRPr="00446452" w:rsidDel="00A900BC">
                <w:rPr>
                  <w:rFonts w:ascii="Calibri" w:hAnsi="Calibri" w:cs="Calibri"/>
                  <w:color w:val="000000"/>
                  <w:sz w:val="14"/>
                  <w:szCs w:val="16"/>
                  <w:lang w:val="en-GB" w:eastAsia="en-GB"/>
                </w:rPr>
                <w:delText>CRQ10013409</w:delText>
              </w:r>
            </w:del>
          </w:p>
        </w:tc>
      </w:tr>
      <w:tr w:rsidR="005A61CD" w:rsidRPr="00B02CCC" w14:paraId="3D0B3B4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9B8FA9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8737AA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ATTACHMENTSET_GET_ENTITYSET</w:t>
            </w:r>
          </w:p>
        </w:tc>
        <w:tc>
          <w:tcPr>
            <w:tcW w:w="814" w:type="dxa"/>
            <w:tcBorders>
              <w:top w:val="nil"/>
              <w:left w:val="nil"/>
              <w:bottom w:val="single" w:sz="4" w:space="0" w:color="203764"/>
              <w:right w:val="single" w:sz="4" w:space="0" w:color="203764"/>
            </w:tcBorders>
            <w:shd w:val="clear" w:color="auto" w:fill="auto"/>
            <w:noWrap/>
          </w:tcPr>
          <w:p w14:paraId="1135513B" w14:textId="4FAACFC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7A01E0" w14:textId="52357B1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4A6C61D" w14:textId="538C8E2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529EEC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55DA3804" w14:textId="416EAEC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2FA3DDF3" w14:textId="0124D009" w:rsidR="005A61CD" w:rsidRPr="00B02CCC" w:rsidRDefault="005A61CD" w:rsidP="005A61CD">
            <w:pPr>
              <w:spacing w:before="0"/>
              <w:jc w:val="left"/>
              <w:rPr>
                <w:rFonts w:ascii="Calibri" w:hAnsi="Calibri" w:cs="Calibri"/>
                <w:color w:val="000000"/>
                <w:sz w:val="14"/>
                <w:szCs w:val="16"/>
                <w:lang w:val="en-GB" w:eastAsia="en-GB"/>
              </w:rPr>
            </w:pPr>
            <w:r w:rsidRPr="00175AEA">
              <w:rPr>
                <w:rFonts w:ascii="Calibri" w:hAnsi="Calibri" w:cs="Calibri"/>
                <w:color w:val="000000"/>
                <w:sz w:val="14"/>
                <w:szCs w:val="16"/>
                <w:lang w:val="en-GB" w:eastAsia="en-GB"/>
              </w:rPr>
              <w:t>BANKACCOUNTDETSE_GET_ENTITY</w:t>
            </w:r>
          </w:p>
        </w:tc>
        <w:tc>
          <w:tcPr>
            <w:tcW w:w="814" w:type="dxa"/>
            <w:tcBorders>
              <w:top w:val="nil"/>
              <w:left w:val="nil"/>
              <w:bottom w:val="single" w:sz="4" w:space="0" w:color="203764"/>
              <w:right w:val="single" w:sz="4" w:space="0" w:color="203764"/>
            </w:tcBorders>
            <w:shd w:val="clear" w:color="auto" w:fill="auto"/>
            <w:noWrap/>
          </w:tcPr>
          <w:p w14:paraId="3C868DB7" w14:textId="66F2F3E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0F7888A" w14:textId="0ED7591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33DCE8F" w14:textId="43043D2F" w:rsidR="005A61CD" w:rsidRPr="00446452" w:rsidRDefault="00A900BC" w:rsidP="005A61CD">
            <w:pPr>
              <w:spacing w:before="0"/>
              <w:jc w:val="left"/>
              <w:rPr>
                <w:rFonts w:ascii="Calibri" w:hAnsi="Calibri" w:cs="Calibri"/>
                <w:color w:val="000000"/>
                <w:sz w:val="14"/>
                <w:szCs w:val="16"/>
                <w:lang w:val="en-GB" w:eastAsia="en-GB"/>
              </w:rPr>
            </w:pPr>
            <w:ins w:id="118" w:author="Author">
              <w:r w:rsidRPr="00A900BC">
                <w:rPr>
                  <w:rFonts w:ascii="Calibri" w:hAnsi="Calibri" w:cs="Calibri"/>
                  <w:color w:val="000000"/>
                  <w:sz w:val="14"/>
                  <w:szCs w:val="16"/>
                  <w:lang w:eastAsia="en-GB"/>
                </w:rPr>
                <w:t>CRQ10019509</w:t>
              </w:r>
            </w:ins>
          </w:p>
        </w:tc>
      </w:tr>
      <w:tr w:rsidR="005A61CD" w:rsidRPr="00B02CCC" w14:paraId="2F95CF5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2EDC64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6DC16B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COSTCENTER_GET_ENTITYSET</w:t>
            </w:r>
          </w:p>
        </w:tc>
        <w:tc>
          <w:tcPr>
            <w:tcW w:w="814" w:type="dxa"/>
            <w:tcBorders>
              <w:top w:val="nil"/>
              <w:left w:val="nil"/>
              <w:bottom w:val="single" w:sz="4" w:space="0" w:color="203764"/>
              <w:right w:val="single" w:sz="4" w:space="0" w:color="203764"/>
            </w:tcBorders>
            <w:shd w:val="clear" w:color="auto" w:fill="auto"/>
            <w:noWrap/>
          </w:tcPr>
          <w:p w14:paraId="64612A33" w14:textId="11844F4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E9CC2B0" w14:textId="5BFACA1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EE5C3CF" w14:textId="4D5549BE"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1F1A36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141039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633ABC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COUNTRYSEARCHSET_GET_ENTITYSET</w:t>
            </w:r>
          </w:p>
        </w:tc>
        <w:tc>
          <w:tcPr>
            <w:tcW w:w="814" w:type="dxa"/>
            <w:tcBorders>
              <w:top w:val="nil"/>
              <w:left w:val="nil"/>
              <w:bottom w:val="single" w:sz="4" w:space="0" w:color="203764"/>
              <w:right w:val="single" w:sz="4" w:space="0" w:color="203764"/>
            </w:tcBorders>
            <w:shd w:val="clear" w:color="auto" w:fill="auto"/>
            <w:noWrap/>
          </w:tcPr>
          <w:p w14:paraId="17517E55" w14:textId="1BE2D0A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C684D95" w14:textId="0305759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8752AA4" w14:textId="5B6D168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9172F4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E17823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6EC186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CPYDATASET_GET_ENTITYSET</w:t>
            </w:r>
          </w:p>
        </w:tc>
        <w:tc>
          <w:tcPr>
            <w:tcW w:w="814" w:type="dxa"/>
            <w:tcBorders>
              <w:top w:val="nil"/>
              <w:left w:val="nil"/>
              <w:bottom w:val="single" w:sz="4" w:space="0" w:color="203764"/>
              <w:right w:val="single" w:sz="4" w:space="0" w:color="203764"/>
            </w:tcBorders>
            <w:shd w:val="clear" w:color="auto" w:fill="auto"/>
            <w:noWrap/>
          </w:tcPr>
          <w:p w14:paraId="3A703740" w14:textId="676C744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E046F4F" w14:textId="419CA76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B2F1A78" w14:textId="06D201D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D00D08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97EA8A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B18653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CURRENCYSET_GET_ENTITYSET</w:t>
            </w:r>
          </w:p>
        </w:tc>
        <w:tc>
          <w:tcPr>
            <w:tcW w:w="814" w:type="dxa"/>
            <w:tcBorders>
              <w:top w:val="nil"/>
              <w:left w:val="nil"/>
              <w:bottom w:val="single" w:sz="4" w:space="0" w:color="203764"/>
              <w:right w:val="single" w:sz="4" w:space="0" w:color="203764"/>
            </w:tcBorders>
            <w:shd w:val="clear" w:color="auto" w:fill="auto"/>
            <w:noWrap/>
          </w:tcPr>
          <w:p w14:paraId="41F0778D" w14:textId="46B5DC8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1274460" w14:textId="4723FC5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A76DCC9" w14:textId="69A702D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4A1B44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34DA0A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5418913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EPAYTYPESET_GET_ENTITYSET</w:t>
            </w:r>
          </w:p>
        </w:tc>
        <w:tc>
          <w:tcPr>
            <w:tcW w:w="814" w:type="dxa"/>
            <w:tcBorders>
              <w:top w:val="nil"/>
              <w:left w:val="nil"/>
              <w:bottom w:val="single" w:sz="4" w:space="0" w:color="203764"/>
              <w:right w:val="single" w:sz="4" w:space="0" w:color="203764"/>
            </w:tcBorders>
            <w:shd w:val="clear" w:color="auto" w:fill="auto"/>
            <w:noWrap/>
          </w:tcPr>
          <w:p w14:paraId="4D88ACF3" w14:textId="49D9EFD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F5FC451" w14:textId="36A8257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7FB0953" w14:textId="1BAC28D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41F0BD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A8EF78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9BB55D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GLACCOUNTSEARCHS_GET_ENTITYSET</w:t>
            </w:r>
          </w:p>
        </w:tc>
        <w:tc>
          <w:tcPr>
            <w:tcW w:w="814" w:type="dxa"/>
            <w:tcBorders>
              <w:top w:val="nil"/>
              <w:left w:val="nil"/>
              <w:bottom w:val="single" w:sz="4" w:space="0" w:color="203764"/>
              <w:right w:val="single" w:sz="4" w:space="0" w:color="203764"/>
            </w:tcBorders>
            <w:shd w:val="clear" w:color="auto" w:fill="auto"/>
            <w:noWrap/>
          </w:tcPr>
          <w:p w14:paraId="72D97B89" w14:textId="48D42D2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C6533D4" w14:textId="0F3DA6F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18205A2" w14:textId="5834EC4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F77687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61617D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89D59B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HEADERSET_GET_ENTITYSET</w:t>
            </w:r>
          </w:p>
        </w:tc>
        <w:tc>
          <w:tcPr>
            <w:tcW w:w="814" w:type="dxa"/>
            <w:tcBorders>
              <w:top w:val="nil"/>
              <w:left w:val="nil"/>
              <w:bottom w:val="single" w:sz="4" w:space="0" w:color="203764"/>
              <w:right w:val="single" w:sz="4" w:space="0" w:color="203764"/>
            </w:tcBorders>
            <w:shd w:val="clear" w:color="auto" w:fill="auto"/>
            <w:noWrap/>
          </w:tcPr>
          <w:p w14:paraId="378692D3" w14:textId="0ED4332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0BB72FB" w14:textId="3E39A0A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236E837" w14:textId="26203FB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5D5539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2EE5E3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DA223E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INTERNALORDER_GET_ENTITYSET</w:t>
            </w:r>
          </w:p>
        </w:tc>
        <w:tc>
          <w:tcPr>
            <w:tcW w:w="814" w:type="dxa"/>
            <w:tcBorders>
              <w:top w:val="nil"/>
              <w:left w:val="nil"/>
              <w:bottom w:val="single" w:sz="4" w:space="0" w:color="203764"/>
              <w:right w:val="single" w:sz="4" w:space="0" w:color="203764"/>
            </w:tcBorders>
            <w:shd w:val="clear" w:color="auto" w:fill="auto"/>
            <w:noWrap/>
          </w:tcPr>
          <w:p w14:paraId="004905CE" w14:textId="7DBAB1F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C706710" w14:textId="22082D3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F2E7F45" w14:textId="068E741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280C82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3F4E17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047A2D4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ITEMSET_GET_ENTITYSET</w:t>
            </w:r>
          </w:p>
        </w:tc>
        <w:tc>
          <w:tcPr>
            <w:tcW w:w="814" w:type="dxa"/>
            <w:tcBorders>
              <w:top w:val="nil"/>
              <w:left w:val="nil"/>
              <w:bottom w:val="single" w:sz="4" w:space="0" w:color="203764"/>
              <w:right w:val="single" w:sz="4" w:space="0" w:color="203764"/>
            </w:tcBorders>
            <w:shd w:val="clear" w:color="auto" w:fill="auto"/>
            <w:noWrap/>
          </w:tcPr>
          <w:p w14:paraId="5E27EC96" w14:textId="7E4AFC7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CAC10A2" w14:textId="64B4674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006DE09" w14:textId="233DC01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155A94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18C361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B03349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PARTNERBANKSEARC_GET_ENTITYSET</w:t>
            </w:r>
          </w:p>
        </w:tc>
        <w:tc>
          <w:tcPr>
            <w:tcW w:w="814" w:type="dxa"/>
            <w:tcBorders>
              <w:top w:val="nil"/>
              <w:left w:val="nil"/>
              <w:bottom w:val="single" w:sz="4" w:space="0" w:color="203764"/>
              <w:right w:val="single" w:sz="4" w:space="0" w:color="203764"/>
            </w:tcBorders>
            <w:shd w:val="clear" w:color="auto" w:fill="auto"/>
            <w:noWrap/>
          </w:tcPr>
          <w:p w14:paraId="35048B66" w14:textId="0B1E186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A64910A" w14:textId="1C9A37D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F1CDCF6" w14:textId="2CB2BD34" w:rsidR="005A61CD" w:rsidRPr="00B02CCC" w:rsidRDefault="005A61CD" w:rsidP="005A61CD">
            <w:pPr>
              <w:spacing w:before="0"/>
              <w:jc w:val="left"/>
              <w:rPr>
                <w:rFonts w:ascii="Calibri" w:hAnsi="Calibri" w:cs="Calibri"/>
                <w:color w:val="000000"/>
                <w:sz w:val="14"/>
                <w:szCs w:val="16"/>
                <w:lang w:val="en-GB" w:eastAsia="en-GB"/>
              </w:rPr>
            </w:pPr>
            <w:del w:id="119" w:author="Author">
              <w:r w:rsidRPr="00446452" w:rsidDel="00A900BC">
                <w:rPr>
                  <w:rFonts w:ascii="Calibri" w:hAnsi="Calibri" w:cs="Calibri"/>
                  <w:color w:val="000000"/>
                  <w:sz w:val="14"/>
                  <w:szCs w:val="16"/>
                  <w:lang w:val="en-GB" w:eastAsia="en-GB"/>
                </w:rPr>
                <w:delText>CRQ10013409</w:delText>
              </w:r>
            </w:del>
          </w:p>
        </w:tc>
      </w:tr>
      <w:tr w:rsidR="005A61CD" w:rsidRPr="00B02CCC" w14:paraId="6EC6BF1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E4BCF7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D6253A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PAYMETHODSEARCHS_GET_ENTITYSET</w:t>
            </w:r>
          </w:p>
        </w:tc>
        <w:tc>
          <w:tcPr>
            <w:tcW w:w="814" w:type="dxa"/>
            <w:tcBorders>
              <w:top w:val="nil"/>
              <w:left w:val="nil"/>
              <w:bottom w:val="single" w:sz="4" w:space="0" w:color="203764"/>
              <w:right w:val="single" w:sz="4" w:space="0" w:color="203764"/>
            </w:tcBorders>
            <w:shd w:val="clear" w:color="auto" w:fill="auto"/>
            <w:noWrap/>
          </w:tcPr>
          <w:p w14:paraId="702F3435" w14:textId="6CD85B5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DF2C4AC" w14:textId="2EECBC1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56FD838" w14:textId="6EFB049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8F22C9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99E0B5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1F2683D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PODATASET_GET_ENTITYSET</w:t>
            </w:r>
          </w:p>
        </w:tc>
        <w:tc>
          <w:tcPr>
            <w:tcW w:w="814" w:type="dxa"/>
            <w:tcBorders>
              <w:top w:val="nil"/>
              <w:left w:val="nil"/>
              <w:bottom w:val="single" w:sz="4" w:space="0" w:color="203764"/>
              <w:right w:val="single" w:sz="4" w:space="0" w:color="203764"/>
            </w:tcBorders>
            <w:shd w:val="clear" w:color="auto" w:fill="auto"/>
            <w:noWrap/>
          </w:tcPr>
          <w:p w14:paraId="239CAA85" w14:textId="4334884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C467ADF" w14:textId="7810B0D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6E48C96" w14:textId="250626F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0DA48D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DA5450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1855921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REGIONSEARCHSET_GET_ENTITYSET</w:t>
            </w:r>
          </w:p>
        </w:tc>
        <w:tc>
          <w:tcPr>
            <w:tcW w:w="814" w:type="dxa"/>
            <w:tcBorders>
              <w:top w:val="nil"/>
              <w:left w:val="nil"/>
              <w:bottom w:val="single" w:sz="4" w:space="0" w:color="203764"/>
              <w:right w:val="single" w:sz="4" w:space="0" w:color="203764"/>
            </w:tcBorders>
            <w:shd w:val="clear" w:color="auto" w:fill="auto"/>
            <w:noWrap/>
          </w:tcPr>
          <w:p w14:paraId="25D1EB20" w14:textId="515CA87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135E6A6" w14:textId="22755EF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BDE0E61" w14:textId="2EF9065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8034B4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0AE6C6CB" w14:textId="6D005CC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526520ED" w14:textId="09F607C2" w:rsidR="005A61CD" w:rsidRPr="00B02CCC" w:rsidRDefault="005A61CD" w:rsidP="005A61CD">
            <w:pPr>
              <w:spacing w:before="0"/>
              <w:jc w:val="left"/>
              <w:rPr>
                <w:rFonts w:ascii="Calibri" w:hAnsi="Calibri" w:cs="Calibri"/>
                <w:color w:val="000000"/>
                <w:sz w:val="14"/>
                <w:szCs w:val="16"/>
                <w:lang w:val="en-GB" w:eastAsia="en-GB"/>
              </w:rPr>
            </w:pPr>
            <w:r w:rsidRPr="00027063">
              <w:rPr>
                <w:rFonts w:ascii="Calibri" w:hAnsi="Calibri" w:cs="Calibri"/>
                <w:color w:val="000000"/>
                <w:sz w:val="14"/>
                <w:szCs w:val="16"/>
                <w:lang w:val="en-GB" w:eastAsia="en-GB"/>
              </w:rPr>
              <w:t>WITHHOLDBASEAMTC_GET_ENTITY</w:t>
            </w:r>
          </w:p>
        </w:tc>
        <w:tc>
          <w:tcPr>
            <w:tcW w:w="814" w:type="dxa"/>
            <w:tcBorders>
              <w:top w:val="nil"/>
              <w:left w:val="nil"/>
              <w:bottom w:val="single" w:sz="4" w:space="0" w:color="203764"/>
              <w:right w:val="single" w:sz="4" w:space="0" w:color="203764"/>
            </w:tcBorders>
            <w:shd w:val="clear" w:color="auto" w:fill="auto"/>
            <w:noWrap/>
          </w:tcPr>
          <w:p w14:paraId="0CAD135F" w14:textId="30893ED9"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6CCCCDF" w14:textId="6995248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9DC6B0A" w14:textId="64EAAC0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F03B40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128A4B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7F443C1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STATUSSET_GET_ENTITYSET</w:t>
            </w:r>
          </w:p>
        </w:tc>
        <w:tc>
          <w:tcPr>
            <w:tcW w:w="814" w:type="dxa"/>
            <w:tcBorders>
              <w:top w:val="nil"/>
              <w:left w:val="nil"/>
              <w:bottom w:val="single" w:sz="4" w:space="0" w:color="203764"/>
              <w:right w:val="single" w:sz="4" w:space="0" w:color="203764"/>
            </w:tcBorders>
            <w:shd w:val="clear" w:color="auto" w:fill="auto"/>
            <w:noWrap/>
          </w:tcPr>
          <w:p w14:paraId="77C284B0" w14:textId="6AB8B30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C694CA5" w14:textId="0695E4B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EAE47C1" w14:textId="665C8637"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7F525A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169D550D" w14:textId="0989D8B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2CD49729" w14:textId="7D7FFA22" w:rsidR="005A61CD" w:rsidRPr="00B02CCC" w:rsidRDefault="005A61CD" w:rsidP="005A61CD">
            <w:pPr>
              <w:spacing w:before="0"/>
              <w:jc w:val="left"/>
              <w:rPr>
                <w:rFonts w:ascii="Calibri" w:hAnsi="Calibri" w:cs="Calibri"/>
                <w:color w:val="000000"/>
                <w:sz w:val="14"/>
                <w:szCs w:val="16"/>
                <w:lang w:val="en-GB" w:eastAsia="en-GB"/>
              </w:rPr>
            </w:pPr>
            <w:r w:rsidRPr="00563E6F">
              <w:rPr>
                <w:rFonts w:ascii="Calibri" w:hAnsi="Calibri" w:cs="Calibri"/>
                <w:color w:val="000000"/>
                <w:sz w:val="14"/>
                <w:szCs w:val="16"/>
                <w:lang w:val="en-GB" w:eastAsia="en-GB"/>
              </w:rPr>
              <w:t>TAXDATASET_GET_ENTITYSET</w:t>
            </w:r>
          </w:p>
        </w:tc>
        <w:tc>
          <w:tcPr>
            <w:tcW w:w="814" w:type="dxa"/>
            <w:tcBorders>
              <w:top w:val="nil"/>
              <w:left w:val="nil"/>
              <w:bottom w:val="single" w:sz="4" w:space="0" w:color="203764"/>
              <w:right w:val="single" w:sz="4" w:space="0" w:color="203764"/>
            </w:tcBorders>
            <w:shd w:val="clear" w:color="auto" w:fill="auto"/>
            <w:noWrap/>
          </w:tcPr>
          <w:p w14:paraId="72B7C5A6" w14:textId="4AB9EC4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F2675A2" w14:textId="2C8D3C3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17B72EF" w14:textId="3F7953B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20BFB4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C1DF5D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46DF52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URGENCYSET_GET_ENTITYSET</w:t>
            </w:r>
          </w:p>
        </w:tc>
        <w:tc>
          <w:tcPr>
            <w:tcW w:w="814" w:type="dxa"/>
            <w:tcBorders>
              <w:top w:val="nil"/>
              <w:left w:val="nil"/>
              <w:bottom w:val="single" w:sz="4" w:space="0" w:color="203764"/>
              <w:right w:val="single" w:sz="4" w:space="0" w:color="203764"/>
            </w:tcBorders>
            <w:shd w:val="clear" w:color="auto" w:fill="auto"/>
            <w:noWrap/>
          </w:tcPr>
          <w:p w14:paraId="6962B926" w14:textId="59AAA24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B65DACC" w14:textId="34AD396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D877E7A" w14:textId="3E99FDD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E966BA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0B33D9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74E942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VENDDATASET_GET_ENTITYSET</w:t>
            </w:r>
          </w:p>
        </w:tc>
        <w:tc>
          <w:tcPr>
            <w:tcW w:w="814" w:type="dxa"/>
            <w:tcBorders>
              <w:top w:val="nil"/>
              <w:left w:val="nil"/>
              <w:bottom w:val="single" w:sz="4" w:space="0" w:color="203764"/>
              <w:right w:val="single" w:sz="4" w:space="0" w:color="203764"/>
            </w:tcBorders>
            <w:shd w:val="clear" w:color="auto" w:fill="auto"/>
            <w:noWrap/>
          </w:tcPr>
          <w:p w14:paraId="2C97B01C" w14:textId="022178D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24BDE43" w14:textId="27F7B02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39AA41B" w14:textId="2ECB46A4" w:rsidR="005A61CD" w:rsidRPr="00B02CCC" w:rsidRDefault="005A61CD" w:rsidP="005A61CD">
            <w:pPr>
              <w:spacing w:before="0"/>
              <w:jc w:val="left"/>
              <w:rPr>
                <w:rFonts w:ascii="Calibri" w:hAnsi="Calibri" w:cs="Calibri"/>
                <w:color w:val="000000"/>
                <w:sz w:val="14"/>
                <w:szCs w:val="16"/>
                <w:lang w:val="en-GB" w:eastAsia="en-GB"/>
              </w:rPr>
            </w:pPr>
            <w:del w:id="120" w:author="Author">
              <w:r w:rsidRPr="00446452" w:rsidDel="00A900BC">
                <w:rPr>
                  <w:rFonts w:ascii="Calibri" w:hAnsi="Calibri" w:cs="Calibri"/>
                  <w:color w:val="000000"/>
                  <w:sz w:val="14"/>
                  <w:szCs w:val="16"/>
                  <w:lang w:val="en-GB" w:eastAsia="en-GB"/>
                </w:rPr>
                <w:delText>CRQ10013409</w:delText>
              </w:r>
            </w:del>
          </w:p>
        </w:tc>
      </w:tr>
      <w:tr w:rsidR="005A61CD" w:rsidRPr="00B02CCC" w14:paraId="5D3D6A3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5B73F653" w14:textId="6254AE9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tcPr>
          <w:p w14:paraId="0ABDAA78" w14:textId="65B9A414" w:rsidR="005A61CD" w:rsidRPr="00B02CCC" w:rsidRDefault="005A61CD" w:rsidP="005A61CD">
            <w:pPr>
              <w:spacing w:before="0"/>
              <w:jc w:val="left"/>
              <w:rPr>
                <w:rFonts w:ascii="Calibri" w:hAnsi="Calibri" w:cs="Calibri"/>
                <w:color w:val="000000"/>
                <w:sz w:val="14"/>
                <w:szCs w:val="16"/>
                <w:lang w:val="en-GB" w:eastAsia="en-GB"/>
              </w:rPr>
            </w:pPr>
            <w:r w:rsidRPr="00461AC7">
              <w:rPr>
                <w:rFonts w:ascii="Calibri" w:hAnsi="Calibri" w:cs="Calibri"/>
                <w:color w:val="000000"/>
                <w:sz w:val="14"/>
                <w:szCs w:val="16"/>
                <w:lang w:val="en-GB" w:eastAsia="en-GB"/>
              </w:rPr>
              <w:t>BANKCONTROLKEYSE_GET_ENTITY</w:t>
            </w:r>
          </w:p>
        </w:tc>
        <w:tc>
          <w:tcPr>
            <w:tcW w:w="814" w:type="dxa"/>
            <w:tcBorders>
              <w:top w:val="nil"/>
              <w:left w:val="nil"/>
              <w:bottom w:val="single" w:sz="4" w:space="0" w:color="203764"/>
              <w:right w:val="single" w:sz="4" w:space="0" w:color="203764"/>
            </w:tcBorders>
            <w:shd w:val="clear" w:color="auto" w:fill="auto"/>
            <w:noWrap/>
          </w:tcPr>
          <w:p w14:paraId="294168AE" w14:textId="063C6376"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D599FB2" w14:textId="46AB893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2504A42" w14:textId="3DBB3A73" w:rsidR="005A61CD" w:rsidRPr="00084242" w:rsidRDefault="005A61CD" w:rsidP="005A61CD">
            <w:pPr>
              <w:spacing w:before="0"/>
              <w:jc w:val="left"/>
              <w:rPr>
                <w:rFonts w:ascii="Calibri" w:hAnsi="Calibri" w:cs="Calibri"/>
                <w:color w:val="000000"/>
                <w:sz w:val="14"/>
                <w:szCs w:val="16"/>
                <w:lang w:val="en-GB" w:eastAsia="en-GB"/>
              </w:rPr>
            </w:pPr>
          </w:p>
        </w:tc>
      </w:tr>
      <w:tr w:rsidR="005A61CD" w:rsidRPr="00B02CCC" w14:paraId="7E716C9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BAC1F2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653444A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WBS_GET_ENTITYSET</w:t>
            </w:r>
          </w:p>
        </w:tc>
        <w:tc>
          <w:tcPr>
            <w:tcW w:w="814" w:type="dxa"/>
            <w:tcBorders>
              <w:top w:val="nil"/>
              <w:left w:val="nil"/>
              <w:bottom w:val="single" w:sz="4" w:space="0" w:color="203764"/>
              <w:right w:val="single" w:sz="4" w:space="0" w:color="203764"/>
            </w:tcBorders>
            <w:shd w:val="clear" w:color="auto" w:fill="auto"/>
            <w:noWrap/>
          </w:tcPr>
          <w:p w14:paraId="213AB5ED" w14:textId="5926405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4621738" w14:textId="1E078A8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2219C2F" w14:textId="4F52294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48B1BB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05F116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3A2B79B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WORKFLOWLOGSET_GET_ENTITYSET</w:t>
            </w:r>
          </w:p>
        </w:tc>
        <w:tc>
          <w:tcPr>
            <w:tcW w:w="814" w:type="dxa"/>
            <w:tcBorders>
              <w:top w:val="nil"/>
              <w:left w:val="nil"/>
              <w:bottom w:val="single" w:sz="4" w:space="0" w:color="203764"/>
              <w:right w:val="single" w:sz="4" w:space="0" w:color="203764"/>
            </w:tcBorders>
            <w:shd w:val="clear" w:color="auto" w:fill="auto"/>
            <w:noWrap/>
          </w:tcPr>
          <w:p w14:paraId="30E8CDB3" w14:textId="2B7E970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E2827AA" w14:textId="2D12E97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5868438" w14:textId="74B70A4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04AF07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7B2AD8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2CB88F9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WORKITEMSET_GET_ENTITY</w:t>
            </w:r>
          </w:p>
        </w:tc>
        <w:tc>
          <w:tcPr>
            <w:tcW w:w="814" w:type="dxa"/>
            <w:tcBorders>
              <w:top w:val="nil"/>
              <w:left w:val="nil"/>
              <w:bottom w:val="single" w:sz="4" w:space="0" w:color="203764"/>
              <w:right w:val="single" w:sz="4" w:space="0" w:color="203764"/>
            </w:tcBorders>
            <w:shd w:val="clear" w:color="auto" w:fill="auto"/>
            <w:noWrap/>
          </w:tcPr>
          <w:p w14:paraId="3F68F1B0" w14:textId="3274E77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80CCD5F" w14:textId="2E1ED5E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E2F8695" w14:textId="5749326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9E9ADC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5F92755"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3266B0A3"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ZCL_ZFI_EPAYMENT_REQUE_MPC</w:t>
            </w:r>
          </w:p>
        </w:tc>
        <w:tc>
          <w:tcPr>
            <w:tcW w:w="814" w:type="dxa"/>
            <w:tcBorders>
              <w:top w:val="nil"/>
              <w:left w:val="nil"/>
              <w:bottom w:val="single" w:sz="4" w:space="0" w:color="203764"/>
              <w:right w:val="single" w:sz="4" w:space="0" w:color="203764"/>
            </w:tcBorders>
            <w:shd w:val="clear" w:color="auto" w:fill="auto"/>
            <w:noWrap/>
          </w:tcPr>
          <w:p w14:paraId="28931F01" w14:textId="49DFDC9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F192F46" w14:textId="583A222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43755F6" w14:textId="26375A6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E9564C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4BCD5C1"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Class</w:t>
            </w:r>
          </w:p>
        </w:tc>
        <w:tc>
          <w:tcPr>
            <w:tcW w:w="4116" w:type="dxa"/>
            <w:tcBorders>
              <w:top w:val="nil"/>
              <w:left w:val="nil"/>
              <w:bottom w:val="single" w:sz="4" w:space="0" w:color="203764"/>
              <w:right w:val="single" w:sz="4" w:space="0" w:color="203764"/>
            </w:tcBorders>
            <w:shd w:val="clear" w:color="auto" w:fill="auto"/>
            <w:noWrap/>
            <w:vAlign w:val="bottom"/>
            <w:hideMark/>
          </w:tcPr>
          <w:p w14:paraId="3B612FDF"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ZCL_ZFI_EPAYMENT_REQUE_MPC_EXT</w:t>
            </w:r>
          </w:p>
        </w:tc>
        <w:tc>
          <w:tcPr>
            <w:tcW w:w="814" w:type="dxa"/>
            <w:tcBorders>
              <w:top w:val="nil"/>
              <w:left w:val="nil"/>
              <w:bottom w:val="single" w:sz="4" w:space="0" w:color="203764"/>
              <w:right w:val="single" w:sz="4" w:space="0" w:color="203764"/>
            </w:tcBorders>
            <w:shd w:val="clear" w:color="auto" w:fill="auto"/>
            <w:noWrap/>
          </w:tcPr>
          <w:p w14:paraId="1A7640ED" w14:textId="2C1DDD4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A57F71" w14:textId="7F2F5F6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916E67E" w14:textId="52BE2E3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CA1B4D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4494EE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Method</w:t>
            </w:r>
          </w:p>
        </w:tc>
        <w:tc>
          <w:tcPr>
            <w:tcW w:w="4116" w:type="dxa"/>
            <w:tcBorders>
              <w:top w:val="nil"/>
              <w:left w:val="nil"/>
              <w:bottom w:val="single" w:sz="4" w:space="0" w:color="203764"/>
              <w:right w:val="single" w:sz="4" w:space="0" w:color="203764"/>
            </w:tcBorders>
            <w:shd w:val="clear" w:color="auto" w:fill="auto"/>
            <w:noWrap/>
            <w:vAlign w:val="bottom"/>
            <w:hideMark/>
          </w:tcPr>
          <w:p w14:paraId="4B65284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DEFINE</w:t>
            </w:r>
          </w:p>
        </w:tc>
        <w:tc>
          <w:tcPr>
            <w:tcW w:w="814" w:type="dxa"/>
            <w:tcBorders>
              <w:top w:val="nil"/>
              <w:left w:val="nil"/>
              <w:bottom w:val="single" w:sz="4" w:space="0" w:color="203764"/>
              <w:right w:val="single" w:sz="4" w:space="0" w:color="203764"/>
            </w:tcBorders>
            <w:shd w:val="clear" w:color="auto" w:fill="auto"/>
            <w:noWrap/>
          </w:tcPr>
          <w:p w14:paraId="02C6C0ED" w14:textId="10BEB98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DE4001E" w14:textId="13B6385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EE54555" w14:textId="7DFDFBE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3EFAE2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2A318E1"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Interface</w:t>
            </w:r>
          </w:p>
        </w:tc>
        <w:tc>
          <w:tcPr>
            <w:tcW w:w="4116" w:type="dxa"/>
            <w:tcBorders>
              <w:top w:val="nil"/>
              <w:left w:val="nil"/>
              <w:bottom w:val="single" w:sz="4" w:space="0" w:color="203764"/>
              <w:right w:val="single" w:sz="4" w:space="0" w:color="203764"/>
            </w:tcBorders>
            <w:shd w:val="clear" w:color="auto" w:fill="auto"/>
            <w:noWrap/>
            <w:vAlign w:val="bottom"/>
            <w:hideMark/>
          </w:tcPr>
          <w:p w14:paraId="75FE7735" w14:textId="77777777" w:rsidR="005A61CD" w:rsidRPr="00B02CCC" w:rsidRDefault="005A61CD" w:rsidP="005A61CD">
            <w:pPr>
              <w:spacing w:before="0"/>
              <w:jc w:val="left"/>
              <w:rPr>
                <w:rFonts w:ascii="Calibri" w:hAnsi="Calibri" w:cs="Calibri"/>
                <w:b/>
                <w:bCs/>
                <w:color w:val="000000"/>
                <w:sz w:val="14"/>
                <w:szCs w:val="16"/>
                <w:lang w:val="en-GB" w:eastAsia="en-GB"/>
              </w:rPr>
            </w:pPr>
            <w:r w:rsidRPr="00B02CCC">
              <w:rPr>
                <w:rFonts w:ascii="Calibri" w:hAnsi="Calibri" w:cs="Calibri"/>
                <w:b/>
                <w:bCs/>
                <w:color w:val="000000"/>
                <w:sz w:val="14"/>
                <w:szCs w:val="16"/>
                <w:lang w:val="en-GB" w:eastAsia="en-GB"/>
              </w:rPr>
              <w:t>ZIF_FI_EPAYMENT_REQUEST_CONS</w:t>
            </w:r>
          </w:p>
        </w:tc>
        <w:tc>
          <w:tcPr>
            <w:tcW w:w="814" w:type="dxa"/>
            <w:tcBorders>
              <w:top w:val="nil"/>
              <w:left w:val="nil"/>
              <w:bottom w:val="single" w:sz="4" w:space="0" w:color="203764"/>
              <w:right w:val="single" w:sz="4" w:space="0" w:color="203764"/>
            </w:tcBorders>
            <w:shd w:val="clear" w:color="auto" w:fill="auto"/>
            <w:noWrap/>
          </w:tcPr>
          <w:p w14:paraId="3E3015AE" w14:textId="7FDFFD2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5BC7D91" w14:textId="11A89B2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B29F6D9" w14:textId="22E71977" w:rsidR="005A61CD" w:rsidRPr="00B02CCC" w:rsidRDefault="00A900BC" w:rsidP="00A900BC">
            <w:pPr>
              <w:spacing w:before="0"/>
              <w:jc w:val="left"/>
              <w:rPr>
                <w:rFonts w:ascii="Calibri" w:hAnsi="Calibri" w:cs="Calibri"/>
                <w:color w:val="000000"/>
                <w:sz w:val="14"/>
                <w:szCs w:val="14"/>
                <w:lang w:val="en-GB" w:eastAsia="en-GB"/>
              </w:rPr>
            </w:pPr>
            <w:ins w:id="121" w:author="Author">
              <w:r w:rsidRPr="00A900BC">
                <w:rPr>
                  <w:rFonts w:ascii="Calibri" w:hAnsi="Calibri" w:cs="Calibri"/>
                  <w:color w:val="000000"/>
                  <w:sz w:val="14"/>
                  <w:szCs w:val="16"/>
                  <w:lang w:eastAsia="en-GB"/>
                </w:rPr>
                <w:t xml:space="preserve">CRQ10019509 </w:t>
              </w:r>
            </w:ins>
            <w:del w:id="122" w:author="Author">
              <w:r w:rsidR="005A61CD" w:rsidRPr="00446452" w:rsidDel="00A900BC">
                <w:rPr>
                  <w:rFonts w:ascii="Calibri" w:hAnsi="Calibri" w:cs="Calibri"/>
                  <w:color w:val="000000"/>
                  <w:sz w:val="14"/>
                  <w:szCs w:val="16"/>
                  <w:lang w:val="en-GB" w:eastAsia="en-GB"/>
                </w:rPr>
                <w:delText>CRQ10013409</w:delText>
              </w:r>
            </w:del>
          </w:p>
        </w:tc>
      </w:tr>
      <w:tr w:rsidR="005A61CD" w:rsidRPr="00B02CCC" w14:paraId="1E4EE02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5F1F7688" w14:textId="1C01D554" w:rsidR="005A61CD" w:rsidRPr="006D237F" w:rsidRDefault="005A61CD" w:rsidP="005A61CD">
            <w:pPr>
              <w:spacing w:before="0"/>
              <w:jc w:val="left"/>
              <w:rPr>
                <w:rFonts w:ascii="Calibri" w:hAnsi="Calibri" w:cs="Calibri"/>
                <w:color w:val="000000"/>
                <w:sz w:val="14"/>
                <w:szCs w:val="16"/>
                <w:lang w:val="en-GB" w:eastAsia="en-GB"/>
              </w:rPr>
            </w:pPr>
            <w:r w:rsidRPr="006D237F">
              <w:rPr>
                <w:rFonts w:ascii="Calibri" w:hAnsi="Calibri" w:cs="Calibri"/>
                <w:color w:val="000000"/>
                <w:sz w:val="14"/>
                <w:szCs w:val="16"/>
                <w:lang w:val="en-GB" w:eastAsia="en-GB"/>
              </w:rPr>
              <w:t>Program</w:t>
            </w:r>
          </w:p>
        </w:tc>
        <w:tc>
          <w:tcPr>
            <w:tcW w:w="4116" w:type="dxa"/>
            <w:tcBorders>
              <w:top w:val="nil"/>
              <w:left w:val="nil"/>
              <w:bottom w:val="single" w:sz="4" w:space="0" w:color="203764"/>
              <w:right w:val="single" w:sz="4" w:space="0" w:color="203764"/>
            </w:tcBorders>
            <w:shd w:val="clear" w:color="auto" w:fill="auto"/>
            <w:noWrap/>
            <w:vAlign w:val="bottom"/>
          </w:tcPr>
          <w:p w14:paraId="5513381D" w14:textId="7DF205BF" w:rsidR="005A61CD" w:rsidRPr="006D237F" w:rsidRDefault="005A61CD" w:rsidP="005A61CD">
            <w:pPr>
              <w:spacing w:before="0"/>
              <w:jc w:val="left"/>
              <w:rPr>
                <w:rFonts w:ascii="Calibri" w:hAnsi="Calibri" w:cs="Calibri"/>
                <w:color w:val="000000"/>
                <w:sz w:val="14"/>
                <w:szCs w:val="16"/>
                <w:lang w:val="en-GB" w:eastAsia="en-GB"/>
              </w:rPr>
            </w:pPr>
            <w:r w:rsidRPr="006D237F">
              <w:rPr>
                <w:rFonts w:ascii="Calibri" w:hAnsi="Calibri" w:cs="Calibri"/>
                <w:color w:val="000000"/>
                <w:sz w:val="14"/>
                <w:szCs w:val="16"/>
                <w:lang w:val="en-GB" w:eastAsia="en-GB"/>
              </w:rPr>
              <w:t>ZFI_EPAY_MANAGE_MANUAL</w:t>
            </w:r>
          </w:p>
        </w:tc>
        <w:tc>
          <w:tcPr>
            <w:tcW w:w="814" w:type="dxa"/>
            <w:tcBorders>
              <w:top w:val="nil"/>
              <w:left w:val="nil"/>
              <w:bottom w:val="single" w:sz="4" w:space="0" w:color="203764"/>
              <w:right w:val="single" w:sz="4" w:space="0" w:color="203764"/>
            </w:tcBorders>
            <w:shd w:val="clear" w:color="auto" w:fill="auto"/>
            <w:noWrap/>
          </w:tcPr>
          <w:p w14:paraId="5D5CA246" w14:textId="139D9F93"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CA4D4B" w14:textId="040B3AA9" w:rsidR="005A61CD" w:rsidRPr="006D237F"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D04055E" w14:textId="2EDD24A6" w:rsidR="005A61CD" w:rsidRPr="006D237F" w:rsidRDefault="005A61CD" w:rsidP="005A61CD">
            <w:pPr>
              <w:spacing w:before="0"/>
              <w:jc w:val="left"/>
              <w:rPr>
                <w:rFonts w:ascii="Calibri" w:hAnsi="Calibri" w:cs="Calibri"/>
                <w:color w:val="000000"/>
                <w:sz w:val="14"/>
                <w:szCs w:val="14"/>
                <w:lang w:val="en-GB" w:eastAsia="en-GB"/>
              </w:rPr>
            </w:pPr>
          </w:p>
        </w:tc>
      </w:tr>
      <w:tr w:rsidR="005A61CD" w:rsidRPr="00B02CCC" w14:paraId="43FFBD18" w14:textId="77777777" w:rsidTr="005E64FA">
        <w:trPr>
          <w:trHeight w:val="50"/>
        </w:trPr>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07984F80" w14:textId="79827C07"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nil"/>
              <w:left w:val="nil"/>
              <w:bottom w:val="single" w:sz="4" w:space="0" w:color="203764"/>
              <w:right w:val="single" w:sz="4" w:space="0" w:color="203764"/>
            </w:tcBorders>
            <w:shd w:val="clear" w:color="auto" w:fill="auto"/>
            <w:noWrap/>
            <w:vAlign w:val="bottom"/>
          </w:tcPr>
          <w:p w14:paraId="792E8503" w14:textId="0830FCF4" w:rsidR="005A61CD" w:rsidRPr="006D237F" w:rsidRDefault="005A61CD" w:rsidP="005A61CD">
            <w:pPr>
              <w:spacing w:before="0"/>
              <w:jc w:val="left"/>
              <w:rPr>
                <w:rFonts w:ascii="Calibri" w:hAnsi="Calibri" w:cs="Calibri"/>
                <w:color w:val="000000"/>
                <w:sz w:val="14"/>
                <w:szCs w:val="16"/>
                <w:lang w:val="en-GB" w:eastAsia="en-GB"/>
              </w:rPr>
            </w:pPr>
            <w:r w:rsidRPr="006D237F">
              <w:rPr>
                <w:rFonts w:ascii="Calibri" w:hAnsi="Calibri" w:cs="Calibri"/>
                <w:color w:val="000000"/>
                <w:sz w:val="14"/>
                <w:szCs w:val="16"/>
                <w:lang w:val="en-GB" w:eastAsia="en-GB"/>
              </w:rPr>
              <w:t>ZFI_EPAY_MANAGE_MANUAL_FORM01</w:t>
            </w:r>
          </w:p>
        </w:tc>
        <w:tc>
          <w:tcPr>
            <w:tcW w:w="814" w:type="dxa"/>
            <w:tcBorders>
              <w:top w:val="nil"/>
              <w:left w:val="nil"/>
              <w:bottom w:val="single" w:sz="4" w:space="0" w:color="203764"/>
              <w:right w:val="single" w:sz="4" w:space="0" w:color="203764"/>
            </w:tcBorders>
            <w:shd w:val="clear" w:color="auto" w:fill="auto"/>
            <w:noWrap/>
          </w:tcPr>
          <w:p w14:paraId="08B1C80B" w14:textId="20FF76FD"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753FC87" w14:textId="3DD61234" w:rsidR="005A61CD" w:rsidRPr="006D237F"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C0B992A" w14:textId="74D3CD64" w:rsidR="005A61CD" w:rsidRPr="006D237F" w:rsidRDefault="005A61CD" w:rsidP="005A61CD">
            <w:pPr>
              <w:spacing w:before="0"/>
              <w:jc w:val="left"/>
              <w:rPr>
                <w:rFonts w:ascii="Calibri" w:hAnsi="Calibri" w:cs="Calibri"/>
                <w:color w:val="000000"/>
                <w:sz w:val="14"/>
                <w:szCs w:val="14"/>
                <w:lang w:val="en-GB" w:eastAsia="en-GB"/>
              </w:rPr>
            </w:pPr>
          </w:p>
        </w:tc>
      </w:tr>
      <w:tr w:rsidR="005A61CD" w:rsidRPr="00B02CCC" w14:paraId="7146A48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02FA40B2" w14:textId="0F65498F"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nil"/>
              <w:left w:val="nil"/>
              <w:bottom w:val="single" w:sz="4" w:space="0" w:color="203764"/>
              <w:right w:val="single" w:sz="4" w:space="0" w:color="203764"/>
            </w:tcBorders>
            <w:shd w:val="clear" w:color="auto" w:fill="auto"/>
            <w:noWrap/>
            <w:vAlign w:val="bottom"/>
          </w:tcPr>
          <w:p w14:paraId="559094C0" w14:textId="2E2E2159" w:rsidR="005A61CD" w:rsidRPr="006D237F" w:rsidRDefault="005A61CD" w:rsidP="005A61CD">
            <w:pPr>
              <w:spacing w:before="0"/>
              <w:jc w:val="left"/>
              <w:rPr>
                <w:rFonts w:ascii="Calibri" w:hAnsi="Calibri" w:cs="Calibri"/>
                <w:color w:val="000000"/>
                <w:sz w:val="14"/>
                <w:szCs w:val="16"/>
                <w:lang w:val="en-GB" w:eastAsia="en-GB"/>
              </w:rPr>
            </w:pPr>
            <w:r w:rsidRPr="006D237F">
              <w:rPr>
                <w:rFonts w:ascii="Calibri" w:hAnsi="Calibri" w:cs="Calibri"/>
                <w:color w:val="000000"/>
                <w:sz w:val="14"/>
                <w:szCs w:val="16"/>
                <w:lang w:val="en-GB" w:eastAsia="en-GB"/>
              </w:rPr>
              <w:t>ZFI_EPAY_MANAGE_MANUAL_STATO01</w:t>
            </w:r>
          </w:p>
        </w:tc>
        <w:tc>
          <w:tcPr>
            <w:tcW w:w="814" w:type="dxa"/>
            <w:tcBorders>
              <w:top w:val="nil"/>
              <w:left w:val="nil"/>
              <w:bottom w:val="single" w:sz="4" w:space="0" w:color="203764"/>
              <w:right w:val="single" w:sz="4" w:space="0" w:color="203764"/>
            </w:tcBorders>
            <w:shd w:val="clear" w:color="auto" w:fill="auto"/>
            <w:noWrap/>
          </w:tcPr>
          <w:p w14:paraId="26A76A69" w14:textId="03847E50"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FAA14C2" w14:textId="58852031" w:rsidR="005A61CD" w:rsidRPr="006D237F"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AEB55C8" w14:textId="56BF35BF" w:rsidR="005A61CD" w:rsidRPr="006D237F" w:rsidRDefault="005A61CD" w:rsidP="005A61CD">
            <w:pPr>
              <w:spacing w:before="0"/>
              <w:jc w:val="left"/>
              <w:rPr>
                <w:rFonts w:ascii="Calibri" w:hAnsi="Calibri" w:cs="Calibri"/>
                <w:color w:val="000000"/>
                <w:sz w:val="14"/>
                <w:szCs w:val="14"/>
                <w:lang w:val="en-GB" w:eastAsia="en-GB"/>
              </w:rPr>
            </w:pPr>
          </w:p>
        </w:tc>
      </w:tr>
      <w:tr w:rsidR="005A61CD" w:rsidRPr="00B02CCC" w14:paraId="15D6FA1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06118100" w14:textId="09D3A464"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nil"/>
              <w:left w:val="nil"/>
              <w:bottom w:val="single" w:sz="4" w:space="0" w:color="203764"/>
              <w:right w:val="single" w:sz="4" w:space="0" w:color="203764"/>
            </w:tcBorders>
            <w:shd w:val="clear" w:color="auto" w:fill="auto"/>
            <w:noWrap/>
            <w:vAlign w:val="bottom"/>
          </w:tcPr>
          <w:p w14:paraId="688E8203" w14:textId="5735B476" w:rsidR="005A61CD" w:rsidRPr="006D237F" w:rsidRDefault="005A61CD" w:rsidP="005A61CD">
            <w:pPr>
              <w:spacing w:before="0"/>
              <w:jc w:val="left"/>
              <w:rPr>
                <w:rFonts w:ascii="Calibri" w:hAnsi="Calibri" w:cs="Calibri"/>
                <w:color w:val="000000"/>
                <w:sz w:val="14"/>
                <w:szCs w:val="16"/>
                <w:lang w:val="en-GB" w:eastAsia="en-GB"/>
              </w:rPr>
            </w:pPr>
            <w:r w:rsidRPr="006D237F">
              <w:rPr>
                <w:rFonts w:ascii="Calibri" w:hAnsi="Calibri" w:cs="Calibri"/>
                <w:color w:val="000000"/>
                <w:sz w:val="14"/>
                <w:szCs w:val="16"/>
                <w:lang w:val="en-GB" w:eastAsia="en-GB"/>
              </w:rPr>
              <w:t>ZFI_EPAY_MANAGE_MANUAL_USERI01</w:t>
            </w:r>
          </w:p>
        </w:tc>
        <w:tc>
          <w:tcPr>
            <w:tcW w:w="814" w:type="dxa"/>
            <w:tcBorders>
              <w:top w:val="nil"/>
              <w:left w:val="nil"/>
              <w:bottom w:val="single" w:sz="4" w:space="0" w:color="203764"/>
              <w:right w:val="single" w:sz="4" w:space="0" w:color="203764"/>
            </w:tcBorders>
            <w:shd w:val="clear" w:color="auto" w:fill="auto"/>
            <w:noWrap/>
          </w:tcPr>
          <w:p w14:paraId="3E1EA2F4" w14:textId="0CEE7199" w:rsidR="005A61CD" w:rsidRPr="006D237F"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85E39C4" w14:textId="0630E6B3" w:rsidR="005A61CD" w:rsidRPr="006D237F"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1DAE6DA" w14:textId="7045F0ED" w:rsidR="005A61CD" w:rsidRPr="006D237F" w:rsidRDefault="005A61CD" w:rsidP="005A61CD">
            <w:pPr>
              <w:spacing w:before="0"/>
              <w:jc w:val="left"/>
              <w:rPr>
                <w:rFonts w:ascii="Calibri" w:hAnsi="Calibri" w:cs="Calibri"/>
                <w:color w:val="000000"/>
                <w:sz w:val="14"/>
                <w:szCs w:val="14"/>
                <w:lang w:val="en-GB" w:eastAsia="en-GB"/>
              </w:rPr>
            </w:pPr>
          </w:p>
        </w:tc>
      </w:tr>
      <w:tr w:rsidR="005A61CD" w:rsidRPr="00B02CCC" w14:paraId="772A971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CF83D3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Domain</w:t>
            </w:r>
          </w:p>
        </w:tc>
        <w:tc>
          <w:tcPr>
            <w:tcW w:w="4116" w:type="dxa"/>
            <w:tcBorders>
              <w:top w:val="nil"/>
              <w:left w:val="nil"/>
              <w:bottom w:val="single" w:sz="4" w:space="0" w:color="203764"/>
              <w:right w:val="single" w:sz="4" w:space="0" w:color="203764"/>
            </w:tcBorders>
            <w:shd w:val="clear" w:color="auto" w:fill="auto"/>
            <w:noWrap/>
            <w:vAlign w:val="bottom"/>
            <w:hideMark/>
          </w:tcPr>
          <w:p w14:paraId="4A526D2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ZDO_EPAY_REQ_ID</w:t>
            </w:r>
          </w:p>
        </w:tc>
        <w:tc>
          <w:tcPr>
            <w:tcW w:w="814" w:type="dxa"/>
            <w:tcBorders>
              <w:top w:val="nil"/>
              <w:left w:val="nil"/>
              <w:bottom w:val="single" w:sz="4" w:space="0" w:color="203764"/>
              <w:right w:val="single" w:sz="4" w:space="0" w:color="203764"/>
            </w:tcBorders>
            <w:shd w:val="clear" w:color="auto" w:fill="auto"/>
            <w:noWrap/>
          </w:tcPr>
          <w:p w14:paraId="5731839F" w14:textId="4EFFB93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1935589" w14:textId="2622E31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C453C64" w14:textId="2A414C8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8E63A4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7F2B06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Domain</w:t>
            </w:r>
          </w:p>
        </w:tc>
        <w:tc>
          <w:tcPr>
            <w:tcW w:w="4116" w:type="dxa"/>
            <w:tcBorders>
              <w:top w:val="nil"/>
              <w:left w:val="nil"/>
              <w:bottom w:val="single" w:sz="4" w:space="0" w:color="203764"/>
              <w:right w:val="single" w:sz="4" w:space="0" w:color="203764"/>
            </w:tcBorders>
            <w:shd w:val="clear" w:color="auto" w:fill="auto"/>
            <w:noWrap/>
            <w:vAlign w:val="bottom"/>
            <w:hideMark/>
          </w:tcPr>
          <w:p w14:paraId="746767F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ZDO_EPAY_REQ_NAME</w:t>
            </w:r>
          </w:p>
        </w:tc>
        <w:tc>
          <w:tcPr>
            <w:tcW w:w="814" w:type="dxa"/>
            <w:tcBorders>
              <w:top w:val="nil"/>
              <w:left w:val="nil"/>
              <w:bottom w:val="single" w:sz="4" w:space="0" w:color="203764"/>
              <w:right w:val="single" w:sz="4" w:space="0" w:color="203764"/>
            </w:tcBorders>
            <w:shd w:val="clear" w:color="auto" w:fill="auto"/>
            <w:noWrap/>
          </w:tcPr>
          <w:p w14:paraId="3E0C602C" w14:textId="4370D96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BD2521F" w14:textId="70A0ACB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EA55CCE" w14:textId="0EA1CF7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C9EA9D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355AD4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Domain</w:t>
            </w:r>
          </w:p>
        </w:tc>
        <w:tc>
          <w:tcPr>
            <w:tcW w:w="4116" w:type="dxa"/>
            <w:tcBorders>
              <w:top w:val="nil"/>
              <w:left w:val="nil"/>
              <w:bottom w:val="single" w:sz="4" w:space="0" w:color="203764"/>
              <w:right w:val="single" w:sz="4" w:space="0" w:color="203764"/>
            </w:tcBorders>
            <w:shd w:val="clear" w:color="auto" w:fill="auto"/>
            <w:noWrap/>
            <w:vAlign w:val="bottom"/>
            <w:hideMark/>
          </w:tcPr>
          <w:p w14:paraId="38E5323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ZDO_EPAY_REQ_TYPE</w:t>
            </w:r>
          </w:p>
        </w:tc>
        <w:tc>
          <w:tcPr>
            <w:tcW w:w="814" w:type="dxa"/>
            <w:tcBorders>
              <w:top w:val="nil"/>
              <w:left w:val="nil"/>
              <w:bottom w:val="single" w:sz="4" w:space="0" w:color="203764"/>
              <w:right w:val="single" w:sz="4" w:space="0" w:color="203764"/>
            </w:tcBorders>
            <w:shd w:val="clear" w:color="auto" w:fill="auto"/>
            <w:noWrap/>
          </w:tcPr>
          <w:p w14:paraId="4BC45573" w14:textId="5B522D1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60F0514" w14:textId="3A8C655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942A41C" w14:textId="5CA4D50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A806CD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DE5F3D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Domain</w:t>
            </w:r>
          </w:p>
        </w:tc>
        <w:tc>
          <w:tcPr>
            <w:tcW w:w="4116" w:type="dxa"/>
            <w:tcBorders>
              <w:top w:val="nil"/>
              <w:left w:val="nil"/>
              <w:bottom w:val="single" w:sz="4" w:space="0" w:color="203764"/>
              <w:right w:val="single" w:sz="4" w:space="0" w:color="203764"/>
            </w:tcBorders>
            <w:shd w:val="clear" w:color="auto" w:fill="auto"/>
            <w:noWrap/>
            <w:vAlign w:val="bottom"/>
            <w:hideMark/>
          </w:tcPr>
          <w:p w14:paraId="49C795E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ZDO_EPAY_REQ_URGENCY</w:t>
            </w:r>
          </w:p>
        </w:tc>
        <w:tc>
          <w:tcPr>
            <w:tcW w:w="814" w:type="dxa"/>
            <w:tcBorders>
              <w:top w:val="nil"/>
              <w:left w:val="nil"/>
              <w:bottom w:val="single" w:sz="4" w:space="0" w:color="203764"/>
              <w:right w:val="single" w:sz="4" w:space="0" w:color="203764"/>
            </w:tcBorders>
            <w:shd w:val="clear" w:color="auto" w:fill="auto"/>
            <w:noWrap/>
          </w:tcPr>
          <w:p w14:paraId="08CEBE3A" w14:textId="7A99E82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E645B7B" w14:textId="6A1CFCC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B168886" w14:textId="2CBD02B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64E7C3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BDC978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Domain</w:t>
            </w:r>
          </w:p>
        </w:tc>
        <w:tc>
          <w:tcPr>
            <w:tcW w:w="4116" w:type="dxa"/>
            <w:tcBorders>
              <w:top w:val="nil"/>
              <w:left w:val="nil"/>
              <w:bottom w:val="single" w:sz="4" w:space="0" w:color="203764"/>
              <w:right w:val="single" w:sz="4" w:space="0" w:color="203764"/>
            </w:tcBorders>
            <w:shd w:val="clear" w:color="auto" w:fill="auto"/>
            <w:noWrap/>
            <w:vAlign w:val="bottom"/>
            <w:hideMark/>
          </w:tcPr>
          <w:p w14:paraId="28ADCF9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ZDO_PARTNER_BANK_DESC</w:t>
            </w:r>
          </w:p>
        </w:tc>
        <w:tc>
          <w:tcPr>
            <w:tcW w:w="814" w:type="dxa"/>
            <w:tcBorders>
              <w:top w:val="nil"/>
              <w:left w:val="nil"/>
              <w:bottom w:val="single" w:sz="4" w:space="0" w:color="203764"/>
              <w:right w:val="single" w:sz="4" w:space="0" w:color="203764"/>
            </w:tcBorders>
            <w:shd w:val="clear" w:color="auto" w:fill="auto"/>
            <w:noWrap/>
          </w:tcPr>
          <w:p w14:paraId="2F019A84" w14:textId="7D6B537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B917871" w14:textId="53FC0EE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6C6739F" w14:textId="7C0481F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E801B0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C013C6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6677FCA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ZDE_EPAY_ITEM_ID</w:t>
            </w:r>
          </w:p>
        </w:tc>
        <w:tc>
          <w:tcPr>
            <w:tcW w:w="814" w:type="dxa"/>
            <w:tcBorders>
              <w:top w:val="nil"/>
              <w:left w:val="nil"/>
              <w:bottom w:val="single" w:sz="4" w:space="0" w:color="203764"/>
              <w:right w:val="single" w:sz="4" w:space="0" w:color="203764"/>
            </w:tcBorders>
            <w:shd w:val="clear" w:color="auto" w:fill="auto"/>
            <w:noWrap/>
          </w:tcPr>
          <w:p w14:paraId="2423C74B" w14:textId="196CEFE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BA14611" w14:textId="6C68534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509A808" w14:textId="73AA6EC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53A4BE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39A2A3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3C5198A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ZDE_EPAY_REQ_ID</w:t>
            </w:r>
          </w:p>
        </w:tc>
        <w:tc>
          <w:tcPr>
            <w:tcW w:w="814" w:type="dxa"/>
            <w:tcBorders>
              <w:top w:val="nil"/>
              <w:left w:val="nil"/>
              <w:bottom w:val="single" w:sz="4" w:space="0" w:color="203764"/>
              <w:right w:val="single" w:sz="4" w:space="0" w:color="203764"/>
            </w:tcBorders>
            <w:shd w:val="clear" w:color="auto" w:fill="auto"/>
            <w:noWrap/>
          </w:tcPr>
          <w:p w14:paraId="215A2C5D" w14:textId="033BCF9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B64C2A1" w14:textId="4D98AAC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38B61F9" w14:textId="2BB4AE8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892765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87D8F9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03FB5F9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ZDE_EPAY_REQ_NAME</w:t>
            </w:r>
          </w:p>
        </w:tc>
        <w:tc>
          <w:tcPr>
            <w:tcW w:w="814" w:type="dxa"/>
            <w:tcBorders>
              <w:top w:val="nil"/>
              <w:left w:val="nil"/>
              <w:bottom w:val="single" w:sz="4" w:space="0" w:color="203764"/>
              <w:right w:val="single" w:sz="4" w:space="0" w:color="203764"/>
            </w:tcBorders>
            <w:shd w:val="clear" w:color="auto" w:fill="auto"/>
            <w:noWrap/>
          </w:tcPr>
          <w:p w14:paraId="5D8DF5F2" w14:textId="28971AC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A212E91" w14:textId="227E45A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604287F" w14:textId="5A5FA65E"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A1D328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5D2B82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1FEF943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ZDE_EPAY_REQ_TYPE</w:t>
            </w:r>
          </w:p>
        </w:tc>
        <w:tc>
          <w:tcPr>
            <w:tcW w:w="814" w:type="dxa"/>
            <w:tcBorders>
              <w:top w:val="nil"/>
              <w:left w:val="nil"/>
              <w:bottom w:val="single" w:sz="4" w:space="0" w:color="203764"/>
              <w:right w:val="single" w:sz="4" w:space="0" w:color="203764"/>
            </w:tcBorders>
            <w:shd w:val="clear" w:color="auto" w:fill="auto"/>
            <w:noWrap/>
          </w:tcPr>
          <w:p w14:paraId="45152ECF" w14:textId="47EA74F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8B1A393" w14:textId="67010E3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1DD1937" w14:textId="3F88325E"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85A147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D27BC2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lastRenderedPageBreak/>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1869377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ZDE_EPAY_REQ_URGENCY</w:t>
            </w:r>
          </w:p>
        </w:tc>
        <w:tc>
          <w:tcPr>
            <w:tcW w:w="814" w:type="dxa"/>
            <w:tcBorders>
              <w:top w:val="nil"/>
              <w:left w:val="nil"/>
              <w:bottom w:val="single" w:sz="4" w:space="0" w:color="203764"/>
              <w:right w:val="single" w:sz="4" w:space="0" w:color="203764"/>
            </w:tcBorders>
            <w:shd w:val="clear" w:color="auto" w:fill="auto"/>
            <w:noWrap/>
          </w:tcPr>
          <w:p w14:paraId="1780FB1D" w14:textId="08954B0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A2E5430" w14:textId="773A35B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E60884E" w14:textId="3975CCA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8B844B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2D0FED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26CE3D0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ZDE_EXPECTED_DUE_DATE</w:t>
            </w:r>
          </w:p>
        </w:tc>
        <w:tc>
          <w:tcPr>
            <w:tcW w:w="814" w:type="dxa"/>
            <w:tcBorders>
              <w:top w:val="nil"/>
              <w:left w:val="nil"/>
              <w:bottom w:val="single" w:sz="4" w:space="0" w:color="203764"/>
              <w:right w:val="single" w:sz="4" w:space="0" w:color="203764"/>
            </w:tcBorders>
            <w:shd w:val="clear" w:color="auto" w:fill="auto"/>
            <w:noWrap/>
          </w:tcPr>
          <w:p w14:paraId="5107053D" w14:textId="626CCAB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560D6A5" w14:textId="40C9097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F17377B" w14:textId="08B5C81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7DA318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0313B4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Data Element</w:t>
            </w:r>
          </w:p>
        </w:tc>
        <w:tc>
          <w:tcPr>
            <w:tcW w:w="4116" w:type="dxa"/>
            <w:tcBorders>
              <w:top w:val="nil"/>
              <w:left w:val="nil"/>
              <w:bottom w:val="single" w:sz="4" w:space="0" w:color="203764"/>
              <w:right w:val="single" w:sz="4" w:space="0" w:color="203764"/>
            </w:tcBorders>
            <w:shd w:val="clear" w:color="auto" w:fill="auto"/>
            <w:noWrap/>
            <w:vAlign w:val="bottom"/>
            <w:hideMark/>
          </w:tcPr>
          <w:p w14:paraId="0BBC1D7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ZDE_PARTNER_BANK_DESC</w:t>
            </w:r>
          </w:p>
        </w:tc>
        <w:tc>
          <w:tcPr>
            <w:tcW w:w="814" w:type="dxa"/>
            <w:tcBorders>
              <w:top w:val="nil"/>
              <w:left w:val="nil"/>
              <w:bottom w:val="single" w:sz="4" w:space="0" w:color="203764"/>
              <w:right w:val="single" w:sz="4" w:space="0" w:color="203764"/>
            </w:tcBorders>
            <w:shd w:val="clear" w:color="auto" w:fill="auto"/>
            <w:noWrap/>
          </w:tcPr>
          <w:p w14:paraId="4AC40034" w14:textId="02AAF4D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C48A2C8" w14:textId="212A855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999AEF7" w14:textId="653E46A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6BE479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8AB65F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Messages Class</w:t>
            </w:r>
          </w:p>
        </w:tc>
        <w:tc>
          <w:tcPr>
            <w:tcW w:w="4116" w:type="dxa"/>
            <w:tcBorders>
              <w:top w:val="nil"/>
              <w:left w:val="nil"/>
              <w:bottom w:val="single" w:sz="4" w:space="0" w:color="203764"/>
              <w:right w:val="single" w:sz="4" w:space="0" w:color="203764"/>
            </w:tcBorders>
            <w:shd w:val="clear" w:color="auto" w:fill="auto"/>
            <w:noWrap/>
            <w:vAlign w:val="bottom"/>
            <w:hideMark/>
          </w:tcPr>
          <w:p w14:paraId="027428C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w:t>
            </w:r>
          </w:p>
        </w:tc>
        <w:tc>
          <w:tcPr>
            <w:tcW w:w="814" w:type="dxa"/>
            <w:tcBorders>
              <w:top w:val="nil"/>
              <w:left w:val="nil"/>
              <w:bottom w:val="single" w:sz="4" w:space="0" w:color="203764"/>
              <w:right w:val="single" w:sz="4" w:space="0" w:color="203764"/>
            </w:tcBorders>
            <w:shd w:val="clear" w:color="auto" w:fill="auto"/>
            <w:noWrap/>
          </w:tcPr>
          <w:p w14:paraId="3D4CFE8F" w14:textId="7380258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DCE8A7E" w14:textId="7EFADD4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7A3ECC0" w14:textId="159AE12F" w:rsidR="005A61CD" w:rsidRPr="00B02CCC" w:rsidRDefault="005A61CD" w:rsidP="00A900BC">
            <w:pPr>
              <w:spacing w:before="0"/>
              <w:jc w:val="left"/>
              <w:rPr>
                <w:rFonts w:ascii="Calibri" w:hAnsi="Calibri" w:cs="Calibri"/>
                <w:color w:val="000000"/>
                <w:sz w:val="14"/>
                <w:szCs w:val="14"/>
                <w:lang w:val="en-GB" w:eastAsia="en-GB"/>
              </w:rPr>
            </w:pPr>
            <w:del w:id="123" w:author="Author">
              <w:r w:rsidRPr="00C07C78" w:rsidDel="00A900BC">
                <w:rPr>
                  <w:rFonts w:ascii="Calibri" w:hAnsi="Calibri" w:cs="Calibri"/>
                  <w:color w:val="000000"/>
                  <w:sz w:val="14"/>
                  <w:szCs w:val="16"/>
                  <w:lang w:val="en-GB" w:eastAsia="en-GB"/>
                </w:rPr>
                <w:delText>CRQ10013409</w:delText>
              </w:r>
            </w:del>
          </w:p>
        </w:tc>
      </w:tr>
      <w:tr w:rsidR="005A61CD" w:rsidRPr="00B02CCC" w14:paraId="39A340C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CCD040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Number Range</w:t>
            </w:r>
          </w:p>
        </w:tc>
        <w:tc>
          <w:tcPr>
            <w:tcW w:w="4116" w:type="dxa"/>
            <w:tcBorders>
              <w:top w:val="nil"/>
              <w:left w:val="nil"/>
              <w:bottom w:val="single" w:sz="4" w:space="0" w:color="203764"/>
              <w:right w:val="single" w:sz="4" w:space="0" w:color="203764"/>
            </w:tcBorders>
            <w:shd w:val="clear" w:color="auto" w:fill="auto"/>
            <w:noWrap/>
            <w:vAlign w:val="bottom"/>
            <w:hideMark/>
          </w:tcPr>
          <w:p w14:paraId="202180A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YEPAY_REQ</w:t>
            </w:r>
          </w:p>
        </w:tc>
        <w:tc>
          <w:tcPr>
            <w:tcW w:w="814" w:type="dxa"/>
            <w:tcBorders>
              <w:top w:val="nil"/>
              <w:left w:val="nil"/>
              <w:bottom w:val="single" w:sz="4" w:space="0" w:color="203764"/>
              <w:right w:val="single" w:sz="4" w:space="0" w:color="203764"/>
            </w:tcBorders>
            <w:shd w:val="clear" w:color="auto" w:fill="auto"/>
            <w:noWrap/>
          </w:tcPr>
          <w:p w14:paraId="40505769" w14:textId="162BF60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5363674" w14:textId="29B523E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BD3DBC7" w14:textId="4BD79D2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D5A400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6F7EF7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Template</w:t>
            </w:r>
          </w:p>
        </w:tc>
        <w:tc>
          <w:tcPr>
            <w:tcW w:w="4116" w:type="dxa"/>
            <w:tcBorders>
              <w:top w:val="nil"/>
              <w:left w:val="nil"/>
              <w:bottom w:val="single" w:sz="4" w:space="0" w:color="203764"/>
              <w:right w:val="single" w:sz="4" w:space="0" w:color="203764"/>
            </w:tcBorders>
            <w:shd w:val="clear" w:color="auto" w:fill="auto"/>
            <w:noWrap/>
            <w:vAlign w:val="bottom"/>
            <w:hideMark/>
          </w:tcPr>
          <w:p w14:paraId="30AADA1D"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80000164</w:t>
            </w:r>
          </w:p>
        </w:tc>
        <w:tc>
          <w:tcPr>
            <w:tcW w:w="814" w:type="dxa"/>
            <w:tcBorders>
              <w:top w:val="nil"/>
              <w:left w:val="nil"/>
              <w:bottom w:val="single" w:sz="4" w:space="0" w:color="203764"/>
              <w:right w:val="single" w:sz="4" w:space="0" w:color="203764"/>
            </w:tcBorders>
            <w:shd w:val="clear" w:color="auto" w:fill="auto"/>
            <w:noWrap/>
          </w:tcPr>
          <w:p w14:paraId="257E4641" w14:textId="2F8A101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859FC88" w14:textId="1CCB0E8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F39F434" w14:textId="3D77B44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C7C009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A578E9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Task</w:t>
            </w:r>
          </w:p>
        </w:tc>
        <w:tc>
          <w:tcPr>
            <w:tcW w:w="4116" w:type="dxa"/>
            <w:tcBorders>
              <w:top w:val="nil"/>
              <w:left w:val="nil"/>
              <w:bottom w:val="single" w:sz="4" w:space="0" w:color="203764"/>
              <w:right w:val="single" w:sz="4" w:space="0" w:color="203764"/>
            </w:tcBorders>
            <w:shd w:val="clear" w:color="auto" w:fill="auto"/>
            <w:noWrap/>
            <w:vAlign w:val="bottom"/>
            <w:hideMark/>
          </w:tcPr>
          <w:p w14:paraId="3C06BB62"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80000334</w:t>
            </w:r>
          </w:p>
        </w:tc>
        <w:tc>
          <w:tcPr>
            <w:tcW w:w="814" w:type="dxa"/>
            <w:tcBorders>
              <w:top w:val="nil"/>
              <w:left w:val="nil"/>
              <w:bottom w:val="single" w:sz="4" w:space="0" w:color="203764"/>
              <w:right w:val="single" w:sz="4" w:space="0" w:color="203764"/>
            </w:tcBorders>
            <w:shd w:val="clear" w:color="auto" w:fill="auto"/>
            <w:noWrap/>
          </w:tcPr>
          <w:p w14:paraId="694F67BB" w14:textId="5E97CF8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64B5590" w14:textId="6FEFC3A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31E4CFB" w14:textId="3F9C72E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795FDC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C2F7EA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Task</w:t>
            </w:r>
          </w:p>
        </w:tc>
        <w:tc>
          <w:tcPr>
            <w:tcW w:w="4116" w:type="dxa"/>
            <w:tcBorders>
              <w:top w:val="nil"/>
              <w:left w:val="nil"/>
              <w:bottom w:val="single" w:sz="4" w:space="0" w:color="203764"/>
              <w:right w:val="single" w:sz="4" w:space="0" w:color="203764"/>
            </w:tcBorders>
            <w:shd w:val="clear" w:color="auto" w:fill="auto"/>
            <w:noWrap/>
            <w:vAlign w:val="bottom"/>
            <w:hideMark/>
          </w:tcPr>
          <w:p w14:paraId="351B297C"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80000335</w:t>
            </w:r>
          </w:p>
        </w:tc>
        <w:tc>
          <w:tcPr>
            <w:tcW w:w="814" w:type="dxa"/>
            <w:tcBorders>
              <w:top w:val="nil"/>
              <w:left w:val="nil"/>
              <w:bottom w:val="single" w:sz="4" w:space="0" w:color="203764"/>
              <w:right w:val="single" w:sz="4" w:space="0" w:color="203764"/>
            </w:tcBorders>
            <w:shd w:val="clear" w:color="auto" w:fill="auto"/>
            <w:noWrap/>
          </w:tcPr>
          <w:p w14:paraId="6E1338D6" w14:textId="0101E02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2784BD2" w14:textId="31030E3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C01AEA7" w14:textId="2438C5A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91BFBC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035B59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Task</w:t>
            </w:r>
          </w:p>
        </w:tc>
        <w:tc>
          <w:tcPr>
            <w:tcW w:w="4116" w:type="dxa"/>
            <w:tcBorders>
              <w:top w:val="nil"/>
              <w:left w:val="nil"/>
              <w:bottom w:val="single" w:sz="4" w:space="0" w:color="203764"/>
              <w:right w:val="single" w:sz="4" w:space="0" w:color="203764"/>
            </w:tcBorders>
            <w:shd w:val="clear" w:color="auto" w:fill="auto"/>
            <w:noWrap/>
            <w:vAlign w:val="bottom"/>
            <w:hideMark/>
          </w:tcPr>
          <w:p w14:paraId="7783B306"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80000344</w:t>
            </w:r>
          </w:p>
        </w:tc>
        <w:tc>
          <w:tcPr>
            <w:tcW w:w="814" w:type="dxa"/>
            <w:tcBorders>
              <w:top w:val="nil"/>
              <w:left w:val="nil"/>
              <w:bottom w:val="single" w:sz="4" w:space="0" w:color="203764"/>
              <w:right w:val="single" w:sz="4" w:space="0" w:color="203764"/>
            </w:tcBorders>
            <w:shd w:val="clear" w:color="auto" w:fill="auto"/>
            <w:noWrap/>
          </w:tcPr>
          <w:p w14:paraId="1277D93B" w14:textId="400073F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AD55D37" w14:textId="1016E67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665C3FA" w14:textId="53E194D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9195D3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195DBD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Task</w:t>
            </w:r>
          </w:p>
        </w:tc>
        <w:tc>
          <w:tcPr>
            <w:tcW w:w="4116" w:type="dxa"/>
            <w:tcBorders>
              <w:top w:val="nil"/>
              <w:left w:val="nil"/>
              <w:bottom w:val="single" w:sz="4" w:space="0" w:color="203764"/>
              <w:right w:val="single" w:sz="4" w:space="0" w:color="203764"/>
            </w:tcBorders>
            <w:shd w:val="clear" w:color="auto" w:fill="auto"/>
            <w:noWrap/>
            <w:vAlign w:val="bottom"/>
            <w:hideMark/>
          </w:tcPr>
          <w:p w14:paraId="3D2011A3"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80000345</w:t>
            </w:r>
          </w:p>
        </w:tc>
        <w:tc>
          <w:tcPr>
            <w:tcW w:w="814" w:type="dxa"/>
            <w:tcBorders>
              <w:top w:val="nil"/>
              <w:left w:val="nil"/>
              <w:bottom w:val="single" w:sz="4" w:space="0" w:color="203764"/>
              <w:right w:val="single" w:sz="4" w:space="0" w:color="203764"/>
            </w:tcBorders>
            <w:shd w:val="clear" w:color="auto" w:fill="auto"/>
            <w:noWrap/>
          </w:tcPr>
          <w:p w14:paraId="12517315" w14:textId="6C6E592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9B8B070" w14:textId="4786314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D55A14A" w14:textId="33FB375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CFE9C1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D1AC05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Task</w:t>
            </w:r>
          </w:p>
        </w:tc>
        <w:tc>
          <w:tcPr>
            <w:tcW w:w="4116" w:type="dxa"/>
            <w:tcBorders>
              <w:top w:val="nil"/>
              <w:left w:val="nil"/>
              <w:bottom w:val="single" w:sz="4" w:space="0" w:color="203764"/>
              <w:right w:val="single" w:sz="4" w:space="0" w:color="203764"/>
            </w:tcBorders>
            <w:shd w:val="clear" w:color="auto" w:fill="auto"/>
            <w:noWrap/>
            <w:vAlign w:val="bottom"/>
            <w:hideMark/>
          </w:tcPr>
          <w:p w14:paraId="66514854"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80000351</w:t>
            </w:r>
          </w:p>
        </w:tc>
        <w:tc>
          <w:tcPr>
            <w:tcW w:w="814" w:type="dxa"/>
            <w:tcBorders>
              <w:top w:val="nil"/>
              <w:left w:val="nil"/>
              <w:bottom w:val="single" w:sz="4" w:space="0" w:color="203764"/>
              <w:right w:val="single" w:sz="4" w:space="0" w:color="203764"/>
            </w:tcBorders>
            <w:shd w:val="clear" w:color="auto" w:fill="auto"/>
            <w:noWrap/>
          </w:tcPr>
          <w:p w14:paraId="5750BB58" w14:textId="605EDA7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F301056" w14:textId="03A69F3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1EF8644" w14:textId="445B750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AF0096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EB62F5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Workflow Task</w:t>
            </w:r>
          </w:p>
        </w:tc>
        <w:tc>
          <w:tcPr>
            <w:tcW w:w="4116" w:type="dxa"/>
            <w:tcBorders>
              <w:top w:val="nil"/>
              <w:left w:val="nil"/>
              <w:bottom w:val="single" w:sz="4" w:space="0" w:color="203764"/>
              <w:right w:val="single" w:sz="4" w:space="0" w:color="203764"/>
            </w:tcBorders>
            <w:shd w:val="clear" w:color="auto" w:fill="auto"/>
            <w:noWrap/>
            <w:vAlign w:val="bottom"/>
            <w:hideMark/>
          </w:tcPr>
          <w:p w14:paraId="1E41F990" w14:textId="77777777" w:rsidR="005A61CD" w:rsidRPr="00B02CCC" w:rsidRDefault="005A61CD" w:rsidP="005A61CD">
            <w:pPr>
              <w:spacing w:before="0"/>
              <w:jc w:val="righ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80000352</w:t>
            </w:r>
          </w:p>
        </w:tc>
        <w:tc>
          <w:tcPr>
            <w:tcW w:w="814" w:type="dxa"/>
            <w:tcBorders>
              <w:top w:val="nil"/>
              <w:left w:val="nil"/>
              <w:bottom w:val="single" w:sz="4" w:space="0" w:color="203764"/>
              <w:right w:val="single" w:sz="4" w:space="0" w:color="203764"/>
            </w:tcBorders>
            <w:shd w:val="clear" w:color="auto" w:fill="auto"/>
            <w:noWrap/>
          </w:tcPr>
          <w:p w14:paraId="640FD98F" w14:textId="31F1364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F1A3165" w14:textId="4C13B8D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AE5BF7E" w14:textId="345C180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9C629D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5A5C34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Authorization Object</w:t>
            </w:r>
          </w:p>
        </w:tc>
        <w:tc>
          <w:tcPr>
            <w:tcW w:w="4116" w:type="dxa"/>
            <w:tcBorders>
              <w:top w:val="nil"/>
              <w:left w:val="nil"/>
              <w:bottom w:val="single" w:sz="4" w:space="0" w:color="203764"/>
              <w:right w:val="single" w:sz="4" w:space="0" w:color="203764"/>
            </w:tcBorders>
            <w:shd w:val="clear" w:color="auto" w:fill="auto"/>
            <w:noWrap/>
            <w:vAlign w:val="bottom"/>
            <w:hideMark/>
          </w:tcPr>
          <w:p w14:paraId="4342701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ZFIEPR_BUK</w:t>
            </w:r>
          </w:p>
        </w:tc>
        <w:tc>
          <w:tcPr>
            <w:tcW w:w="814" w:type="dxa"/>
            <w:tcBorders>
              <w:top w:val="nil"/>
              <w:left w:val="nil"/>
              <w:bottom w:val="single" w:sz="4" w:space="0" w:color="203764"/>
              <w:right w:val="single" w:sz="4" w:space="0" w:color="203764"/>
            </w:tcBorders>
            <w:shd w:val="clear" w:color="auto" w:fill="auto"/>
            <w:noWrap/>
          </w:tcPr>
          <w:p w14:paraId="66D2D348" w14:textId="0DBCB44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1006273" w14:textId="12E1FFF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6CDA1D4" w14:textId="5D72A99E"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BC2CD4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240FA0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SO10 Text</w:t>
            </w:r>
          </w:p>
        </w:tc>
        <w:tc>
          <w:tcPr>
            <w:tcW w:w="4116" w:type="dxa"/>
            <w:tcBorders>
              <w:top w:val="nil"/>
              <w:left w:val="nil"/>
              <w:bottom w:val="single" w:sz="4" w:space="0" w:color="203764"/>
              <w:right w:val="single" w:sz="4" w:space="0" w:color="203764"/>
            </w:tcBorders>
            <w:shd w:val="clear" w:color="auto" w:fill="auto"/>
            <w:noWrap/>
            <w:vAlign w:val="bottom"/>
            <w:hideMark/>
          </w:tcPr>
          <w:p w14:paraId="31C5746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TEXT,ZFI_EPAY_NOTIF_APPROVAL,ST,E</w:t>
            </w:r>
          </w:p>
        </w:tc>
        <w:tc>
          <w:tcPr>
            <w:tcW w:w="814" w:type="dxa"/>
            <w:tcBorders>
              <w:top w:val="nil"/>
              <w:left w:val="nil"/>
              <w:bottom w:val="single" w:sz="4" w:space="0" w:color="203764"/>
              <w:right w:val="single" w:sz="4" w:space="0" w:color="203764"/>
            </w:tcBorders>
            <w:shd w:val="clear" w:color="auto" w:fill="auto"/>
            <w:noWrap/>
          </w:tcPr>
          <w:p w14:paraId="7F0E74CB" w14:textId="1B5C401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8A37B7E" w14:textId="2AD3E62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2C57267" w14:textId="3179DB0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1E69F4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B492FC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SO10 Text</w:t>
            </w:r>
          </w:p>
        </w:tc>
        <w:tc>
          <w:tcPr>
            <w:tcW w:w="4116" w:type="dxa"/>
            <w:tcBorders>
              <w:top w:val="nil"/>
              <w:left w:val="nil"/>
              <w:bottom w:val="single" w:sz="4" w:space="0" w:color="203764"/>
              <w:right w:val="single" w:sz="4" w:space="0" w:color="203764"/>
            </w:tcBorders>
            <w:shd w:val="clear" w:color="auto" w:fill="auto"/>
            <w:noWrap/>
            <w:vAlign w:val="bottom"/>
            <w:hideMark/>
          </w:tcPr>
          <w:p w14:paraId="11BA8DC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TEXT,ZFI_EPAY_NOTIF_COMPLETION,ST,E</w:t>
            </w:r>
          </w:p>
        </w:tc>
        <w:tc>
          <w:tcPr>
            <w:tcW w:w="814" w:type="dxa"/>
            <w:tcBorders>
              <w:top w:val="nil"/>
              <w:left w:val="nil"/>
              <w:bottom w:val="single" w:sz="4" w:space="0" w:color="203764"/>
              <w:right w:val="single" w:sz="4" w:space="0" w:color="203764"/>
            </w:tcBorders>
            <w:shd w:val="clear" w:color="auto" w:fill="auto"/>
            <w:noWrap/>
          </w:tcPr>
          <w:p w14:paraId="3CDD0240" w14:textId="3D136C5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5AC22A0" w14:textId="1C480F4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7B911A4" w14:textId="34F7AA2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6AAD6C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779A42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SO10 Text</w:t>
            </w:r>
          </w:p>
        </w:tc>
        <w:tc>
          <w:tcPr>
            <w:tcW w:w="4116" w:type="dxa"/>
            <w:tcBorders>
              <w:top w:val="nil"/>
              <w:left w:val="nil"/>
              <w:bottom w:val="single" w:sz="4" w:space="0" w:color="203764"/>
              <w:right w:val="single" w:sz="4" w:space="0" w:color="203764"/>
            </w:tcBorders>
            <w:shd w:val="clear" w:color="auto" w:fill="auto"/>
            <w:noWrap/>
            <w:vAlign w:val="bottom"/>
            <w:hideMark/>
          </w:tcPr>
          <w:p w14:paraId="309AACC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TEXT,ZFI_EPAY_NOTIF_POSTED,ST,E</w:t>
            </w:r>
          </w:p>
        </w:tc>
        <w:tc>
          <w:tcPr>
            <w:tcW w:w="814" w:type="dxa"/>
            <w:tcBorders>
              <w:top w:val="nil"/>
              <w:left w:val="nil"/>
              <w:bottom w:val="single" w:sz="4" w:space="0" w:color="203764"/>
              <w:right w:val="single" w:sz="4" w:space="0" w:color="203764"/>
            </w:tcBorders>
            <w:shd w:val="clear" w:color="auto" w:fill="auto"/>
            <w:noWrap/>
          </w:tcPr>
          <w:p w14:paraId="38E334DF" w14:textId="2D3082C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F701C09" w14:textId="1D8333C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AF07AFC" w14:textId="6BFB29E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4E0863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2FFA50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SO10 Text</w:t>
            </w:r>
          </w:p>
        </w:tc>
        <w:tc>
          <w:tcPr>
            <w:tcW w:w="4116" w:type="dxa"/>
            <w:tcBorders>
              <w:top w:val="nil"/>
              <w:left w:val="nil"/>
              <w:bottom w:val="single" w:sz="4" w:space="0" w:color="203764"/>
              <w:right w:val="single" w:sz="4" w:space="0" w:color="203764"/>
            </w:tcBorders>
            <w:shd w:val="clear" w:color="auto" w:fill="auto"/>
            <w:noWrap/>
            <w:vAlign w:val="bottom"/>
            <w:hideMark/>
          </w:tcPr>
          <w:p w14:paraId="446BEC7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TEXT,ZFI_EPAY_NOTIF_REJECTED,ST,E</w:t>
            </w:r>
          </w:p>
        </w:tc>
        <w:tc>
          <w:tcPr>
            <w:tcW w:w="814" w:type="dxa"/>
            <w:tcBorders>
              <w:top w:val="nil"/>
              <w:left w:val="nil"/>
              <w:bottom w:val="single" w:sz="4" w:space="0" w:color="203764"/>
              <w:right w:val="single" w:sz="4" w:space="0" w:color="203764"/>
            </w:tcBorders>
            <w:shd w:val="clear" w:color="auto" w:fill="auto"/>
            <w:noWrap/>
          </w:tcPr>
          <w:p w14:paraId="7B5B7E06" w14:textId="3916BE9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FFEA27D" w14:textId="0A0C3C7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6AC8E6B" w14:textId="5BBD590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0F7CDD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489188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SO10 Text</w:t>
            </w:r>
          </w:p>
        </w:tc>
        <w:tc>
          <w:tcPr>
            <w:tcW w:w="4116" w:type="dxa"/>
            <w:tcBorders>
              <w:top w:val="nil"/>
              <w:left w:val="nil"/>
              <w:bottom w:val="single" w:sz="4" w:space="0" w:color="203764"/>
              <w:right w:val="single" w:sz="4" w:space="0" w:color="203764"/>
            </w:tcBorders>
            <w:shd w:val="clear" w:color="auto" w:fill="auto"/>
            <w:noWrap/>
            <w:vAlign w:val="bottom"/>
            <w:hideMark/>
          </w:tcPr>
          <w:p w14:paraId="0A7E261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TEXT,ZFI_EPAY_NOTIF_REQUI_APPROVAL,ST,E</w:t>
            </w:r>
          </w:p>
        </w:tc>
        <w:tc>
          <w:tcPr>
            <w:tcW w:w="814" w:type="dxa"/>
            <w:tcBorders>
              <w:top w:val="nil"/>
              <w:left w:val="nil"/>
              <w:bottom w:val="single" w:sz="4" w:space="0" w:color="203764"/>
              <w:right w:val="single" w:sz="4" w:space="0" w:color="203764"/>
            </w:tcBorders>
            <w:shd w:val="clear" w:color="auto" w:fill="auto"/>
            <w:noWrap/>
          </w:tcPr>
          <w:p w14:paraId="24882BA8" w14:textId="389AE26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6FF83B5" w14:textId="147822B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36C68A8" w14:textId="437256C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C70245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138A39E2" w14:textId="761A6A1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SO10 Text</w:t>
            </w:r>
          </w:p>
        </w:tc>
        <w:tc>
          <w:tcPr>
            <w:tcW w:w="4116" w:type="dxa"/>
            <w:tcBorders>
              <w:top w:val="nil"/>
              <w:left w:val="nil"/>
              <w:bottom w:val="single" w:sz="4" w:space="0" w:color="203764"/>
              <w:right w:val="single" w:sz="4" w:space="0" w:color="203764"/>
            </w:tcBorders>
            <w:shd w:val="clear" w:color="auto" w:fill="auto"/>
            <w:noWrap/>
            <w:vAlign w:val="bottom"/>
          </w:tcPr>
          <w:p w14:paraId="38DB4827" w14:textId="78A9CB84" w:rsidR="005A61CD" w:rsidRPr="00B02CCC" w:rsidRDefault="005A61CD" w:rsidP="005A61CD">
            <w:pPr>
              <w:spacing w:before="0"/>
              <w:jc w:val="left"/>
              <w:rPr>
                <w:rFonts w:ascii="Calibri" w:hAnsi="Calibri" w:cs="Calibri"/>
                <w:color w:val="000000"/>
                <w:sz w:val="14"/>
                <w:szCs w:val="16"/>
                <w:lang w:val="en-GB" w:eastAsia="en-GB"/>
              </w:rPr>
            </w:pPr>
            <w:r w:rsidRPr="00330D2C">
              <w:rPr>
                <w:rFonts w:ascii="Calibri" w:hAnsi="Calibri" w:cs="Calibri"/>
                <w:color w:val="000000"/>
                <w:sz w:val="14"/>
                <w:szCs w:val="16"/>
                <w:lang w:val="en-GB" w:eastAsia="en-GB"/>
              </w:rPr>
              <w:t>TEXT,ZFI_EPAY_NOTIF_POST_FAILS,ST,E</w:t>
            </w:r>
          </w:p>
        </w:tc>
        <w:tc>
          <w:tcPr>
            <w:tcW w:w="814" w:type="dxa"/>
            <w:tcBorders>
              <w:top w:val="nil"/>
              <w:left w:val="nil"/>
              <w:bottom w:val="single" w:sz="4" w:space="0" w:color="203764"/>
              <w:right w:val="single" w:sz="4" w:space="0" w:color="203764"/>
            </w:tcBorders>
            <w:shd w:val="clear" w:color="auto" w:fill="auto"/>
            <w:noWrap/>
          </w:tcPr>
          <w:p w14:paraId="4F6BCAB9" w14:textId="3582AEEA"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54CEAC7" w14:textId="1D0F0DE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2D7D0C0" w14:textId="28291602"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5ED3E9D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D9FD47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Object</w:t>
            </w:r>
          </w:p>
        </w:tc>
        <w:tc>
          <w:tcPr>
            <w:tcW w:w="4116" w:type="dxa"/>
            <w:tcBorders>
              <w:top w:val="nil"/>
              <w:left w:val="nil"/>
              <w:bottom w:val="single" w:sz="4" w:space="0" w:color="203764"/>
              <w:right w:val="single" w:sz="4" w:space="0" w:color="203764"/>
            </w:tcBorders>
            <w:shd w:val="clear" w:color="auto" w:fill="auto"/>
            <w:noWrap/>
            <w:vAlign w:val="bottom"/>
            <w:hideMark/>
          </w:tcPr>
          <w:p w14:paraId="07A7D28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YER</w:t>
            </w:r>
          </w:p>
        </w:tc>
        <w:tc>
          <w:tcPr>
            <w:tcW w:w="814" w:type="dxa"/>
            <w:tcBorders>
              <w:top w:val="nil"/>
              <w:left w:val="nil"/>
              <w:bottom w:val="single" w:sz="4" w:space="0" w:color="203764"/>
              <w:right w:val="single" w:sz="4" w:space="0" w:color="203764"/>
            </w:tcBorders>
            <w:shd w:val="clear" w:color="auto" w:fill="auto"/>
            <w:noWrap/>
          </w:tcPr>
          <w:p w14:paraId="4C431B1E" w14:textId="28EC55B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742497" w14:textId="3785E75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3AC94C4" w14:textId="02DEC70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2BF11E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2BF81C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Action</w:t>
            </w:r>
          </w:p>
        </w:tc>
        <w:tc>
          <w:tcPr>
            <w:tcW w:w="4116" w:type="dxa"/>
            <w:tcBorders>
              <w:top w:val="nil"/>
              <w:left w:val="nil"/>
              <w:bottom w:val="single" w:sz="4" w:space="0" w:color="203764"/>
              <w:right w:val="single" w:sz="4" w:space="0" w:color="203764"/>
            </w:tcBorders>
            <w:shd w:val="clear" w:color="auto" w:fill="auto"/>
            <w:noWrap/>
            <w:vAlign w:val="bottom"/>
            <w:hideMark/>
          </w:tcPr>
          <w:p w14:paraId="07E2758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YEAP</w:t>
            </w:r>
          </w:p>
        </w:tc>
        <w:tc>
          <w:tcPr>
            <w:tcW w:w="814" w:type="dxa"/>
            <w:tcBorders>
              <w:top w:val="nil"/>
              <w:left w:val="nil"/>
              <w:bottom w:val="single" w:sz="4" w:space="0" w:color="203764"/>
              <w:right w:val="single" w:sz="4" w:space="0" w:color="203764"/>
            </w:tcBorders>
            <w:shd w:val="clear" w:color="auto" w:fill="auto"/>
            <w:noWrap/>
          </w:tcPr>
          <w:p w14:paraId="15C290E9" w14:textId="0DA0640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43E0A35" w14:textId="5713B27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B1A8076" w14:textId="2B0417D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45FC36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71F698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Action</w:t>
            </w:r>
          </w:p>
        </w:tc>
        <w:tc>
          <w:tcPr>
            <w:tcW w:w="4116" w:type="dxa"/>
            <w:tcBorders>
              <w:top w:val="nil"/>
              <w:left w:val="nil"/>
              <w:bottom w:val="single" w:sz="4" w:space="0" w:color="203764"/>
              <w:right w:val="single" w:sz="4" w:space="0" w:color="203764"/>
            </w:tcBorders>
            <w:shd w:val="clear" w:color="auto" w:fill="auto"/>
            <w:noWrap/>
            <w:vAlign w:val="bottom"/>
            <w:hideMark/>
          </w:tcPr>
          <w:p w14:paraId="0B1FE48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YEDE</w:t>
            </w:r>
          </w:p>
        </w:tc>
        <w:tc>
          <w:tcPr>
            <w:tcW w:w="814" w:type="dxa"/>
            <w:tcBorders>
              <w:top w:val="nil"/>
              <w:left w:val="nil"/>
              <w:bottom w:val="single" w:sz="4" w:space="0" w:color="203764"/>
              <w:right w:val="single" w:sz="4" w:space="0" w:color="203764"/>
            </w:tcBorders>
            <w:shd w:val="clear" w:color="auto" w:fill="auto"/>
            <w:noWrap/>
          </w:tcPr>
          <w:p w14:paraId="618F6F27" w14:textId="5D2B577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6A81005" w14:textId="4EC4287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87B7C64" w14:textId="4D519B6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AF98EF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8D6F27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Action</w:t>
            </w:r>
          </w:p>
        </w:tc>
        <w:tc>
          <w:tcPr>
            <w:tcW w:w="4116" w:type="dxa"/>
            <w:tcBorders>
              <w:top w:val="nil"/>
              <w:left w:val="nil"/>
              <w:bottom w:val="single" w:sz="4" w:space="0" w:color="203764"/>
              <w:right w:val="single" w:sz="4" w:space="0" w:color="203764"/>
            </w:tcBorders>
            <w:shd w:val="clear" w:color="auto" w:fill="auto"/>
            <w:noWrap/>
            <w:vAlign w:val="bottom"/>
            <w:hideMark/>
          </w:tcPr>
          <w:p w14:paraId="191FDE9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YEPO</w:t>
            </w:r>
          </w:p>
        </w:tc>
        <w:tc>
          <w:tcPr>
            <w:tcW w:w="814" w:type="dxa"/>
            <w:tcBorders>
              <w:top w:val="nil"/>
              <w:left w:val="nil"/>
              <w:bottom w:val="single" w:sz="4" w:space="0" w:color="203764"/>
              <w:right w:val="single" w:sz="4" w:space="0" w:color="203764"/>
            </w:tcBorders>
            <w:shd w:val="clear" w:color="auto" w:fill="auto"/>
            <w:noWrap/>
          </w:tcPr>
          <w:p w14:paraId="76AA7B1A" w14:textId="62C8073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5417C26" w14:textId="122FDB3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C448044" w14:textId="2F88123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AC1C8E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2EE608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Action</w:t>
            </w:r>
          </w:p>
        </w:tc>
        <w:tc>
          <w:tcPr>
            <w:tcW w:w="4116" w:type="dxa"/>
            <w:tcBorders>
              <w:top w:val="nil"/>
              <w:left w:val="nil"/>
              <w:bottom w:val="single" w:sz="4" w:space="0" w:color="203764"/>
              <w:right w:val="single" w:sz="4" w:space="0" w:color="203764"/>
            </w:tcBorders>
            <w:shd w:val="clear" w:color="auto" w:fill="auto"/>
            <w:noWrap/>
            <w:vAlign w:val="bottom"/>
            <w:hideMark/>
          </w:tcPr>
          <w:p w14:paraId="4DFA5A8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YEPY</w:t>
            </w:r>
          </w:p>
        </w:tc>
        <w:tc>
          <w:tcPr>
            <w:tcW w:w="814" w:type="dxa"/>
            <w:tcBorders>
              <w:top w:val="nil"/>
              <w:left w:val="nil"/>
              <w:bottom w:val="single" w:sz="4" w:space="0" w:color="203764"/>
              <w:right w:val="single" w:sz="4" w:space="0" w:color="203764"/>
            </w:tcBorders>
            <w:shd w:val="clear" w:color="auto" w:fill="auto"/>
            <w:noWrap/>
          </w:tcPr>
          <w:p w14:paraId="18710448" w14:textId="2EC89FC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2BDF9F3" w14:textId="7DF5700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D2AB72C" w14:textId="14117D0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AFA0ED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7464A4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Action</w:t>
            </w:r>
          </w:p>
        </w:tc>
        <w:tc>
          <w:tcPr>
            <w:tcW w:w="4116" w:type="dxa"/>
            <w:tcBorders>
              <w:top w:val="nil"/>
              <w:left w:val="nil"/>
              <w:bottom w:val="single" w:sz="4" w:space="0" w:color="203764"/>
              <w:right w:val="single" w:sz="4" w:space="0" w:color="203764"/>
            </w:tcBorders>
            <w:shd w:val="clear" w:color="auto" w:fill="auto"/>
            <w:noWrap/>
            <w:vAlign w:val="bottom"/>
            <w:hideMark/>
          </w:tcPr>
          <w:p w14:paraId="1E9C23E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YERE</w:t>
            </w:r>
          </w:p>
        </w:tc>
        <w:tc>
          <w:tcPr>
            <w:tcW w:w="814" w:type="dxa"/>
            <w:tcBorders>
              <w:top w:val="nil"/>
              <w:left w:val="nil"/>
              <w:bottom w:val="single" w:sz="4" w:space="0" w:color="203764"/>
              <w:right w:val="single" w:sz="4" w:space="0" w:color="203764"/>
            </w:tcBorders>
            <w:shd w:val="clear" w:color="auto" w:fill="auto"/>
            <w:noWrap/>
          </w:tcPr>
          <w:p w14:paraId="671AA298" w14:textId="61A7030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3DC9237" w14:textId="58284BF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FE1F829" w14:textId="1F032ED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4E1306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619298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Status Action</w:t>
            </w:r>
          </w:p>
        </w:tc>
        <w:tc>
          <w:tcPr>
            <w:tcW w:w="4116" w:type="dxa"/>
            <w:tcBorders>
              <w:top w:val="nil"/>
              <w:left w:val="nil"/>
              <w:bottom w:val="single" w:sz="4" w:space="0" w:color="203764"/>
              <w:right w:val="single" w:sz="4" w:space="0" w:color="203764"/>
            </w:tcBorders>
            <w:shd w:val="clear" w:color="auto" w:fill="auto"/>
            <w:noWrap/>
            <w:vAlign w:val="bottom"/>
            <w:hideMark/>
          </w:tcPr>
          <w:p w14:paraId="4E5BC3F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YESV</w:t>
            </w:r>
          </w:p>
        </w:tc>
        <w:tc>
          <w:tcPr>
            <w:tcW w:w="814" w:type="dxa"/>
            <w:tcBorders>
              <w:top w:val="nil"/>
              <w:left w:val="nil"/>
              <w:bottom w:val="single" w:sz="4" w:space="0" w:color="203764"/>
              <w:right w:val="single" w:sz="4" w:space="0" w:color="203764"/>
            </w:tcBorders>
            <w:shd w:val="clear" w:color="auto" w:fill="auto"/>
            <w:noWrap/>
          </w:tcPr>
          <w:p w14:paraId="3179A7FC" w14:textId="5F2C7DB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32E2C71" w14:textId="3D49B3C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D6B9FE0" w14:textId="27CEA2D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34A001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E0A21E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5C36FE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ZFI_AUFTEXT_RANGE_S</w:t>
            </w:r>
          </w:p>
        </w:tc>
        <w:tc>
          <w:tcPr>
            <w:tcW w:w="814" w:type="dxa"/>
            <w:tcBorders>
              <w:top w:val="nil"/>
              <w:left w:val="nil"/>
              <w:bottom w:val="single" w:sz="4" w:space="0" w:color="203764"/>
              <w:right w:val="single" w:sz="4" w:space="0" w:color="203764"/>
            </w:tcBorders>
            <w:shd w:val="clear" w:color="auto" w:fill="auto"/>
            <w:noWrap/>
          </w:tcPr>
          <w:p w14:paraId="45A8308E" w14:textId="48E06CB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05B904D" w14:textId="6FD6EF4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3BBB636" w14:textId="39543DE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EC8BB0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8F287B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B4C452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ZFI_BU_MCNAME1_RANGE_S</w:t>
            </w:r>
          </w:p>
        </w:tc>
        <w:tc>
          <w:tcPr>
            <w:tcW w:w="814" w:type="dxa"/>
            <w:tcBorders>
              <w:top w:val="nil"/>
              <w:left w:val="nil"/>
              <w:bottom w:val="single" w:sz="4" w:space="0" w:color="203764"/>
              <w:right w:val="single" w:sz="4" w:space="0" w:color="203764"/>
            </w:tcBorders>
            <w:shd w:val="clear" w:color="auto" w:fill="auto"/>
            <w:noWrap/>
          </w:tcPr>
          <w:p w14:paraId="1805B752" w14:textId="64B8678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E568993" w14:textId="0DB19EE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8E89C80" w14:textId="18F5184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F5D227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5BB13C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44F2307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ZFI_COMPLIANCE_NO_RANGE_S</w:t>
            </w:r>
          </w:p>
        </w:tc>
        <w:tc>
          <w:tcPr>
            <w:tcW w:w="814" w:type="dxa"/>
            <w:tcBorders>
              <w:top w:val="nil"/>
              <w:left w:val="nil"/>
              <w:bottom w:val="single" w:sz="4" w:space="0" w:color="203764"/>
              <w:right w:val="single" w:sz="4" w:space="0" w:color="203764"/>
            </w:tcBorders>
            <w:shd w:val="clear" w:color="auto" w:fill="auto"/>
            <w:noWrap/>
          </w:tcPr>
          <w:p w14:paraId="1A399B59" w14:textId="116869D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F096A91" w14:textId="72E404C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74A1039" w14:textId="50E16B7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343012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300EFB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5F87B2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ZFI_COMPLIANCE_TEXT_S</w:t>
            </w:r>
          </w:p>
        </w:tc>
        <w:tc>
          <w:tcPr>
            <w:tcW w:w="814" w:type="dxa"/>
            <w:tcBorders>
              <w:top w:val="nil"/>
              <w:left w:val="nil"/>
              <w:bottom w:val="single" w:sz="4" w:space="0" w:color="203764"/>
              <w:right w:val="single" w:sz="4" w:space="0" w:color="203764"/>
            </w:tcBorders>
            <w:shd w:val="clear" w:color="auto" w:fill="auto"/>
            <w:noWrap/>
          </w:tcPr>
          <w:p w14:paraId="38992179" w14:textId="6DB1B8C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5A5E011" w14:textId="7A5FDE3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791E676" w14:textId="79B39B7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087034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C8F14A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7818E17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ZFI_DOC_APPROVAL_REQUEST_S</w:t>
            </w:r>
          </w:p>
        </w:tc>
        <w:tc>
          <w:tcPr>
            <w:tcW w:w="814" w:type="dxa"/>
            <w:tcBorders>
              <w:top w:val="nil"/>
              <w:left w:val="nil"/>
              <w:bottom w:val="single" w:sz="4" w:space="0" w:color="203764"/>
              <w:right w:val="single" w:sz="4" w:space="0" w:color="203764"/>
            </w:tcBorders>
            <w:shd w:val="clear" w:color="auto" w:fill="auto"/>
            <w:noWrap/>
          </w:tcPr>
          <w:p w14:paraId="6D8EDABC" w14:textId="560B337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C6A6133" w14:textId="5C3FCF6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81FA198" w14:textId="2054474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F4C309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696C54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211B8EB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ZFI_EPAY_COMPANY_DATA_S</w:t>
            </w:r>
          </w:p>
        </w:tc>
        <w:tc>
          <w:tcPr>
            <w:tcW w:w="814" w:type="dxa"/>
            <w:tcBorders>
              <w:top w:val="nil"/>
              <w:left w:val="nil"/>
              <w:bottom w:val="single" w:sz="4" w:space="0" w:color="203764"/>
              <w:right w:val="single" w:sz="4" w:space="0" w:color="203764"/>
            </w:tcBorders>
            <w:shd w:val="clear" w:color="auto" w:fill="auto"/>
            <w:noWrap/>
          </w:tcPr>
          <w:p w14:paraId="393DB182" w14:textId="06C22F7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ECF8B37" w14:textId="36F5D38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B1C7F4B" w14:textId="47D44F5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F9940D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8F0201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3F0BDE0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ZFI_EPAY_COUNTRY_DATA_S</w:t>
            </w:r>
          </w:p>
        </w:tc>
        <w:tc>
          <w:tcPr>
            <w:tcW w:w="814" w:type="dxa"/>
            <w:tcBorders>
              <w:top w:val="nil"/>
              <w:left w:val="nil"/>
              <w:bottom w:val="single" w:sz="4" w:space="0" w:color="203764"/>
              <w:right w:val="single" w:sz="4" w:space="0" w:color="203764"/>
            </w:tcBorders>
            <w:shd w:val="clear" w:color="auto" w:fill="auto"/>
            <w:noWrap/>
          </w:tcPr>
          <w:p w14:paraId="4551C447" w14:textId="62A42D9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CE3BCCB" w14:textId="5C0115E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7CEB240" w14:textId="040557A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7FCEE3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559D1E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21D725B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ZFI_EPAY_FI_DOC_S</w:t>
            </w:r>
          </w:p>
        </w:tc>
        <w:tc>
          <w:tcPr>
            <w:tcW w:w="814" w:type="dxa"/>
            <w:tcBorders>
              <w:top w:val="nil"/>
              <w:left w:val="nil"/>
              <w:bottom w:val="single" w:sz="4" w:space="0" w:color="203764"/>
              <w:right w:val="single" w:sz="4" w:space="0" w:color="203764"/>
            </w:tcBorders>
            <w:shd w:val="clear" w:color="auto" w:fill="auto"/>
            <w:noWrap/>
          </w:tcPr>
          <w:p w14:paraId="55CE0B22" w14:textId="4F75E4A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C8DFFA6" w14:textId="7434E70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E957D83" w14:textId="6A45009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DE30B3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D4CB0B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22234CE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ZFI_EPAY_ID_RANGE_S</w:t>
            </w:r>
          </w:p>
        </w:tc>
        <w:tc>
          <w:tcPr>
            <w:tcW w:w="814" w:type="dxa"/>
            <w:tcBorders>
              <w:top w:val="nil"/>
              <w:left w:val="nil"/>
              <w:bottom w:val="single" w:sz="4" w:space="0" w:color="203764"/>
              <w:right w:val="single" w:sz="4" w:space="0" w:color="203764"/>
            </w:tcBorders>
            <w:shd w:val="clear" w:color="auto" w:fill="auto"/>
            <w:noWrap/>
          </w:tcPr>
          <w:p w14:paraId="3F4AAC50" w14:textId="78D0C81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EC143D8" w14:textId="34D1B64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7547396" w14:textId="38266A8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DF1625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A32595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89AD51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ZFI_EPAY_PAYEE_DATA_S</w:t>
            </w:r>
          </w:p>
        </w:tc>
        <w:tc>
          <w:tcPr>
            <w:tcW w:w="814" w:type="dxa"/>
            <w:tcBorders>
              <w:top w:val="nil"/>
              <w:left w:val="nil"/>
              <w:bottom w:val="single" w:sz="4" w:space="0" w:color="203764"/>
              <w:right w:val="single" w:sz="4" w:space="0" w:color="203764"/>
            </w:tcBorders>
            <w:shd w:val="clear" w:color="auto" w:fill="auto"/>
            <w:noWrap/>
          </w:tcPr>
          <w:p w14:paraId="46EED0AA" w14:textId="7C99A8E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2C7F1C2" w14:textId="765302F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B927DCF" w14:textId="245B6559" w:rsidR="005A61CD" w:rsidRPr="00B02CCC" w:rsidRDefault="0015003E" w:rsidP="005A61CD">
            <w:pPr>
              <w:spacing w:before="0"/>
              <w:jc w:val="left"/>
              <w:rPr>
                <w:rFonts w:ascii="Calibri" w:hAnsi="Calibri" w:cs="Calibri"/>
                <w:color w:val="000000"/>
                <w:sz w:val="14"/>
                <w:szCs w:val="16"/>
                <w:lang w:val="en-GB" w:eastAsia="en-GB"/>
              </w:rPr>
            </w:pPr>
            <w:del w:id="124" w:author="Author">
              <w:r w:rsidRPr="00C07C78" w:rsidDel="00A900BC">
                <w:rPr>
                  <w:rFonts w:ascii="Calibri" w:hAnsi="Calibri" w:cs="Calibri"/>
                  <w:color w:val="000000"/>
                  <w:sz w:val="14"/>
                  <w:szCs w:val="16"/>
                  <w:lang w:val="en-GB" w:eastAsia="en-GB"/>
                </w:rPr>
                <w:delText>CRQ10013409</w:delText>
              </w:r>
            </w:del>
          </w:p>
        </w:tc>
      </w:tr>
      <w:tr w:rsidR="005A61CD" w:rsidRPr="00B02CCC" w14:paraId="4990A77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0566BE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1E76AE5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ZFI_EPAY_REGION_DATA_S</w:t>
            </w:r>
          </w:p>
        </w:tc>
        <w:tc>
          <w:tcPr>
            <w:tcW w:w="814" w:type="dxa"/>
            <w:tcBorders>
              <w:top w:val="nil"/>
              <w:left w:val="nil"/>
              <w:bottom w:val="single" w:sz="4" w:space="0" w:color="203764"/>
              <w:right w:val="single" w:sz="4" w:space="0" w:color="203764"/>
            </w:tcBorders>
            <w:shd w:val="clear" w:color="auto" w:fill="auto"/>
            <w:noWrap/>
          </w:tcPr>
          <w:p w14:paraId="4A0B6AF7" w14:textId="2DF23BF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3136F61" w14:textId="0D48A4C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BA4BA6D" w14:textId="1D2E1E2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3E9B2C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D74443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006A95C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ZFI_EPAY_REQ_ACC_OBJ_S</w:t>
            </w:r>
          </w:p>
        </w:tc>
        <w:tc>
          <w:tcPr>
            <w:tcW w:w="814" w:type="dxa"/>
            <w:tcBorders>
              <w:top w:val="nil"/>
              <w:left w:val="nil"/>
              <w:bottom w:val="single" w:sz="4" w:space="0" w:color="203764"/>
              <w:right w:val="single" w:sz="4" w:space="0" w:color="203764"/>
            </w:tcBorders>
            <w:shd w:val="clear" w:color="auto" w:fill="auto"/>
            <w:noWrap/>
          </w:tcPr>
          <w:p w14:paraId="13FFCC6E" w14:textId="40F3C25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7525E18" w14:textId="1F428AF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DF0A4A9" w14:textId="3660164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42ED4C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77C256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10B4BC1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ZFI_EPAY_REQ_ATTACHMENT_S</w:t>
            </w:r>
          </w:p>
        </w:tc>
        <w:tc>
          <w:tcPr>
            <w:tcW w:w="814" w:type="dxa"/>
            <w:tcBorders>
              <w:top w:val="nil"/>
              <w:left w:val="nil"/>
              <w:bottom w:val="single" w:sz="4" w:space="0" w:color="203764"/>
              <w:right w:val="single" w:sz="4" w:space="0" w:color="203764"/>
            </w:tcBorders>
            <w:shd w:val="clear" w:color="auto" w:fill="auto"/>
            <w:noWrap/>
          </w:tcPr>
          <w:p w14:paraId="00A06AA4" w14:textId="6274036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527D678" w14:textId="481CEA7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45B789D" w14:textId="007CA04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EC8578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3A6695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32232A6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ZFI_EPAY_REQ_BANK_DATA_S</w:t>
            </w:r>
          </w:p>
        </w:tc>
        <w:tc>
          <w:tcPr>
            <w:tcW w:w="814" w:type="dxa"/>
            <w:tcBorders>
              <w:top w:val="nil"/>
              <w:left w:val="nil"/>
              <w:bottom w:val="single" w:sz="4" w:space="0" w:color="203764"/>
              <w:right w:val="single" w:sz="4" w:space="0" w:color="203764"/>
            </w:tcBorders>
            <w:shd w:val="clear" w:color="auto" w:fill="auto"/>
            <w:noWrap/>
          </w:tcPr>
          <w:p w14:paraId="0A1FAE48" w14:textId="17B3B1A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C6DBE58" w14:textId="1A64972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92C2D08" w14:textId="02354065" w:rsidR="005A61CD" w:rsidRPr="00B02CCC" w:rsidRDefault="00111378" w:rsidP="005A61CD">
            <w:pPr>
              <w:spacing w:before="0"/>
              <w:jc w:val="left"/>
              <w:rPr>
                <w:rFonts w:ascii="Calibri" w:hAnsi="Calibri" w:cs="Calibri"/>
                <w:color w:val="000000"/>
                <w:sz w:val="14"/>
                <w:szCs w:val="16"/>
                <w:lang w:val="en-GB" w:eastAsia="en-GB"/>
              </w:rPr>
            </w:pPr>
            <w:del w:id="125" w:author="Author">
              <w:r w:rsidRPr="00C07C78" w:rsidDel="00A900BC">
                <w:rPr>
                  <w:rFonts w:ascii="Calibri" w:hAnsi="Calibri" w:cs="Calibri"/>
                  <w:color w:val="000000"/>
                  <w:sz w:val="14"/>
                  <w:szCs w:val="16"/>
                  <w:lang w:val="en-GB" w:eastAsia="en-GB"/>
                </w:rPr>
                <w:delText>CRQ10013409</w:delText>
              </w:r>
            </w:del>
          </w:p>
        </w:tc>
      </w:tr>
      <w:tr w:rsidR="005A61CD" w:rsidRPr="00B02CCC" w14:paraId="3CD283E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203A0820" w14:textId="0785B3F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tcPr>
          <w:p w14:paraId="6D566AFF" w14:textId="48CBBB7A" w:rsidR="005A61CD" w:rsidRPr="00B02CCC" w:rsidRDefault="005A61CD" w:rsidP="005A61CD">
            <w:pPr>
              <w:spacing w:before="0"/>
              <w:jc w:val="left"/>
              <w:rPr>
                <w:rFonts w:ascii="Calibri" w:hAnsi="Calibri" w:cs="Calibri"/>
                <w:color w:val="000000"/>
                <w:sz w:val="14"/>
                <w:szCs w:val="16"/>
                <w:lang w:val="en-GB" w:eastAsia="en-GB"/>
              </w:rPr>
            </w:pPr>
            <w:r w:rsidRPr="006A470A">
              <w:rPr>
                <w:rFonts w:ascii="Calibri" w:hAnsi="Calibri" w:cs="Calibri"/>
                <w:color w:val="000000"/>
                <w:sz w:val="14"/>
                <w:szCs w:val="16"/>
                <w:lang w:val="en-GB" w:eastAsia="en-GB"/>
              </w:rPr>
              <w:t>ZFI_EPAY_REQ_BANK_DET_S</w:t>
            </w:r>
          </w:p>
        </w:tc>
        <w:tc>
          <w:tcPr>
            <w:tcW w:w="814" w:type="dxa"/>
            <w:tcBorders>
              <w:top w:val="nil"/>
              <w:left w:val="nil"/>
              <w:bottom w:val="single" w:sz="4" w:space="0" w:color="203764"/>
              <w:right w:val="single" w:sz="4" w:space="0" w:color="203764"/>
            </w:tcBorders>
            <w:shd w:val="clear" w:color="auto" w:fill="auto"/>
            <w:noWrap/>
          </w:tcPr>
          <w:p w14:paraId="27539B65" w14:textId="63B2493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D7D34C0" w14:textId="2B47133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75D9964" w14:textId="6C26E5B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87744A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6D1FAA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7088DB9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ZFI_EPAY_REQ_CPY_DATA_S</w:t>
            </w:r>
          </w:p>
        </w:tc>
        <w:tc>
          <w:tcPr>
            <w:tcW w:w="814" w:type="dxa"/>
            <w:tcBorders>
              <w:top w:val="nil"/>
              <w:left w:val="nil"/>
              <w:bottom w:val="single" w:sz="4" w:space="0" w:color="203764"/>
              <w:right w:val="single" w:sz="4" w:space="0" w:color="203764"/>
            </w:tcBorders>
            <w:shd w:val="clear" w:color="auto" w:fill="auto"/>
            <w:noWrap/>
          </w:tcPr>
          <w:p w14:paraId="4D5DE9E1" w14:textId="49AF0FF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6E24078" w14:textId="6C647B3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0D00C5E" w14:textId="34C1083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90884C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291474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4A67763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ZFI_EPAY_REQ_GL_ACC_S</w:t>
            </w:r>
          </w:p>
        </w:tc>
        <w:tc>
          <w:tcPr>
            <w:tcW w:w="814" w:type="dxa"/>
            <w:tcBorders>
              <w:top w:val="nil"/>
              <w:left w:val="nil"/>
              <w:bottom w:val="single" w:sz="4" w:space="0" w:color="203764"/>
              <w:right w:val="single" w:sz="4" w:space="0" w:color="203764"/>
            </w:tcBorders>
            <w:shd w:val="clear" w:color="auto" w:fill="auto"/>
            <w:noWrap/>
          </w:tcPr>
          <w:p w14:paraId="7E2FABBE" w14:textId="5C03E91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5DC90F6" w14:textId="4075C3C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9B1E76F" w14:textId="06D5504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C1A3E2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6D9F50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4298B16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ZFI_EPAY_REQ_HEADER_INT_S</w:t>
            </w:r>
          </w:p>
        </w:tc>
        <w:tc>
          <w:tcPr>
            <w:tcW w:w="814" w:type="dxa"/>
            <w:tcBorders>
              <w:top w:val="nil"/>
              <w:left w:val="nil"/>
              <w:bottom w:val="single" w:sz="4" w:space="0" w:color="203764"/>
              <w:right w:val="single" w:sz="4" w:space="0" w:color="203764"/>
            </w:tcBorders>
            <w:shd w:val="clear" w:color="auto" w:fill="auto"/>
            <w:noWrap/>
          </w:tcPr>
          <w:p w14:paraId="76DAA34B" w14:textId="1D12155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CB75D25" w14:textId="142C125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17D39AB" w14:textId="026C6A0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7CBDDA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5CFEAC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046F01D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ZFI_EPAY_REQ_HEADER_S</w:t>
            </w:r>
          </w:p>
        </w:tc>
        <w:tc>
          <w:tcPr>
            <w:tcW w:w="814" w:type="dxa"/>
            <w:tcBorders>
              <w:top w:val="nil"/>
              <w:left w:val="nil"/>
              <w:bottom w:val="single" w:sz="4" w:space="0" w:color="203764"/>
              <w:right w:val="single" w:sz="4" w:space="0" w:color="203764"/>
            </w:tcBorders>
            <w:shd w:val="clear" w:color="auto" w:fill="auto"/>
            <w:noWrap/>
          </w:tcPr>
          <w:p w14:paraId="31A5EF91" w14:textId="59C85E8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E46771" w14:textId="5EEC32B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66124C1" w14:textId="39885AE5" w:rsidR="005A61CD" w:rsidRPr="00B02CCC" w:rsidRDefault="00481A12" w:rsidP="005A61CD">
            <w:pPr>
              <w:spacing w:before="0"/>
              <w:jc w:val="left"/>
              <w:rPr>
                <w:rFonts w:ascii="Calibri" w:hAnsi="Calibri" w:cs="Calibri"/>
                <w:color w:val="000000"/>
                <w:sz w:val="14"/>
                <w:szCs w:val="16"/>
                <w:lang w:val="en-GB" w:eastAsia="en-GB"/>
              </w:rPr>
            </w:pPr>
            <w:del w:id="126" w:author="Author">
              <w:r w:rsidRPr="00C07C78" w:rsidDel="00A900BC">
                <w:rPr>
                  <w:rFonts w:ascii="Calibri" w:hAnsi="Calibri" w:cs="Calibri"/>
                  <w:color w:val="000000"/>
                  <w:sz w:val="14"/>
                  <w:szCs w:val="16"/>
                  <w:lang w:val="en-GB" w:eastAsia="en-GB"/>
                </w:rPr>
                <w:delText>CRQ10013409</w:delText>
              </w:r>
            </w:del>
          </w:p>
        </w:tc>
      </w:tr>
      <w:tr w:rsidR="005A61CD" w:rsidRPr="00B02CCC" w14:paraId="7A8E58A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30210F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2152161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ZFI_EPAY_REQ_ITEM_FULL_S</w:t>
            </w:r>
          </w:p>
        </w:tc>
        <w:tc>
          <w:tcPr>
            <w:tcW w:w="814" w:type="dxa"/>
            <w:tcBorders>
              <w:top w:val="nil"/>
              <w:left w:val="nil"/>
              <w:bottom w:val="single" w:sz="4" w:space="0" w:color="203764"/>
              <w:right w:val="single" w:sz="4" w:space="0" w:color="203764"/>
            </w:tcBorders>
            <w:shd w:val="clear" w:color="auto" w:fill="auto"/>
            <w:noWrap/>
          </w:tcPr>
          <w:p w14:paraId="6526774D" w14:textId="76DE366E"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FBBA3FC" w14:textId="52EA287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C8EBA50" w14:textId="0D38B0F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0C1789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1EB73A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00C0B30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ZFI_EPAY_REQ_ITEM_S</w:t>
            </w:r>
          </w:p>
        </w:tc>
        <w:tc>
          <w:tcPr>
            <w:tcW w:w="814" w:type="dxa"/>
            <w:tcBorders>
              <w:top w:val="nil"/>
              <w:left w:val="nil"/>
              <w:bottom w:val="single" w:sz="4" w:space="0" w:color="203764"/>
              <w:right w:val="single" w:sz="4" w:space="0" w:color="203764"/>
            </w:tcBorders>
            <w:shd w:val="clear" w:color="auto" w:fill="auto"/>
            <w:noWrap/>
          </w:tcPr>
          <w:p w14:paraId="7BA1A3FB" w14:textId="45DB034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31CBF1D" w14:textId="0546559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0DC5BFC" w14:textId="6F51255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38CDB7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93CF40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726969F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ZFI_EPAY_REQ_OT_VENDOR_S</w:t>
            </w:r>
          </w:p>
        </w:tc>
        <w:tc>
          <w:tcPr>
            <w:tcW w:w="814" w:type="dxa"/>
            <w:tcBorders>
              <w:top w:val="nil"/>
              <w:left w:val="nil"/>
              <w:bottom w:val="single" w:sz="4" w:space="0" w:color="203764"/>
              <w:right w:val="single" w:sz="4" w:space="0" w:color="203764"/>
            </w:tcBorders>
            <w:shd w:val="clear" w:color="auto" w:fill="auto"/>
            <w:noWrap/>
          </w:tcPr>
          <w:p w14:paraId="51124513" w14:textId="7E1AD68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4F0D3ED" w14:textId="1873D75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5FF05C2" w14:textId="098D412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C0E134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DCB2A1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061B468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ZFI_EPAY_REQ_PAYMET_DATA_S</w:t>
            </w:r>
          </w:p>
        </w:tc>
        <w:tc>
          <w:tcPr>
            <w:tcW w:w="814" w:type="dxa"/>
            <w:tcBorders>
              <w:top w:val="nil"/>
              <w:left w:val="nil"/>
              <w:bottom w:val="single" w:sz="4" w:space="0" w:color="203764"/>
              <w:right w:val="single" w:sz="4" w:space="0" w:color="203764"/>
            </w:tcBorders>
            <w:shd w:val="clear" w:color="auto" w:fill="auto"/>
            <w:noWrap/>
          </w:tcPr>
          <w:p w14:paraId="5F6D27B1" w14:textId="66A4B0F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998A729" w14:textId="630A122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051C561" w14:textId="6D8A05B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802A15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3053F3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lastRenderedPageBreak/>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4B56E6F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ZFI_EPAY_REQ_PO_DATA_S</w:t>
            </w:r>
          </w:p>
        </w:tc>
        <w:tc>
          <w:tcPr>
            <w:tcW w:w="814" w:type="dxa"/>
            <w:tcBorders>
              <w:top w:val="nil"/>
              <w:left w:val="nil"/>
              <w:bottom w:val="single" w:sz="4" w:space="0" w:color="203764"/>
              <w:right w:val="single" w:sz="4" w:space="0" w:color="203764"/>
            </w:tcBorders>
            <w:shd w:val="clear" w:color="auto" w:fill="auto"/>
            <w:noWrap/>
          </w:tcPr>
          <w:p w14:paraId="5FE75E3B" w14:textId="5724D48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A16E8BB" w14:textId="3128F5F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BEB2BF7" w14:textId="53319B8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9014E0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7F51F5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71C0FD9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ZFI_EPAY_REQ_S</w:t>
            </w:r>
          </w:p>
        </w:tc>
        <w:tc>
          <w:tcPr>
            <w:tcW w:w="814" w:type="dxa"/>
            <w:tcBorders>
              <w:top w:val="nil"/>
              <w:left w:val="nil"/>
              <w:bottom w:val="single" w:sz="4" w:space="0" w:color="203764"/>
              <w:right w:val="single" w:sz="4" w:space="0" w:color="203764"/>
            </w:tcBorders>
            <w:shd w:val="clear" w:color="auto" w:fill="auto"/>
            <w:noWrap/>
          </w:tcPr>
          <w:p w14:paraId="13CC61CB" w14:textId="3AF9599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2D0728D" w14:textId="6490AA6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1C761D7" w14:textId="2C416A1D"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564CAB1"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4CF952D2" w14:textId="0DAEB99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tcPr>
          <w:p w14:paraId="13EB3143" w14:textId="075BBE1E" w:rsidR="005A61CD" w:rsidRPr="00B02CCC" w:rsidRDefault="005A61CD" w:rsidP="005A61CD">
            <w:pPr>
              <w:spacing w:before="0"/>
              <w:jc w:val="left"/>
              <w:rPr>
                <w:rFonts w:ascii="Calibri" w:hAnsi="Calibri" w:cs="Calibri"/>
                <w:color w:val="000000"/>
                <w:sz w:val="14"/>
                <w:szCs w:val="16"/>
                <w:lang w:val="en-GB" w:eastAsia="en-GB"/>
              </w:rPr>
            </w:pPr>
            <w:r w:rsidRPr="00D052CE">
              <w:rPr>
                <w:rFonts w:ascii="Calibri" w:hAnsi="Calibri" w:cs="Calibri"/>
                <w:color w:val="000000"/>
                <w:sz w:val="14"/>
                <w:szCs w:val="16"/>
                <w:lang w:val="en-GB" w:eastAsia="en-GB"/>
              </w:rPr>
              <w:t>ZFI_EPAY_REQ_TAX_DATA_S</w:t>
            </w:r>
          </w:p>
        </w:tc>
        <w:tc>
          <w:tcPr>
            <w:tcW w:w="814" w:type="dxa"/>
            <w:tcBorders>
              <w:top w:val="nil"/>
              <w:left w:val="nil"/>
              <w:bottom w:val="single" w:sz="4" w:space="0" w:color="203764"/>
              <w:right w:val="single" w:sz="4" w:space="0" w:color="203764"/>
            </w:tcBorders>
            <w:shd w:val="clear" w:color="auto" w:fill="auto"/>
            <w:noWrap/>
          </w:tcPr>
          <w:p w14:paraId="40CD8B31" w14:textId="0AEED1F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861A4F4" w14:textId="4E66168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501E96D" w14:textId="49A808C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3D95C2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21BED2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14653C3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ZFI_EPAY_REQ_VEND_DATA_S</w:t>
            </w:r>
          </w:p>
        </w:tc>
        <w:tc>
          <w:tcPr>
            <w:tcW w:w="814" w:type="dxa"/>
            <w:tcBorders>
              <w:top w:val="nil"/>
              <w:left w:val="nil"/>
              <w:bottom w:val="single" w:sz="4" w:space="0" w:color="203764"/>
              <w:right w:val="single" w:sz="4" w:space="0" w:color="203764"/>
            </w:tcBorders>
            <w:shd w:val="clear" w:color="auto" w:fill="auto"/>
            <w:noWrap/>
          </w:tcPr>
          <w:p w14:paraId="0AC313E6" w14:textId="06F8ED7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8DF07D6" w14:textId="549AD11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F3CA02B" w14:textId="24BFB41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3EF192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40B83BBA" w14:textId="0B704C26"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tcPr>
          <w:p w14:paraId="76D81620" w14:textId="6854B4C4" w:rsidR="005A61CD" w:rsidRPr="00B02CCC" w:rsidRDefault="005A61CD" w:rsidP="005A61CD">
            <w:pPr>
              <w:spacing w:before="0"/>
              <w:jc w:val="left"/>
              <w:rPr>
                <w:rFonts w:ascii="Calibri" w:hAnsi="Calibri" w:cs="Calibri"/>
                <w:color w:val="000000"/>
                <w:sz w:val="14"/>
                <w:szCs w:val="16"/>
                <w:lang w:val="en-GB" w:eastAsia="en-GB"/>
              </w:rPr>
            </w:pPr>
            <w:r w:rsidRPr="006C2D9B">
              <w:rPr>
                <w:rFonts w:ascii="Calibri" w:hAnsi="Calibri" w:cs="Calibri"/>
                <w:color w:val="000000"/>
                <w:sz w:val="14"/>
                <w:szCs w:val="16"/>
                <w:lang w:val="en-GB" w:eastAsia="en-GB"/>
              </w:rPr>
              <w:t>ZFI_EPAY_REQ_BANK_CTRL_S</w:t>
            </w:r>
          </w:p>
        </w:tc>
        <w:tc>
          <w:tcPr>
            <w:tcW w:w="814" w:type="dxa"/>
            <w:tcBorders>
              <w:top w:val="nil"/>
              <w:left w:val="nil"/>
              <w:bottom w:val="single" w:sz="4" w:space="0" w:color="203764"/>
              <w:right w:val="single" w:sz="4" w:space="0" w:color="203764"/>
            </w:tcBorders>
            <w:shd w:val="clear" w:color="auto" w:fill="auto"/>
            <w:noWrap/>
          </w:tcPr>
          <w:p w14:paraId="5AD5B55F" w14:textId="0635507C"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39BDF24" w14:textId="0B09AA0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DCC5BEB" w14:textId="0CCD5445" w:rsidR="005A61CD" w:rsidRPr="007508AC" w:rsidDel="00345C36" w:rsidRDefault="005A61CD" w:rsidP="005A61CD">
            <w:pPr>
              <w:spacing w:before="0"/>
              <w:jc w:val="left"/>
              <w:rPr>
                <w:rFonts w:ascii="Calibri" w:hAnsi="Calibri" w:cs="Calibri"/>
                <w:color w:val="000000"/>
                <w:sz w:val="14"/>
                <w:szCs w:val="16"/>
                <w:lang w:val="en-GB" w:eastAsia="en-GB"/>
              </w:rPr>
            </w:pPr>
          </w:p>
        </w:tc>
      </w:tr>
      <w:tr w:rsidR="005A61CD" w:rsidRPr="00B02CCC" w14:paraId="69FA9009"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4B1F9E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6ACDA8F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ZFI_EPAY_SERV_HEADER_S</w:t>
            </w:r>
          </w:p>
        </w:tc>
        <w:tc>
          <w:tcPr>
            <w:tcW w:w="814" w:type="dxa"/>
            <w:tcBorders>
              <w:top w:val="nil"/>
              <w:left w:val="nil"/>
              <w:bottom w:val="single" w:sz="4" w:space="0" w:color="203764"/>
              <w:right w:val="single" w:sz="4" w:space="0" w:color="203764"/>
            </w:tcBorders>
            <w:shd w:val="clear" w:color="auto" w:fill="auto"/>
            <w:noWrap/>
          </w:tcPr>
          <w:p w14:paraId="6ED85B5B" w14:textId="16BA725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D35987B" w14:textId="7ACE2C5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C27B294" w14:textId="175253DD" w:rsidR="005A61CD" w:rsidRPr="00B02CCC" w:rsidRDefault="004321B1" w:rsidP="005A61CD">
            <w:pPr>
              <w:spacing w:before="0"/>
              <w:jc w:val="left"/>
              <w:rPr>
                <w:rFonts w:ascii="Calibri" w:hAnsi="Calibri" w:cs="Calibri"/>
                <w:color w:val="000000"/>
                <w:sz w:val="14"/>
                <w:szCs w:val="16"/>
                <w:lang w:val="en-GB" w:eastAsia="en-GB"/>
              </w:rPr>
            </w:pPr>
            <w:del w:id="127" w:author="Author">
              <w:r w:rsidRPr="00C07C78" w:rsidDel="00A900BC">
                <w:rPr>
                  <w:rFonts w:ascii="Calibri" w:hAnsi="Calibri" w:cs="Calibri"/>
                  <w:color w:val="000000"/>
                  <w:sz w:val="14"/>
                  <w:szCs w:val="16"/>
                  <w:lang w:val="en-GB" w:eastAsia="en-GB"/>
                </w:rPr>
                <w:delText>CRQ10013409</w:delText>
              </w:r>
            </w:del>
          </w:p>
        </w:tc>
      </w:tr>
      <w:tr w:rsidR="005A61CD" w:rsidRPr="00B02CCC" w14:paraId="1AD30B5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C7492E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2F351F8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ZFI_EPAY_SERV_ITEM_S</w:t>
            </w:r>
          </w:p>
        </w:tc>
        <w:tc>
          <w:tcPr>
            <w:tcW w:w="814" w:type="dxa"/>
            <w:tcBorders>
              <w:top w:val="nil"/>
              <w:left w:val="nil"/>
              <w:bottom w:val="single" w:sz="4" w:space="0" w:color="203764"/>
              <w:right w:val="single" w:sz="4" w:space="0" w:color="203764"/>
            </w:tcBorders>
            <w:shd w:val="clear" w:color="auto" w:fill="auto"/>
            <w:noWrap/>
          </w:tcPr>
          <w:p w14:paraId="240870CA" w14:textId="09C1C02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2DBC5EE" w14:textId="76DCEE4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4451F6A" w14:textId="1711E25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481A39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D66B66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86FCD2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ZFI_EPAY_SERV_S</w:t>
            </w:r>
          </w:p>
        </w:tc>
        <w:tc>
          <w:tcPr>
            <w:tcW w:w="814" w:type="dxa"/>
            <w:tcBorders>
              <w:top w:val="nil"/>
              <w:left w:val="nil"/>
              <w:bottom w:val="single" w:sz="4" w:space="0" w:color="203764"/>
              <w:right w:val="single" w:sz="4" w:space="0" w:color="203764"/>
            </w:tcBorders>
            <w:shd w:val="clear" w:color="auto" w:fill="auto"/>
            <w:noWrap/>
          </w:tcPr>
          <w:p w14:paraId="541D4AAC" w14:textId="68F5BA1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2C6809B" w14:textId="45E3074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4405ECD" w14:textId="4C6E7DF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2D8E57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0F7CFC57" w14:textId="28CC83B2"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tcPr>
          <w:p w14:paraId="48E94423" w14:textId="6504A64F" w:rsidR="005A61CD" w:rsidRPr="00B02CCC" w:rsidRDefault="005A61CD" w:rsidP="005A61CD">
            <w:pPr>
              <w:spacing w:before="0"/>
              <w:jc w:val="left"/>
              <w:rPr>
                <w:rFonts w:ascii="Calibri" w:hAnsi="Calibri" w:cs="Calibri"/>
                <w:color w:val="000000"/>
                <w:sz w:val="14"/>
                <w:szCs w:val="16"/>
                <w:lang w:val="en-GB" w:eastAsia="en-GB"/>
              </w:rPr>
            </w:pPr>
            <w:r w:rsidRPr="00CA5B03">
              <w:rPr>
                <w:rFonts w:ascii="Calibri" w:hAnsi="Calibri" w:cs="Calibri"/>
                <w:color w:val="000000"/>
                <w:sz w:val="14"/>
                <w:szCs w:val="16"/>
                <w:lang w:val="en-GB" w:eastAsia="en-GB"/>
              </w:rPr>
              <w:t>ZFI_EPAY_REQ_WITHHOLDTAX_S</w:t>
            </w:r>
          </w:p>
        </w:tc>
        <w:tc>
          <w:tcPr>
            <w:tcW w:w="814" w:type="dxa"/>
            <w:tcBorders>
              <w:top w:val="nil"/>
              <w:left w:val="nil"/>
              <w:bottom w:val="single" w:sz="4" w:space="0" w:color="203764"/>
              <w:right w:val="single" w:sz="4" w:space="0" w:color="203764"/>
            </w:tcBorders>
            <w:shd w:val="clear" w:color="auto" w:fill="auto"/>
            <w:noWrap/>
          </w:tcPr>
          <w:p w14:paraId="37E7C4D6" w14:textId="0BF3DCEF"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1772294" w14:textId="30EBFD00"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27663A0" w14:textId="6855C6A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C49A9D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C6C818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69B3384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ZFI_EPAY_SERV_WF_LOG_S</w:t>
            </w:r>
          </w:p>
        </w:tc>
        <w:tc>
          <w:tcPr>
            <w:tcW w:w="814" w:type="dxa"/>
            <w:tcBorders>
              <w:top w:val="nil"/>
              <w:left w:val="nil"/>
              <w:bottom w:val="single" w:sz="4" w:space="0" w:color="203764"/>
              <w:right w:val="single" w:sz="4" w:space="0" w:color="203764"/>
            </w:tcBorders>
            <w:shd w:val="clear" w:color="auto" w:fill="auto"/>
            <w:noWrap/>
          </w:tcPr>
          <w:p w14:paraId="1B828982" w14:textId="35F0CBF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9E1FCEA" w14:textId="6230F11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DB0A227" w14:textId="02E339E6"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87654D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105070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8EA74C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ZFI_EPAY_SERV_WORKITEM_S</w:t>
            </w:r>
          </w:p>
        </w:tc>
        <w:tc>
          <w:tcPr>
            <w:tcW w:w="814" w:type="dxa"/>
            <w:tcBorders>
              <w:top w:val="nil"/>
              <w:left w:val="nil"/>
              <w:bottom w:val="single" w:sz="4" w:space="0" w:color="203764"/>
              <w:right w:val="single" w:sz="4" w:space="0" w:color="203764"/>
            </w:tcBorders>
            <w:shd w:val="clear" w:color="auto" w:fill="auto"/>
            <w:noWrap/>
          </w:tcPr>
          <w:p w14:paraId="358FA23B" w14:textId="71CE754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24F8F64" w14:textId="6A29C24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13CE6FE" w14:textId="0848C13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F26343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EA0DF1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6C9C722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ZFI_EPAY_STATUS_RANGE_S</w:t>
            </w:r>
          </w:p>
        </w:tc>
        <w:tc>
          <w:tcPr>
            <w:tcW w:w="814" w:type="dxa"/>
            <w:tcBorders>
              <w:top w:val="nil"/>
              <w:left w:val="nil"/>
              <w:bottom w:val="single" w:sz="4" w:space="0" w:color="203764"/>
              <w:right w:val="single" w:sz="4" w:space="0" w:color="203764"/>
            </w:tcBorders>
            <w:shd w:val="clear" w:color="auto" w:fill="auto"/>
            <w:noWrap/>
          </w:tcPr>
          <w:p w14:paraId="48D3ACAA" w14:textId="187568B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B93CAA6" w14:textId="4E24D28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FD23AC9" w14:textId="6629015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76E474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7AE244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EB2B33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ZFI_EPAY_STCEG_RANGE_S</w:t>
            </w:r>
          </w:p>
        </w:tc>
        <w:tc>
          <w:tcPr>
            <w:tcW w:w="814" w:type="dxa"/>
            <w:tcBorders>
              <w:top w:val="nil"/>
              <w:left w:val="nil"/>
              <w:bottom w:val="single" w:sz="4" w:space="0" w:color="203764"/>
              <w:right w:val="single" w:sz="4" w:space="0" w:color="203764"/>
            </w:tcBorders>
            <w:shd w:val="clear" w:color="auto" w:fill="auto"/>
            <w:noWrap/>
          </w:tcPr>
          <w:p w14:paraId="08918B97" w14:textId="6B3E817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2A4CE16" w14:textId="06E6F48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782FE9B" w14:textId="133582C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775DF3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CB0D61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2711264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ZFI_EPAY_TYPE_RANGE_S</w:t>
            </w:r>
          </w:p>
        </w:tc>
        <w:tc>
          <w:tcPr>
            <w:tcW w:w="814" w:type="dxa"/>
            <w:tcBorders>
              <w:top w:val="nil"/>
              <w:left w:val="nil"/>
              <w:bottom w:val="single" w:sz="4" w:space="0" w:color="203764"/>
              <w:right w:val="single" w:sz="4" w:space="0" w:color="203764"/>
            </w:tcBorders>
            <w:shd w:val="clear" w:color="auto" w:fill="auto"/>
            <w:noWrap/>
          </w:tcPr>
          <w:p w14:paraId="57F5BB52" w14:textId="57F9249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920109C" w14:textId="1BBC713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E29DFA7" w14:textId="4B33C29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21B172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001EB4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04AB942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ZFI_LIFNR_NAME_S</w:t>
            </w:r>
          </w:p>
        </w:tc>
        <w:tc>
          <w:tcPr>
            <w:tcW w:w="814" w:type="dxa"/>
            <w:tcBorders>
              <w:top w:val="nil"/>
              <w:left w:val="nil"/>
              <w:bottom w:val="single" w:sz="4" w:space="0" w:color="203764"/>
              <w:right w:val="single" w:sz="4" w:space="0" w:color="203764"/>
            </w:tcBorders>
            <w:shd w:val="clear" w:color="auto" w:fill="auto"/>
            <w:noWrap/>
          </w:tcPr>
          <w:p w14:paraId="45606195" w14:textId="0BFDB2F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D8C65CD" w14:textId="6A953F3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E2A26B1" w14:textId="2BEE288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E2DD27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197487BA" w14:textId="77A44145"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tcPr>
          <w:p w14:paraId="2687B8A6" w14:textId="1D41C55E"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ZFI_MCDS</w:t>
            </w:r>
            <w:r>
              <w:rPr>
                <w:rFonts w:ascii="Calibri" w:hAnsi="Calibri" w:cs="Calibri"/>
                <w:color w:val="000000"/>
                <w:sz w:val="14"/>
                <w:szCs w:val="16"/>
                <w:lang w:val="en-GB" w:eastAsia="en-GB"/>
              </w:rPr>
              <w:t>1</w:t>
            </w:r>
            <w:r w:rsidRPr="00B02CCC">
              <w:rPr>
                <w:rFonts w:ascii="Calibri" w:hAnsi="Calibri" w:cs="Calibri"/>
                <w:color w:val="000000"/>
                <w:sz w:val="14"/>
                <w:szCs w:val="16"/>
                <w:lang w:val="en-GB" w:eastAsia="en-GB"/>
              </w:rPr>
              <w:t>_RANGE_S</w:t>
            </w:r>
          </w:p>
        </w:tc>
        <w:tc>
          <w:tcPr>
            <w:tcW w:w="814" w:type="dxa"/>
            <w:tcBorders>
              <w:top w:val="nil"/>
              <w:left w:val="nil"/>
              <w:bottom w:val="single" w:sz="4" w:space="0" w:color="203764"/>
              <w:right w:val="single" w:sz="4" w:space="0" w:color="203764"/>
            </w:tcBorders>
            <w:shd w:val="clear" w:color="auto" w:fill="auto"/>
            <w:noWrap/>
          </w:tcPr>
          <w:p w14:paraId="3FC3761F" w14:textId="1EC755B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897577B" w14:textId="19503EA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103E9D0" w14:textId="7CEC88FD"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4C95A58"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453747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10A75EB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ZFI_MCDS3_RANGE_S</w:t>
            </w:r>
          </w:p>
        </w:tc>
        <w:tc>
          <w:tcPr>
            <w:tcW w:w="814" w:type="dxa"/>
            <w:tcBorders>
              <w:top w:val="nil"/>
              <w:left w:val="nil"/>
              <w:bottom w:val="single" w:sz="4" w:space="0" w:color="203764"/>
              <w:right w:val="single" w:sz="4" w:space="0" w:color="203764"/>
            </w:tcBorders>
            <w:shd w:val="clear" w:color="auto" w:fill="auto"/>
            <w:noWrap/>
          </w:tcPr>
          <w:p w14:paraId="7FE9140D" w14:textId="603133B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BB32FCF" w14:textId="3391735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43DE00F" w14:textId="57A6C2F1"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7996D7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6456B7B8" w14:textId="08A7751A"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tcPr>
          <w:p w14:paraId="6DD300A2" w14:textId="661EF5CD" w:rsidR="005A61CD" w:rsidRPr="00B02CCC" w:rsidRDefault="005A61CD" w:rsidP="005A61CD">
            <w:pPr>
              <w:spacing w:before="0"/>
              <w:jc w:val="left"/>
              <w:rPr>
                <w:rFonts w:ascii="Calibri" w:hAnsi="Calibri" w:cs="Calibri"/>
                <w:color w:val="000000"/>
                <w:sz w:val="14"/>
                <w:szCs w:val="16"/>
                <w:lang w:val="en-GB" w:eastAsia="en-GB"/>
              </w:rPr>
            </w:pPr>
            <w:r w:rsidRPr="00CD5E6B">
              <w:rPr>
                <w:rFonts w:ascii="Calibri" w:hAnsi="Calibri" w:cs="Calibri"/>
                <w:color w:val="000000"/>
                <w:sz w:val="14"/>
                <w:szCs w:val="16"/>
                <w:lang w:val="en-GB" w:eastAsia="en-GB"/>
              </w:rPr>
              <w:t>ZFI_MWSKZ_RANGE_S</w:t>
            </w:r>
          </w:p>
        </w:tc>
        <w:tc>
          <w:tcPr>
            <w:tcW w:w="814" w:type="dxa"/>
            <w:tcBorders>
              <w:top w:val="nil"/>
              <w:left w:val="nil"/>
              <w:bottom w:val="single" w:sz="4" w:space="0" w:color="203764"/>
              <w:right w:val="single" w:sz="4" w:space="0" w:color="203764"/>
            </w:tcBorders>
            <w:shd w:val="clear" w:color="auto" w:fill="auto"/>
            <w:noWrap/>
          </w:tcPr>
          <w:p w14:paraId="52CC2B2E" w14:textId="5A99B73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DA165F0" w14:textId="73C6B7E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3D0AD69" w14:textId="7480298B" w:rsidR="005A61CD" w:rsidRPr="00B02CCC" w:rsidRDefault="005A61CD" w:rsidP="005A61CD">
            <w:pPr>
              <w:spacing w:before="0"/>
              <w:jc w:val="left"/>
              <w:rPr>
                <w:rFonts w:ascii="Calibri" w:hAnsi="Calibri" w:cs="Calibri"/>
                <w:color w:val="000000"/>
                <w:sz w:val="14"/>
                <w:szCs w:val="16"/>
                <w:lang w:val="en-GB" w:eastAsia="en-GB"/>
              </w:rPr>
            </w:pPr>
          </w:p>
        </w:tc>
      </w:tr>
      <w:tr w:rsidR="005A61CD" w:rsidRPr="00AC11B5" w14:paraId="4F4A6A92"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B9BB2F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7F2D9521" w14:textId="77777777" w:rsidR="005A61CD" w:rsidRPr="00063ED5" w:rsidRDefault="005A61CD" w:rsidP="005A61CD">
            <w:pPr>
              <w:spacing w:before="0"/>
              <w:jc w:val="left"/>
              <w:rPr>
                <w:rFonts w:ascii="Calibri" w:hAnsi="Calibri" w:cs="Calibri"/>
                <w:color w:val="000000"/>
                <w:sz w:val="14"/>
                <w:szCs w:val="16"/>
                <w:lang w:val="fr-BE" w:eastAsia="en-GB"/>
              </w:rPr>
            </w:pPr>
            <w:r w:rsidRPr="00063ED5">
              <w:rPr>
                <w:rFonts w:ascii="Calibri" w:hAnsi="Calibri" w:cs="Calibri"/>
                <w:color w:val="000000"/>
                <w:sz w:val="14"/>
                <w:szCs w:val="16"/>
                <w:lang w:val="fr-BE" w:eastAsia="en-GB"/>
              </w:rPr>
              <w:t>ZFI_PS_POSTU_RANGE_S</w:t>
            </w:r>
          </w:p>
        </w:tc>
        <w:tc>
          <w:tcPr>
            <w:tcW w:w="814" w:type="dxa"/>
            <w:tcBorders>
              <w:top w:val="nil"/>
              <w:left w:val="nil"/>
              <w:bottom w:val="single" w:sz="4" w:space="0" w:color="203764"/>
              <w:right w:val="single" w:sz="4" w:space="0" w:color="203764"/>
            </w:tcBorders>
            <w:shd w:val="clear" w:color="auto" w:fill="auto"/>
            <w:noWrap/>
          </w:tcPr>
          <w:p w14:paraId="12BF064E" w14:textId="56169A9C" w:rsidR="005A61CD" w:rsidRPr="00063ED5" w:rsidRDefault="005A61CD" w:rsidP="005A61CD">
            <w:pPr>
              <w:spacing w:before="0"/>
              <w:jc w:val="left"/>
              <w:rPr>
                <w:rFonts w:ascii="Calibri" w:hAnsi="Calibri" w:cs="Calibri"/>
                <w:color w:val="000000"/>
                <w:sz w:val="14"/>
                <w:szCs w:val="16"/>
                <w:lang w:val="fr-BE" w:eastAsia="en-GB"/>
              </w:rPr>
            </w:pPr>
            <w:r>
              <w:rPr>
                <w:rFonts w:ascii="Calibri" w:hAnsi="Calibri" w:cs="Calibri"/>
                <w:color w:val="000000"/>
                <w:sz w:val="14"/>
                <w:szCs w:val="16"/>
                <w:lang w:val="fr-BE"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561A6CB" w14:textId="6BCD78FD" w:rsidR="005A61CD" w:rsidRPr="00AC11B5" w:rsidRDefault="005A61CD" w:rsidP="005A61CD">
            <w:pPr>
              <w:spacing w:before="0"/>
              <w:jc w:val="left"/>
              <w:rPr>
                <w:rFonts w:ascii="Calibri" w:hAnsi="Calibri" w:cs="Calibri"/>
                <w:color w:val="000000"/>
                <w:sz w:val="14"/>
                <w:szCs w:val="16"/>
                <w:lang w:val="fr-BE"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E488606" w14:textId="28EB73FD" w:rsidR="005A61CD" w:rsidRPr="00AC11B5" w:rsidRDefault="005A61CD" w:rsidP="005A61CD">
            <w:pPr>
              <w:spacing w:before="0"/>
              <w:jc w:val="left"/>
              <w:rPr>
                <w:rFonts w:ascii="Calibri" w:hAnsi="Calibri" w:cs="Calibri"/>
                <w:color w:val="000000"/>
                <w:sz w:val="14"/>
                <w:szCs w:val="16"/>
                <w:lang w:val="fr-BE" w:eastAsia="en-GB"/>
              </w:rPr>
            </w:pPr>
          </w:p>
        </w:tc>
      </w:tr>
      <w:tr w:rsidR="005A61CD" w:rsidRPr="00B02CCC" w14:paraId="6DA69FD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4E74D6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689298D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ZFI_REGIO_RANGE_S</w:t>
            </w:r>
          </w:p>
        </w:tc>
        <w:tc>
          <w:tcPr>
            <w:tcW w:w="814" w:type="dxa"/>
            <w:tcBorders>
              <w:top w:val="nil"/>
              <w:left w:val="nil"/>
              <w:bottom w:val="single" w:sz="4" w:space="0" w:color="203764"/>
              <w:right w:val="single" w:sz="4" w:space="0" w:color="203764"/>
            </w:tcBorders>
            <w:shd w:val="clear" w:color="auto" w:fill="auto"/>
            <w:noWrap/>
          </w:tcPr>
          <w:p w14:paraId="5AFDE072" w14:textId="3C36468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89850AD" w14:textId="5433912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65BDFD3" w14:textId="67B6359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AD539B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C4E83B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Structure</w:t>
            </w:r>
          </w:p>
        </w:tc>
        <w:tc>
          <w:tcPr>
            <w:tcW w:w="4116" w:type="dxa"/>
            <w:tcBorders>
              <w:top w:val="nil"/>
              <w:left w:val="nil"/>
              <w:bottom w:val="single" w:sz="4" w:space="0" w:color="203764"/>
              <w:right w:val="single" w:sz="4" w:space="0" w:color="203764"/>
            </w:tcBorders>
            <w:shd w:val="clear" w:color="auto" w:fill="auto"/>
            <w:noWrap/>
            <w:vAlign w:val="bottom"/>
            <w:hideMark/>
          </w:tcPr>
          <w:p w14:paraId="5B2025D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ZFI_SORT1_RANGE_S</w:t>
            </w:r>
          </w:p>
        </w:tc>
        <w:tc>
          <w:tcPr>
            <w:tcW w:w="814" w:type="dxa"/>
            <w:tcBorders>
              <w:top w:val="nil"/>
              <w:left w:val="nil"/>
              <w:bottom w:val="single" w:sz="4" w:space="0" w:color="203764"/>
              <w:right w:val="single" w:sz="4" w:space="0" w:color="203764"/>
            </w:tcBorders>
            <w:shd w:val="clear" w:color="auto" w:fill="auto"/>
            <w:noWrap/>
          </w:tcPr>
          <w:p w14:paraId="7B58E745" w14:textId="093BE264"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CAD426C" w14:textId="5DCC87C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DD9E28E" w14:textId="27AAC82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E52F9B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113793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w:t>
            </w:r>
          </w:p>
        </w:tc>
        <w:tc>
          <w:tcPr>
            <w:tcW w:w="4116" w:type="dxa"/>
            <w:tcBorders>
              <w:top w:val="nil"/>
              <w:left w:val="nil"/>
              <w:bottom w:val="single" w:sz="4" w:space="0" w:color="203764"/>
              <w:right w:val="single" w:sz="4" w:space="0" w:color="203764"/>
            </w:tcBorders>
            <w:shd w:val="clear" w:color="auto" w:fill="auto"/>
            <w:noWrap/>
            <w:vAlign w:val="bottom"/>
            <w:hideMark/>
          </w:tcPr>
          <w:p w14:paraId="331F2B0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ZFI_EPAY_ATTACH</w:t>
            </w:r>
          </w:p>
        </w:tc>
        <w:tc>
          <w:tcPr>
            <w:tcW w:w="814" w:type="dxa"/>
            <w:tcBorders>
              <w:top w:val="nil"/>
              <w:left w:val="nil"/>
              <w:bottom w:val="nil"/>
              <w:right w:val="nil"/>
            </w:tcBorders>
            <w:shd w:val="clear" w:color="auto" w:fill="auto"/>
            <w:noWrap/>
          </w:tcPr>
          <w:p w14:paraId="4DC337F0" w14:textId="5968BECA"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single" w:sz="4" w:space="0" w:color="203764"/>
              <w:bottom w:val="single" w:sz="4" w:space="0" w:color="203764"/>
              <w:right w:val="single" w:sz="4" w:space="0" w:color="203764"/>
            </w:tcBorders>
            <w:shd w:val="clear" w:color="auto" w:fill="auto"/>
            <w:noWrap/>
            <w:vAlign w:val="bottom"/>
          </w:tcPr>
          <w:p w14:paraId="5545BE17" w14:textId="3AB074AD"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F9A5244" w14:textId="1135093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F6C495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0426A1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w:t>
            </w:r>
          </w:p>
        </w:tc>
        <w:tc>
          <w:tcPr>
            <w:tcW w:w="4116" w:type="dxa"/>
            <w:tcBorders>
              <w:top w:val="nil"/>
              <w:left w:val="nil"/>
              <w:bottom w:val="single" w:sz="4" w:space="0" w:color="203764"/>
              <w:right w:val="single" w:sz="4" w:space="0" w:color="203764"/>
            </w:tcBorders>
            <w:shd w:val="clear" w:color="auto" w:fill="auto"/>
            <w:noWrap/>
            <w:vAlign w:val="bottom"/>
            <w:hideMark/>
          </w:tcPr>
          <w:p w14:paraId="2EED16A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ZFI_EPAY_REQ_HD</w:t>
            </w:r>
          </w:p>
        </w:tc>
        <w:tc>
          <w:tcPr>
            <w:tcW w:w="814" w:type="dxa"/>
            <w:tcBorders>
              <w:top w:val="single" w:sz="4" w:space="0" w:color="203764"/>
              <w:left w:val="nil"/>
              <w:bottom w:val="single" w:sz="4" w:space="0" w:color="203764"/>
              <w:right w:val="single" w:sz="4" w:space="0" w:color="203764"/>
            </w:tcBorders>
            <w:shd w:val="clear" w:color="auto" w:fill="auto"/>
            <w:noWrap/>
          </w:tcPr>
          <w:p w14:paraId="588AC8C7" w14:textId="226C288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F455867" w14:textId="739A410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25D46A8" w14:textId="6F04600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507AE7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8464BD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w:t>
            </w:r>
          </w:p>
        </w:tc>
        <w:tc>
          <w:tcPr>
            <w:tcW w:w="4116" w:type="dxa"/>
            <w:tcBorders>
              <w:top w:val="nil"/>
              <w:left w:val="nil"/>
              <w:bottom w:val="single" w:sz="4" w:space="0" w:color="203764"/>
              <w:right w:val="single" w:sz="4" w:space="0" w:color="203764"/>
            </w:tcBorders>
            <w:shd w:val="clear" w:color="auto" w:fill="auto"/>
            <w:noWrap/>
            <w:vAlign w:val="bottom"/>
            <w:hideMark/>
          </w:tcPr>
          <w:p w14:paraId="0BD7B77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ZFI_EPAY_REQ_I</w:t>
            </w:r>
          </w:p>
        </w:tc>
        <w:tc>
          <w:tcPr>
            <w:tcW w:w="814" w:type="dxa"/>
            <w:tcBorders>
              <w:top w:val="nil"/>
              <w:left w:val="nil"/>
              <w:bottom w:val="single" w:sz="4" w:space="0" w:color="203764"/>
              <w:right w:val="single" w:sz="4" w:space="0" w:color="203764"/>
            </w:tcBorders>
            <w:shd w:val="clear" w:color="auto" w:fill="auto"/>
            <w:noWrap/>
          </w:tcPr>
          <w:p w14:paraId="6DA72E71" w14:textId="2A5B47B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1ADA4CE" w14:textId="2F3CF97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D984123" w14:textId="7FA59545"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4B29D47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2BBC68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w:t>
            </w:r>
          </w:p>
        </w:tc>
        <w:tc>
          <w:tcPr>
            <w:tcW w:w="4116" w:type="dxa"/>
            <w:tcBorders>
              <w:top w:val="nil"/>
              <w:left w:val="nil"/>
              <w:bottom w:val="single" w:sz="4" w:space="0" w:color="203764"/>
              <w:right w:val="single" w:sz="4" w:space="0" w:color="203764"/>
            </w:tcBorders>
            <w:shd w:val="clear" w:color="auto" w:fill="auto"/>
            <w:noWrap/>
            <w:vAlign w:val="bottom"/>
            <w:hideMark/>
          </w:tcPr>
          <w:p w14:paraId="58BCA3C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ZFI_EPAY_WF_L</w:t>
            </w:r>
          </w:p>
        </w:tc>
        <w:tc>
          <w:tcPr>
            <w:tcW w:w="814" w:type="dxa"/>
            <w:tcBorders>
              <w:top w:val="nil"/>
              <w:left w:val="nil"/>
              <w:bottom w:val="single" w:sz="4" w:space="0" w:color="203764"/>
              <w:right w:val="single" w:sz="4" w:space="0" w:color="203764"/>
            </w:tcBorders>
            <w:shd w:val="clear" w:color="auto" w:fill="auto"/>
            <w:noWrap/>
          </w:tcPr>
          <w:p w14:paraId="57E2F41C" w14:textId="0ADA0ED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8BBBD93" w14:textId="0DC399D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5647D5B" w14:textId="0E5C76D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E96E19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EC7B85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w:t>
            </w:r>
          </w:p>
        </w:tc>
        <w:tc>
          <w:tcPr>
            <w:tcW w:w="4116" w:type="dxa"/>
            <w:tcBorders>
              <w:top w:val="nil"/>
              <w:left w:val="nil"/>
              <w:bottom w:val="single" w:sz="4" w:space="0" w:color="203764"/>
              <w:right w:val="single" w:sz="4" w:space="0" w:color="203764"/>
            </w:tcBorders>
            <w:shd w:val="clear" w:color="auto" w:fill="auto"/>
            <w:noWrap/>
            <w:vAlign w:val="bottom"/>
            <w:hideMark/>
          </w:tcPr>
          <w:p w14:paraId="6EF87BE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ZFI_EPAY_WF_S</w:t>
            </w:r>
          </w:p>
        </w:tc>
        <w:tc>
          <w:tcPr>
            <w:tcW w:w="814" w:type="dxa"/>
            <w:tcBorders>
              <w:top w:val="nil"/>
              <w:left w:val="nil"/>
              <w:bottom w:val="single" w:sz="4" w:space="0" w:color="203764"/>
              <w:right w:val="single" w:sz="4" w:space="0" w:color="203764"/>
            </w:tcBorders>
            <w:shd w:val="clear" w:color="auto" w:fill="auto"/>
            <w:noWrap/>
          </w:tcPr>
          <w:p w14:paraId="4DB769D9" w14:textId="6A7746A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0648493" w14:textId="187D59B1"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B3EAD9A" w14:textId="62209EE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3E7BC1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D59F07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E6AFA6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ZFI_AUFTEXT_RANGE_T</w:t>
            </w:r>
          </w:p>
        </w:tc>
        <w:tc>
          <w:tcPr>
            <w:tcW w:w="814" w:type="dxa"/>
            <w:tcBorders>
              <w:top w:val="nil"/>
              <w:left w:val="nil"/>
              <w:bottom w:val="single" w:sz="4" w:space="0" w:color="203764"/>
              <w:right w:val="single" w:sz="4" w:space="0" w:color="203764"/>
            </w:tcBorders>
            <w:shd w:val="clear" w:color="auto" w:fill="auto"/>
            <w:noWrap/>
          </w:tcPr>
          <w:p w14:paraId="5915B801" w14:textId="7CDDA57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140F61A" w14:textId="0BD14FC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42E00F7" w14:textId="78450B59" w:rsidR="005A61CD" w:rsidRPr="00B02CCC" w:rsidRDefault="005A61CD" w:rsidP="005A61CD">
            <w:pPr>
              <w:spacing w:before="0"/>
              <w:jc w:val="left"/>
              <w:rPr>
                <w:rFonts w:ascii="Calibri" w:hAnsi="Calibri" w:cs="Calibri"/>
                <w:color w:val="000000"/>
                <w:sz w:val="14"/>
                <w:szCs w:val="16"/>
                <w:lang w:val="en-GB" w:eastAsia="en-GB"/>
              </w:rPr>
            </w:pPr>
          </w:p>
        </w:tc>
      </w:tr>
      <w:tr w:rsidR="005A61CD" w:rsidRPr="00AC11B5" w14:paraId="0D1CC67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C27158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42716961" w14:textId="77777777" w:rsidR="005A61CD" w:rsidRPr="00063ED5" w:rsidRDefault="005A61CD" w:rsidP="005A61CD">
            <w:pPr>
              <w:spacing w:before="0"/>
              <w:jc w:val="left"/>
              <w:rPr>
                <w:rFonts w:ascii="Calibri" w:hAnsi="Calibri" w:cs="Calibri"/>
                <w:color w:val="000000"/>
                <w:sz w:val="14"/>
                <w:szCs w:val="16"/>
                <w:lang w:val="fr-BE" w:eastAsia="en-GB"/>
              </w:rPr>
            </w:pPr>
            <w:r w:rsidRPr="00063ED5">
              <w:rPr>
                <w:rFonts w:ascii="Calibri" w:hAnsi="Calibri" w:cs="Calibri"/>
                <w:color w:val="000000"/>
                <w:sz w:val="14"/>
                <w:szCs w:val="16"/>
                <w:lang w:val="fr-BE" w:eastAsia="en-GB"/>
              </w:rPr>
              <w:t>ZFI_BU_MCNAME1_RANGE_T</w:t>
            </w:r>
          </w:p>
        </w:tc>
        <w:tc>
          <w:tcPr>
            <w:tcW w:w="814" w:type="dxa"/>
            <w:tcBorders>
              <w:top w:val="nil"/>
              <w:left w:val="nil"/>
              <w:bottom w:val="single" w:sz="4" w:space="0" w:color="203764"/>
              <w:right w:val="single" w:sz="4" w:space="0" w:color="203764"/>
            </w:tcBorders>
            <w:shd w:val="clear" w:color="auto" w:fill="auto"/>
            <w:noWrap/>
          </w:tcPr>
          <w:p w14:paraId="13E494D1" w14:textId="5E21C6A8" w:rsidR="005A61CD" w:rsidRPr="00063ED5" w:rsidRDefault="005A61CD" w:rsidP="005A61CD">
            <w:pPr>
              <w:spacing w:before="0"/>
              <w:jc w:val="left"/>
              <w:rPr>
                <w:rFonts w:ascii="Calibri" w:hAnsi="Calibri" w:cs="Calibri"/>
                <w:color w:val="000000"/>
                <w:sz w:val="14"/>
                <w:szCs w:val="16"/>
                <w:lang w:val="fr-BE" w:eastAsia="en-GB"/>
              </w:rPr>
            </w:pPr>
            <w:r>
              <w:rPr>
                <w:rFonts w:ascii="Calibri" w:hAnsi="Calibri" w:cs="Calibri"/>
                <w:color w:val="000000"/>
                <w:sz w:val="14"/>
                <w:szCs w:val="16"/>
                <w:lang w:val="fr-BE"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32DE2F4" w14:textId="669AA398" w:rsidR="005A61CD" w:rsidRPr="00AC11B5" w:rsidRDefault="005A61CD" w:rsidP="005A61CD">
            <w:pPr>
              <w:spacing w:before="0"/>
              <w:jc w:val="left"/>
              <w:rPr>
                <w:rFonts w:ascii="Calibri" w:hAnsi="Calibri" w:cs="Calibri"/>
                <w:color w:val="000000"/>
                <w:sz w:val="14"/>
                <w:szCs w:val="16"/>
                <w:lang w:val="fr-BE"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26879FD" w14:textId="7C65C099" w:rsidR="005A61CD" w:rsidRPr="00AC11B5" w:rsidRDefault="005A61CD" w:rsidP="005A61CD">
            <w:pPr>
              <w:spacing w:before="0"/>
              <w:jc w:val="left"/>
              <w:rPr>
                <w:rFonts w:ascii="Calibri" w:hAnsi="Calibri" w:cs="Calibri"/>
                <w:color w:val="000000"/>
                <w:sz w:val="14"/>
                <w:szCs w:val="16"/>
                <w:lang w:val="fr-BE" w:eastAsia="en-GB"/>
              </w:rPr>
            </w:pPr>
          </w:p>
        </w:tc>
      </w:tr>
      <w:tr w:rsidR="005A61CD" w:rsidRPr="00B02CCC" w14:paraId="41526F4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3F677C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415D0D9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ZFI_COMPLIANCE_NO_RANGE_T</w:t>
            </w:r>
          </w:p>
        </w:tc>
        <w:tc>
          <w:tcPr>
            <w:tcW w:w="814" w:type="dxa"/>
            <w:tcBorders>
              <w:top w:val="nil"/>
              <w:left w:val="nil"/>
              <w:bottom w:val="single" w:sz="4" w:space="0" w:color="203764"/>
              <w:right w:val="single" w:sz="4" w:space="0" w:color="203764"/>
            </w:tcBorders>
            <w:shd w:val="clear" w:color="auto" w:fill="auto"/>
            <w:noWrap/>
          </w:tcPr>
          <w:p w14:paraId="29E02C75" w14:textId="50CF01C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81657FA" w14:textId="055E76D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C39D2A3" w14:textId="1826036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1760D0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283321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4E253A2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ZFI_COMPLIANCE_TEXT_T</w:t>
            </w:r>
          </w:p>
        </w:tc>
        <w:tc>
          <w:tcPr>
            <w:tcW w:w="814" w:type="dxa"/>
            <w:tcBorders>
              <w:top w:val="nil"/>
              <w:left w:val="nil"/>
              <w:bottom w:val="single" w:sz="4" w:space="0" w:color="203764"/>
              <w:right w:val="single" w:sz="4" w:space="0" w:color="203764"/>
            </w:tcBorders>
            <w:shd w:val="clear" w:color="auto" w:fill="auto"/>
            <w:noWrap/>
          </w:tcPr>
          <w:p w14:paraId="0535B56E" w14:textId="30834A7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87DF1B5" w14:textId="38EE7EC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2AEA82A" w14:textId="2A19C02E" w:rsidR="005A61CD" w:rsidRPr="00B02CCC" w:rsidRDefault="005A61CD" w:rsidP="005A61CD">
            <w:pPr>
              <w:spacing w:before="0"/>
              <w:jc w:val="left"/>
              <w:rPr>
                <w:rFonts w:ascii="Calibri" w:hAnsi="Calibri" w:cs="Calibri"/>
                <w:color w:val="000000"/>
                <w:sz w:val="14"/>
                <w:szCs w:val="16"/>
                <w:lang w:val="en-GB" w:eastAsia="en-GB"/>
              </w:rPr>
            </w:pPr>
          </w:p>
        </w:tc>
      </w:tr>
      <w:tr w:rsidR="005A61CD" w:rsidRPr="00AC11B5" w14:paraId="384D7D9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8DEA11B"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4FD7614C" w14:textId="77777777" w:rsidR="005A61CD" w:rsidRPr="00063ED5" w:rsidRDefault="005A61CD" w:rsidP="005A61CD">
            <w:pPr>
              <w:spacing w:before="0"/>
              <w:jc w:val="left"/>
              <w:rPr>
                <w:rFonts w:ascii="Calibri" w:hAnsi="Calibri" w:cs="Calibri"/>
                <w:color w:val="000000"/>
                <w:sz w:val="14"/>
                <w:szCs w:val="16"/>
                <w:lang w:val="fr-BE" w:eastAsia="en-GB"/>
              </w:rPr>
            </w:pPr>
            <w:r w:rsidRPr="00063ED5">
              <w:rPr>
                <w:rFonts w:ascii="Calibri" w:hAnsi="Calibri" w:cs="Calibri"/>
                <w:color w:val="000000"/>
                <w:sz w:val="14"/>
                <w:szCs w:val="16"/>
                <w:lang w:val="fr-BE" w:eastAsia="en-GB"/>
              </w:rPr>
              <w:t>ZFI_DOC_APPROVAL_REQUEST_T</w:t>
            </w:r>
          </w:p>
        </w:tc>
        <w:tc>
          <w:tcPr>
            <w:tcW w:w="814" w:type="dxa"/>
            <w:tcBorders>
              <w:top w:val="nil"/>
              <w:left w:val="nil"/>
              <w:bottom w:val="single" w:sz="4" w:space="0" w:color="203764"/>
              <w:right w:val="single" w:sz="4" w:space="0" w:color="203764"/>
            </w:tcBorders>
            <w:shd w:val="clear" w:color="auto" w:fill="auto"/>
            <w:noWrap/>
          </w:tcPr>
          <w:p w14:paraId="14BC8E4F" w14:textId="37CB9829" w:rsidR="005A61CD" w:rsidRPr="00063ED5" w:rsidRDefault="005A61CD" w:rsidP="005A61CD">
            <w:pPr>
              <w:spacing w:before="0"/>
              <w:jc w:val="left"/>
              <w:rPr>
                <w:rFonts w:ascii="Calibri" w:hAnsi="Calibri" w:cs="Calibri"/>
                <w:color w:val="000000"/>
                <w:sz w:val="14"/>
                <w:szCs w:val="16"/>
                <w:lang w:val="fr-BE" w:eastAsia="en-GB"/>
              </w:rPr>
            </w:pPr>
            <w:r>
              <w:rPr>
                <w:rFonts w:ascii="Calibri" w:hAnsi="Calibri" w:cs="Calibri"/>
                <w:color w:val="000000"/>
                <w:sz w:val="14"/>
                <w:szCs w:val="16"/>
                <w:lang w:val="fr-BE"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0AC1D2E" w14:textId="39CFCCF7" w:rsidR="005A61CD" w:rsidRPr="00AC11B5" w:rsidRDefault="005A61CD" w:rsidP="005A61CD">
            <w:pPr>
              <w:spacing w:before="0"/>
              <w:jc w:val="left"/>
              <w:rPr>
                <w:rFonts w:ascii="Calibri" w:hAnsi="Calibri" w:cs="Calibri"/>
                <w:color w:val="000000"/>
                <w:sz w:val="14"/>
                <w:szCs w:val="16"/>
                <w:lang w:val="fr-BE"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5E83532" w14:textId="138A4042" w:rsidR="005A61CD" w:rsidRPr="00AC11B5" w:rsidRDefault="005A61CD" w:rsidP="005A61CD">
            <w:pPr>
              <w:spacing w:before="0"/>
              <w:jc w:val="left"/>
              <w:rPr>
                <w:rFonts w:ascii="Calibri" w:hAnsi="Calibri" w:cs="Calibri"/>
                <w:color w:val="000000"/>
                <w:sz w:val="14"/>
                <w:szCs w:val="16"/>
                <w:lang w:val="fr-BE" w:eastAsia="en-GB"/>
              </w:rPr>
            </w:pPr>
          </w:p>
        </w:tc>
      </w:tr>
      <w:tr w:rsidR="005A61CD" w:rsidRPr="00B02CCC" w14:paraId="0994F0B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FD77C5F"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58CB07A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ZFI_EPAY_COMPANY_DATA_T</w:t>
            </w:r>
          </w:p>
        </w:tc>
        <w:tc>
          <w:tcPr>
            <w:tcW w:w="814" w:type="dxa"/>
            <w:tcBorders>
              <w:top w:val="nil"/>
              <w:left w:val="nil"/>
              <w:bottom w:val="single" w:sz="4" w:space="0" w:color="203764"/>
              <w:right w:val="single" w:sz="4" w:space="0" w:color="203764"/>
            </w:tcBorders>
            <w:shd w:val="clear" w:color="auto" w:fill="auto"/>
            <w:noWrap/>
          </w:tcPr>
          <w:p w14:paraId="7FF25667" w14:textId="18991ED6"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EE9B677" w14:textId="0E6F348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709AF40" w14:textId="611F724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CA7B67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1E2398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4EC59C4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ZFI_EPAY_ID_RANGE_T</w:t>
            </w:r>
          </w:p>
        </w:tc>
        <w:tc>
          <w:tcPr>
            <w:tcW w:w="814" w:type="dxa"/>
            <w:tcBorders>
              <w:top w:val="nil"/>
              <w:left w:val="nil"/>
              <w:bottom w:val="single" w:sz="4" w:space="0" w:color="203764"/>
              <w:right w:val="single" w:sz="4" w:space="0" w:color="203764"/>
            </w:tcBorders>
            <w:shd w:val="clear" w:color="auto" w:fill="auto"/>
            <w:noWrap/>
          </w:tcPr>
          <w:p w14:paraId="0E082389" w14:textId="4540A539"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94801E7" w14:textId="43648D2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A7DF188" w14:textId="40316E6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573A19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6910A93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3F38414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ZFI_EPAY_REQ_ATTACHMENT_T</w:t>
            </w:r>
          </w:p>
        </w:tc>
        <w:tc>
          <w:tcPr>
            <w:tcW w:w="814" w:type="dxa"/>
            <w:tcBorders>
              <w:top w:val="nil"/>
              <w:left w:val="nil"/>
              <w:bottom w:val="single" w:sz="4" w:space="0" w:color="203764"/>
              <w:right w:val="single" w:sz="4" w:space="0" w:color="203764"/>
            </w:tcBorders>
            <w:shd w:val="clear" w:color="auto" w:fill="auto"/>
            <w:noWrap/>
          </w:tcPr>
          <w:p w14:paraId="6C2C1CC6" w14:textId="5C0F5F5C"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7358C0AD" w14:textId="5C6455E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EE4AAA7" w14:textId="1077BB97"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8BB64F4"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00BA87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A4A284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ZFI_EPAY_REQ_GL_ACC_T</w:t>
            </w:r>
          </w:p>
        </w:tc>
        <w:tc>
          <w:tcPr>
            <w:tcW w:w="814" w:type="dxa"/>
            <w:tcBorders>
              <w:top w:val="nil"/>
              <w:left w:val="nil"/>
              <w:bottom w:val="single" w:sz="4" w:space="0" w:color="203764"/>
              <w:right w:val="single" w:sz="4" w:space="0" w:color="203764"/>
            </w:tcBorders>
            <w:shd w:val="clear" w:color="auto" w:fill="auto"/>
            <w:noWrap/>
          </w:tcPr>
          <w:p w14:paraId="79F735B4" w14:textId="54CA3C9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BD43068" w14:textId="25B9A68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651BC8E" w14:textId="1FE4C08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27252DA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81CEEE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190532E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ZFI_EPAY_REQ_HEADER_T</w:t>
            </w:r>
          </w:p>
        </w:tc>
        <w:tc>
          <w:tcPr>
            <w:tcW w:w="814" w:type="dxa"/>
            <w:tcBorders>
              <w:top w:val="nil"/>
              <w:left w:val="nil"/>
              <w:bottom w:val="single" w:sz="4" w:space="0" w:color="203764"/>
              <w:right w:val="single" w:sz="4" w:space="0" w:color="203764"/>
            </w:tcBorders>
            <w:shd w:val="clear" w:color="auto" w:fill="auto"/>
            <w:noWrap/>
          </w:tcPr>
          <w:p w14:paraId="777DFFAF" w14:textId="6D83437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7C6D8E2" w14:textId="1B95D1D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27B16C3" w14:textId="0377877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D0CCEC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85622D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7B832F2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ZFI_EPAY_REQ_I_T</w:t>
            </w:r>
          </w:p>
        </w:tc>
        <w:tc>
          <w:tcPr>
            <w:tcW w:w="814" w:type="dxa"/>
            <w:tcBorders>
              <w:top w:val="nil"/>
              <w:left w:val="nil"/>
              <w:bottom w:val="single" w:sz="4" w:space="0" w:color="203764"/>
              <w:right w:val="single" w:sz="4" w:space="0" w:color="203764"/>
            </w:tcBorders>
            <w:shd w:val="clear" w:color="auto" w:fill="auto"/>
            <w:noWrap/>
          </w:tcPr>
          <w:p w14:paraId="72B5BD77" w14:textId="5FC051E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13282A1" w14:textId="6162C31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9CA32D4" w14:textId="6F7472BE"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513B935"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F65610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0F479D43"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ZFI_EPAY_REQ_ITEM_T</w:t>
            </w:r>
          </w:p>
        </w:tc>
        <w:tc>
          <w:tcPr>
            <w:tcW w:w="814" w:type="dxa"/>
            <w:tcBorders>
              <w:top w:val="nil"/>
              <w:left w:val="nil"/>
              <w:bottom w:val="single" w:sz="4" w:space="0" w:color="203764"/>
              <w:right w:val="single" w:sz="4" w:space="0" w:color="203764"/>
            </w:tcBorders>
            <w:shd w:val="clear" w:color="auto" w:fill="auto"/>
            <w:noWrap/>
          </w:tcPr>
          <w:p w14:paraId="4968DFC4" w14:textId="7012AF68"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75D4688" w14:textId="5519688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067B190" w14:textId="2C87141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11F77B0B"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0B4DC3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570885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ZFI_EPAY_REQ_VEND_DATA_T</w:t>
            </w:r>
          </w:p>
        </w:tc>
        <w:tc>
          <w:tcPr>
            <w:tcW w:w="814" w:type="dxa"/>
            <w:tcBorders>
              <w:top w:val="nil"/>
              <w:left w:val="nil"/>
              <w:bottom w:val="single" w:sz="4" w:space="0" w:color="203764"/>
              <w:right w:val="single" w:sz="4" w:space="0" w:color="203764"/>
            </w:tcBorders>
            <w:shd w:val="clear" w:color="auto" w:fill="auto"/>
            <w:noWrap/>
          </w:tcPr>
          <w:p w14:paraId="692B3616" w14:textId="17E0143B"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9C6EAF2" w14:textId="1B42DC7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F30108C" w14:textId="0A16799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6C137D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E38009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57C093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ZFI_EPAY_SERV_HEADER_T</w:t>
            </w:r>
          </w:p>
        </w:tc>
        <w:tc>
          <w:tcPr>
            <w:tcW w:w="814" w:type="dxa"/>
            <w:tcBorders>
              <w:top w:val="nil"/>
              <w:left w:val="nil"/>
              <w:bottom w:val="single" w:sz="4" w:space="0" w:color="203764"/>
              <w:right w:val="single" w:sz="4" w:space="0" w:color="203764"/>
            </w:tcBorders>
            <w:shd w:val="clear" w:color="auto" w:fill="auto"/>
            <w:noWrap/>
          </w:tcPr>
          <w:p w14:paraId="227A1A5C" w14:textId="0A74E13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15208AC" w14:textId="24B3DBA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32392BE" w14:textId="6490DE7A"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9C06AC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D885BD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3338606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ZFI_EPAY_SERV_ITEM_T</w:t>
            </w:r>
          </w:p>
        </w:tc>
        <w:tc>
          <w:tcPr>
            <w:tcW w:w="814" w:type="dxa"/>
            <w:tcBorders>
              <w:top w:val="nil"/>
              <w:left w:val="nil"/>
              <w:bottom w:val="single" w:sz="4" w:space="0" w:color="203764"/>
              <w:right w:val="single" w:sz="4" w:space="0" w:color="203764"/>
            </w:tcBorders>
            <w:shd w:val="clear" w:color="auto" w:fill="auto"/>
            <w:noWrap/>
          </w:tcPr>
          <w:p w14:paraId="14D70C0A" w14:textId="40EFF2C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8F58D17" w14:textId="415CA11F"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F325A56" w14:textId="04DD85A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6429287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5CE71A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BEBB19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ZFI_EPAY_SERV_WF_LOG_T</w:t>
            </w:r>
          </w:p>
        </w:tc>
        <w:tc>
          <w:tcPr>
            <w:tcW w:w="814" w:type="dxa"/>
            <w:tcBorders>
              <w:top w:val="nil"/>
              <w:left w:val="nil"/>
              <w:bottom w:val="single" w:sz="4" w:space="0" w:color="203764"/>
              <w:right w:val="single" w:sz="4" w:space="0" w:color="203764"/>
            </w:tcBorders>
            <w:shd w:val="clear" w:color="auto" w:fill="auto"/>
            <w:noWrap/>
          </w:tcPr>
          <w:p w14:paraId="0C08F375" w14:textId="5040F42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4E707DCF" w14:textId="7E630C68"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C9751C7" w14:textId="5B8452A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E89FC3C"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A03448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0A682E29"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ZFI_EPAY_STATUS_RANGE_T</w:t>
            </w:r>
          </w:p>
        </w:tc>
        <w:tc>
          <w:tcPr>
            <w:tcW w:w="814" w:type="dxa"/>
            <w:tcBorders>
              <w:top w:val="nil"/>
              <w:left w:val="nil"/>
              <w:bottom w:val="single" w:sz="4" w:space="0" w:color="203764"/>
              <w:right w:val="single" w:sz="4" w:space="0" w:color="203764"/>
            </w:tcBorders>
            <w:shd w:val="clear" w:color="auto" w:fill="auto"/>
            <w:noWrap/>
          </w:tcPr>
          <w:p w14:paraId="59BF82D4" w14:textId="66E2BFA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230AF81A" w14:textId="1D7E144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76DCC54C" w14:textId="7F98A1A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65E2F8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E9E3494"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7654071A"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ZFI_EPAY_STCEG_RANGE_T</w:t>
            </w:r>
          </w:p>
        </w:tc>
        <w:tc>
          <w:tcPr>
            <w:tcW w:w="814" w:type="dxa"/>
            <w:tcBorders>
              <w:top w:val="nil"/>
              <w:left w:val="nil"/>
              <w:bottom w:val="single" w:sz="4" w:space="0" w:color="203764"/>
              <w:right w:val="single" w:sz="4" w:space="0" w:color="203764"/>
            </w:tcBorders>
            <w:shd w:val="clear" w:color="auto" w:fill="auto"/>
            <w:noWrap/>
          </w:tcPr>
          <w:p w14:paraId="10A15B85" w14:textId="23DE3FF5"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940C686" w14:textId="13275CD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650CC7E9" w14:textId="3C5E9282"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9B76D56"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653225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4E5A4A70"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ZFI_EPAY_TYPE_RANGE_T</w:t>
            </w:r>
          </w:p>
        </w:tc>
        <w:tc>
          <w:tcPr>
            <w:tcW w:w="814" w:type="dxa"/>
            <w:tcBorders>
              <w:top w:val="nil"/>
              <w:left w:val="nil"/>
              <w:bottom w:val="single" w:sz="4" w:space="0" w:color="203764"/>
              <w:right w:val="single" w:sz="4" w:space="0" w:color="203764"/>
            </w:tcBorders>
            <w:shd w:val="clear" w:color="auto" w:fill="auto"/>
            <w:noWrap/>
          </w:tcPr>
          <w:p w14:paraId="78E67FCE" w14:textId="204863E3"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DC1E8DD" w14:textId="3C48F8D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30F36D5" w14:textId="475C558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3684D4F"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5CEA3B8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0FBA31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ZFI_EPAY_WF_L_T</w:t>
            </w:r>
          </w:p>
        </w:tc>
        <w:tc>
          <w:tcPr>
            <w:tcW w:w="814" w:type="dxa"/>
            <w:tcBorders>
              <w:top w:val="nil"/>
              <w:left w:val="nil"/>
              <w:bottom w:val="single" w:sz="4" w:space="0" w:color="203764"/>
              <w:right w:val="single" w:sz="4" w:space="0" w:color="203764"/>
            </w:tcBorders>
            <w:shd w:val="clear" w:color="auto" w:fill="auto"/>
            <w:noWrap/>
          </w:tcPr>
          <w:p w14:paraId="70AC3711" w14:textId="142CB2B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9C96A3C" w14:textId="0B4F9C47"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EFD385E" w14:textId="75319C8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EFB34A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436A9D66"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6C2539C1"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ZFI_EPAY_WF_S_T</w:t>
            </w:r>
          </w:p>
        </w:tc>
        <w:tc>
          <w:tcPr>
            <w:tcW w:w="814" w:type="dxa"/>
            <w:tcBorders>
              <w:top w:val="nil"/>
              <w:left w:val="nil"/>
              <w:bottom w:val="single" w:sz="4" w:space="0" w:color="203764"/>
              <w:right w:val="single" w:sz="4" w:space="0" w:color="203764"/>
            </w:tcBorders>
            <w:shd w:val="clear" w:color="auto" w:fill="auto"/>
            <w:noWrap/>
          </w:tcPr>
          <w:p w14:paraId="6B2589F0" w14:textId="11CFDEC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A299A86" w14:textId="4EC94B9B"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4919D488" w14:textId="730CD80C"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1AD66F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620D7C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350365D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ZFI_LIFNR_NAME_T</w:t>
            </w:r>
          </w:p>
        </w:tc>
        <w:tc>
          <w:tcPr>
            <w:tcW w:w="814" w:type="dxa"/>
            <w:tcBorders>
              <w:top w:val="nil"/>
              <w:left w:val="nil"/>
              <w:bottom w:val="single" w:sz="4" w:space="0" w:color="203764"/>
              <w:right w:val="single" w:sz="4" w:space="0" w:color="203764"/>
            </w:tcBorders>
            <w:shd w:val="clear" w:color="auto" w:fill="auto"/>
            <w:noWrap/>
          </w:tcPr>
          <w:p w14:paraId="5E66631C" w14:textId="6EA183A1"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8F514FF" w14:textId="04A7EF5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D333CBA" w14:textId="3EC7738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AE144E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0DA0DCEC"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6F4811BD" w14:textId="58DA4CD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ZFI_MCDS</w:t>
            </w:r>
            <w:r>
              <w:rPr>
                <w:rFonts w:ascii="Calibri" w:hAnsi="Calibri" w:cs="Calibri"/>
                <w:color w:val="000000"/>
                <w:sz w:val="14"/>
                <w:szCs w:val="16"/>
                <w:lang w:val="en-GB" w:eastAsia="en-GB"/>
              </w:rPr>
              <w:t>1</w:t>
            </w:r>
            <w:r w:rsidRPr="00B02CCC">
              <w:rPr>
                <w:rFonts w:ascii="Calibri" w:hAnsi="Calibri" w:cs="Calibri"/>
                <w:color w:val="000000"/>
                <w:sz w:val="14"/>
                <w:szCs w:val="16"/>
                <w:lang w:val="en-GB" w:eastAsia="en-GB"/>
              </w:rPr>
              <w:t>_RANGE_T</w:t>
            </w:r>
          </w:p>
        </w:tc>
        <w:tc>
          <w:tcPr>
            <w:tcW w:w="814" w:type="dxa"/>
            <w:tcBorders>
              <w:top w:val="nil"/>
              <w:left w:val="nil"/>
              <w:bottom w:val="single" w:sz="4" w:space="0" w:color="203764"/>
              <w:right w:val="single" w:sz="4" w:space="0" w:color="203764"/>
            </w:tcBorders>
            <w:shd w:val="clear" w:color="auto" w:fill="auto"/>
            <w:noWrap/>
          </w:tcPr>
          <w:p w14:paraId="3ADD6EDB" w14:textId="45439872"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BF29050" w14:textId="3E048BB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3973538" w14:textId="621796E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7D9938E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454D35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lastRenderedPageBreak/>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753BE1B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ZFI_MCDS3_RANGE_T</w:t>
            </w:r>
          </w:p>
        </w:tc>
        <w:tc>
          <w:tcPr>
            <w:tcW w:w="814" w:type="dxa"/>
            <w:tcBorders>
              <w:top w:val="nil"/>
              <w:left w:val="nil"/>
              <w:bottom w:val="single" w:sz="4" w:space="0" w:color="203764"/>
              <w:right w:val="single" w:sz="4" w:space="0" w:color="203764"/>
            </w:tcBorders>
            <w:shd w:val="clear" w:color="auto" w:fill="auto"/>
            <w:noWrap/>
          </w:tcPr>
          <w:p w14:paraId="154EC355" w14:textId="4D3C290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9A860FC" w14:textId="585C497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B9D5381" w14:textId="4FB470E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70300CA"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395933C5"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2E23EA4E" w14:textId="793F97CF"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w:t>
            </w:r>
            <w:r>
              <w:rPr>
                <w:rFonts w:ascii="Calibri" w:hAnsi="Calibri" w:cs="Calibri"/>
                <w:color w:val="000000"/>
                <w:sz w:val="14"/>
                <w:szCs w:val="16"/>
                <w:lang w:val="en-GB" w:eastAsia="en-GB"/>
              </w:rPr>
              <w:t>MWSKZ</w:t>
            </w:r>
            <w:r w:rsidRPr="00B02CCC">
              <w:rPr>
                <w:rFonts w:ascii="Calibri" w:hAnsi="Calibri" w:cs="Calibri"/>
                <w:color w:val="000000"/>
                <w:sz w:val="14"/>
                <w:szCs w:val="16"/>
                <w:lang w:val="en-GB" w:eastAsia="en-GB"/>
              </w:rPr>
              <w:t>_RANGE_T</w:t>
            </w:r>
          </w:p>
        </w:tc>
        <w:tc>
          <w:tcPr>
            <w:tcW w:w="814" w:type="dxa"/>
            <w:tcBorders>
              <w:top w:val="nil"/>
              <w:left w:val="nil"/>
              <w:bottom w:val="single" w:sz="4" w:space="0" w:color="203764"/>
              <w:right w:val="single" w:sz="4" w:space="0" w:color="203764"/>
            </w:tcBorders>
            <w:shd w:val="clear" w:color="auto" w:fill="auto"/>
            <w:noWrap/>
          </w:tcPr>
          <w:p w14:paraId="32E06EBB" w14:textId="17FFB72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704BED8" w14:textId="38148DA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C1A462D" w14:textId="0B0E20FF" w:rsidR="005A61CD" w:rsidRPr="00B02CCC" w:rsidRDefault="005A61CD" w:rsidP="005A61CD">
            <w:pPr>
              <w:spacing w:before="0"/>
              <w:jc w:val="left"/>
              <w:rPr>
                <w:rFonts w:ascii="Calibri" w:hAnsi="Calibri" w:cs="Calibri"/>
                <w:color w:val="000000"/>
                <w:sz w:val="14"/>
                <w:szCs w:val="16"/>
                <w:lang w:val="en-GB" w:eastAsia="en-GB"/>
              </w:rPr>
            </w:pPr>
          </w:p>
        </w:tc>
      </w:tr>
      <w:tr w:rsidR="005A61CD" w:rsidRPr="00AC11B5" w14:paraId="6D606A73"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7A29DDB8"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332BE557" w14:textId="77777777" w:rsidR="005A61CD" w:rsidRPr="00063ED5" w:rsidRDefault="005A61CD" w:rsidP="005A61CD">
            <w:pPr>
              <w:spacing w:before="0"/>
              <w:jc w:val="left"/>
              <w:rPr>
                <w:rFonts w:ascii="Calibri" w:hAnsi="Calibri" w:cs="Calibri"/>
                <w:color w:val="000000"/>
                <w:sz w:val="14"/>
                <w:szCs w:val="16"/>
                <w:lang w:val="fr-BE" w:eastAsia="en-GB"/>
              </w:rPr>
            </w:pPr>
            <w:r w:rsidRPr="00063ED5">
              <w:rPr>
                <w:rFonts w:ascii="Calibri" w:hAnsi="Calibri" w:cs="Calibri"/>
                <w:color w:val="000000"/>
                <w:sz w:val="14"/>
                <w:szCs w:val="16"/>
                <w:lang w:val="fr-BE" w:eastAsia="en-GB"/>
              </w:rPr>
              <w:t>ZFI_PS_POSTU_RANGE_T</w:t>
            </w:r>
          </w:p>
        </w:tc>
        <w:tc>
          <w:tcPr>
            <w:tcW w:w="814" w:type="dxa"/>
            <w:tcBorders>
              <w:top w:val="nil"/>
              <w:left w:val="nil"/>
              <w:bottom w:val="single" w:sz="4" w:space="0" w:color="203764"/>
              <w:right w:val="single" w:sz="4" w:space="0" w:color="203764"/>
            </w:tcBorders>
            <w:shd w:val="clear" w:color="auto" w:fill="auto"/>
            <w:noWrap/>
          </w:tcPr>
          <w:p w14:paraId="3609FA12" w14:textId="48234949" w:rsidR="005A61CD" w:rsidRPr="00063ED5" w:rsidRDefault="005A61CD" w:rsidP="005A61CD">
            <w:pPr>
              <w:spacing w:before="0"/>
              <w:jc w:val="left"/>
              <w:rPr>
                <w:rFonts w:ascii="Calibri" w:hAnsi="Calibri" w:cs="Calibri"/>
                <w:color w:val="000000"/>
                <w:sz w:val="14"/>
                <w:szCs w:val="16"/>
                <w:lang w:val="fr-BE" w:eastAsia="en-GB"/>
              </w:rPr>
            </w:pPr>
            <w:r>
              <w:rPr>
                <w:rFonts w:ascii="Calibri" w:hAnsi="Calibri" w:cs="Calibri"/>
                <w:color w:val="000000"/>
                <w:sz w:val="14"/>
                <w:szCs w:val="16"/>
                <w:lang w:val="fr-BE"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37CB589C" w14:textId="47644FB2" w:rsidR="005A61CD" w:rsidRPr="00AC11B5" w:rsidRDefault="005A61CD" w:rsidP="005A61CD">
            <w:pPr>
              <w:spacing w:before="0"/>
              <w:jc w:val="left"/>
              <w:rPr>
                <w:rFonts w:ascii="Calibri" w:hAnsi="Calibri" w:cs="Calibri"/>
                <w:color w:val="000000"/>
                <w:sz w:val="14"/>
                <w:szCs w:val="16"/>
                <w:lang w:val="fr-BE"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0F132ADF" w14:textId="637CD781" w:rsidR="005A61CD" w:rsidRPr="00AC11B5" w:rsidRDefault="005A61CD" w:rsidP="005A61CD">
            <w:pPr>
              <w:spacing w:before="0"/>
              <w:jc w:val="left"/>
              <w:rPr>
                <w:rFonts w:ascii="Calibri" w:hAnsi="Calibri" w:cs="Calibri"/>
                <w:color w:val="000000"/>
                <w:sz w:val="14"/>
                <w:szCs w:val="16"/>
                <w:lang w:val="fr-BE" w:eastAsia="en-GB"/>
              </w:rPr>
            </w:pPr>
          </w:p>
        </w:tc>
      </w:tr>
      <w:tr w:rsidR="005A61CD" w:rsidRPr="00B02CCC" w14:paraId="5DFBB05D"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26E0BBE2"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16949B8E"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ZFI_REGIO_RANGE_T</w:t>
            </w:r>
          </w:p>
        </w:tc>
        <w:tc>
          <w:tcPr>
            <w:tcW w:w="814" w:type="dxa"/>
            <w:tcBorders>
              <w:top w:val="nil"/>
              <w:left w:val="nil"/>
              <w:bottom w:val="single" w:sz="4" w:space="0" w:color="203764"/>
              <w:right w:val="single" w:sz="4" w:space="0" w:color="203764"/>
            </w:tcBorders>
            <w:shd w:val="clear" w:color="auto" w:fill="auto"/>
            <w:noWrap/>
          </w:tcPr>
          <w:p w14:paraId="5E2050E1" w14:textId="0CBF4CBD"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18CBADB8" w14:textId="4BEC5C6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58D4277C" w14:textId="65496674"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59ADADC0"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hideMark/>
          </w:tcPr>
          <w:p w14:paraId="1BA9C457"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hideMark/>
          </w:tcPr>
          <w:p w14:paraId="5ADE0E4D" w14:textId="77777777" w:rsidR="005A61CD" w:rsidRPr="00B02CCC" w:rsidRDefault="005A61CD" w:rsidP="005A61CD">
            <w:pPr>
              <w:spacing w:before="0"/>
              <w:jc w:val="left"/>
              <w:rPr>
                <w:rFonts w:ascii="Calibri" w:hAnsi="Calibri" w:cs="Calibri"/>
                <w:color w:val="000000"/>
                <w:sz w:val="14"/>
                <w:szCs w:val="16"/>
                <w:lang w:val="en-GB" w:eastAsia="en-GB"/>
              </w:rPr>
            </w:pPr>
            <w:r w:rsidRPr="00B02CCC">
              <w:rPr>
                <w:rFonts w:ascii="Calibri" w:hAnsi="Calibri" w:cs="Calibri"/>
                <w:color w:val="000000"/>
                <w:sz w:val="14"/>
                <w:szCs w:val="16"/>
                <w:lang w:val="en-GB" w:eastAsia="en-GB"/>
              </w:rPr>
              <w:t>ZFI_SORT1_RANGE_T</w:t>
            </w:r>
          </w:p>
        </w:tc>
        <w:tc>
          <w:tcPr>
            <w:tcW w:w="814" w:type="dxa"/>
            <w:tcBorders>
              <w:top w:val="nil"/>
              <w:left w:val="nil"/>
              <w:bottom w:val="single" w:sz="4" w:space="0" w:color="203764"/>
              <w:right w:val="single" w:sz="4" w:space="0" w:color="203764"/>
            </w:tcBorders>
            <w:shd w:val="clear" w:color="auto" w:fill="auto"/>
            <w:noWrap/>
          </w:tcPr>
          <w:p w14:paraId="13D791DE" w14:textId="21EFB29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5003A8B8" w14:textId="54CCD762"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376C8817" w14:textId="75E7B30C" w:rsidR="005A61CD" w:rsidRPr="00B02CCC" w:rsidRDefault="005A61CD" w:rsidP="005A61CD">
            <w:pPr>
              <w:spacing w:before="0"/>
              <w:jc w:val="left"/>
              <w:rPr>
                <w:rFonts w:ascii="Calibri" w:hAnsi="Calibri" w:cs="Calibri"/>
                <w:color w:val="000000"/>
                <w:sz w:val="14"/>
                <w:szCs w:val="16"/>
                <w:lang w:val="en-GB" w:eastAsia="en-GB"/>
              </w:rPr>
            </w:pPr>
          </w:p>
        </w:tc>
      </w:tr>
      <w:tr w:rsidR="001A57CF" w:rsidRPr="00B02CCC" w14:paraId="421B787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21220DA5" w14:textId="4607F931" w:rsidR="001A57CF" w:rsidRPr="00B02CCC" w:rsidRDefault="001A57CF"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Table Type</w:t>
            </w:r>
          </w:p>
        </w:tc>
        <w:tc>
          <w:tcPr>
            <w:tcW w:w="4116" w:type="dxa"/>
            <w:tcBorders>
              <w:top w:val="nil"/>
              <w:left w:val="nil"/>
              <w:bottom w:val="single" w:sz="4" w:space="0" w:color="203764"/>
              <w:right w:val="single" w:sz="4" w:space="0" w:color="203764"/>
            </w:tcBorders>
            <w:shd w:val="clear" w:color="auto" w:fill="auto"/>
            <w:noWrap/>
            <w:vAlign w:val="bottom"/>
          </w:tcPr>
          <w:p w14:paraId="32722F09" w14:textId="6D6D6AB7" w:rsidR="001A57CF" w:rsidRPr="00B02CCC" w:rsidRDefault="001A57CF" w:rsidP="005A61CD">
            <w:pPr>
              <w:spacing w:before="0"/>
              <w:jc w:val="left"/>
              <w:rPr>
                <w:rFonts w:ascii="Calibri" w:hAnsi="Calibri" w:cs="Calibri"/>
                <w:color w:val="000000"/>
                <w:sz w:val="14"/>
                <w:szCs w:val="16"/>
                <w:lang w:val="en-GB" w:eastAsia="en-GB"/>
              </w:rPr>
            </w:pPr>
            <w:r w:rsidRPr="001A57CF">
              <w:rPr>
                <w:rFonts w:ascii="Calibri" w:hAnsi="Calibri" w:cs="Calibri"/>
                <w:color w:val="000000"/>
                <w:sz w:val="14"/>
                <w:szCs w:val="16"/>
                <w:lang w:val="en-GB" w:eastAsia="en-GB"/>
              </w:rPr>
              <w:t>ZFI_EPAY_REQ_BANK_DATA_TT</w:t>
            </w:r>
          </w:p>
        </w:tc>
        <w:tc>
          <w:tcPr>
            <w:tcW w:w="814" w:type="dxa"/>
            <w:tcBorders>
              <w:top w:val="nil"/>
              <w:left w:val="nil"/>
              <w:bottom w:val="single" w:sz="4" w:space="0" w:color="203764"/>
              <w:right w:val="single" w:sz="4" w:space="0" w:color="203764"/>
            </w:tcBorders>
            <w:shd w:val="clear" w:color="auto" w:fill="auto"/>
            <w:noWrap/>
          </w:tcPr>
          <w:p w14:paraId="618339AB" w14:textId="2B066B2D" w:rsidR="001A57CF" w:rsidRDefault="00A900BC" w:rsidP="005A61CD">
            <w:pPr>
              <w:spacing w:before="0"/>
              <w:jc w:val="left"/>
              <w:rPr>
                <w:rFonts w:ascii="Calibri" w:hAnsi="Calibri" w:cs="Calibri"/>
                <w:color w:val="000000"/>
                <w:sz w:val="14"/>
                <w:szCs w:val="16"/>
                <w:lang w:val="en-GB" w:eastAsia="en-GB"/>
              </w:rPr>
            </w:pPr>
            <w:ins w:id="128" w:author="Author">
              <w:r>
                <w:rPr>
                  <w:rFonts w:ascii="Calibri" w:hAnsi="Calibri" w:cs="Calibri"/>
                  <w:color w:val="000000"/>
                  <w:sz w:val="14"/>
                  <w:szCs w:val="16"/>
                  <w:lang w:val="en-GB" w:eastAsia="en-GB"/>
                </w:rPr>
                <w:t>X</w:t>
              </w:r>
            </w:ins>
          </w:p>
        </w:tc>
        <w:tc>
          <w:tcPr>
            <w:tcW w:w="599" w:type="dxa"/>
            <w:tcBorders>
              <w:top w:val="nil"/>
              <w:left w:val="nil"/>
              <w:bottom w:val="single" w:sz="4" w:space="0" w:color="203764"/>
              <w:right w:val="single" w:sz="4" w:space="0" w:color="203764"/>
            </w:tcBorders>
            <w:shd w:val="clear" w:color="auto" w:fill="auto"/>
            <w:noWrap/>
            <w:vAlign w:val="bottom"/>
          </w:tcPr>
          <w:p w14:paraId="02484751" w14:textId="28993391" w:rsidR="001A57CF" w:rsidRPr="00B02CCC" w:rsidRDefault="001A57CF" w:rsidP="005A61CD">
            <w:pPr>
              <w:spacing w:before="0"/>
              <w:jc w:val="left"/>
              <w:rPr>
                <w:rFonts w:ascii="Calibri" w:hAnsi="Calibri" w:cs="Calibri"/>
                <w:color w:val="000000"/>
                <w:sz w:val="14"/>
                <w:szCs w:val="16"/>
                <w:lang w:val="en-GB" w:eastAsia="en-GB"/>
              </w:rPr>
            </w:pPr>
            <w:del w:id="129" w:author="Author">
              <w:r w:rsidDel="00A900BC">
                <w:rPr>
                  <w:rFonts w:ascii="Calibri" w:hAnsi="Calibri" w:cs="Calibri"/>
                  <w:color w:val="000000"/>
                  <w:sz w:val="14"/>
                  <w:szCs w:val="16"/>
                  <w:lang w:val="en-GB" w:eastAsia="en-GB"/>
                </w:rPr>
                <w:delText>X</w:delText>
              </w:r>
            </w:del>
          </w:p>
        </w:tc>
        <w:tc>
          <w:tcPr>
            <w:tcW w:w="2247" w:type="dxa"/>
            <w:tcBorders>
              <w:top w:val="nil"/>
              <w:left w:val="nil"/>
              <w:bottom w:val="single" w:sz="4" w:space="0" w:color="203764"/>
              <w:right w:val="single" w:sz="4" w:space="0" w:color="203764"/>
            </w:tcBorders>
            <w:shd w:val="clear" w:color="auto" w:fill="auto"/>
            <w:noWrap/>
            <w:vAlign w:val="bottom"/>
          </w:tcPr>
          <w:p w14:paraId="29E49B03" w14:textId="0796A352" w:rsidR="001A57CF" w:rsidRPr="00B02CCC" w:rsidRDefault="001A57CF" w:rsidP="005A61CD">
            <w:pPr>
              <w:spacing w:before="0"/>
              <w:jc w:val="left"/>
              <w:rPr>
                <w:rFonts w:ascii="Calibri" w:hAnsi="Calibri" w:cs="Calibri"/>
                <w:color w:val="000000"/>
                <w:sz w:val="14"/>
                <w:szCs w:val="16"/>
                <w:lang w:val="en-GB" w:eastAsia="en-GB"/>
              </w:rPr>
            </w:pPr>
            <w:del w:id="130" w:author="Author">
              <w:r w:rsidRPr="00C07C78" w:rsidDel="00A900BC">
                <w:rPr>
                  <w:rFonts w:ascii="Calibri" w:hAnsi="Calibri" w:cs="Calibri"/>
                  <w:color w:val="000000"/>
                  <w:sz w:val="14"/>
                  <w:szCs w:val="16"/>
                  <w:lang w:val="en-GB" w:eastAsia="en-GB"/>
                </w:rPr>
                <w:delText>CRQ10013409</w:delText>
              </w:r>
            </w:del>
          </w:p>
        </w:tc>
      </w:tr>
      <w:tr w:rsidR="005A61CD" w:rsidRPr="00B02CCC" w14:paraId="06DEDD87"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6894480D" w14:textId="0984D730"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Transaction</w:t>
            </w:r>
          </w:p>
        </w:tc>
        <w:tc>
          <w:tcPr>
            <w:tcW w:w="4116" w:type="dxa"/>
            <w:tcBorders>
              <w:top w:val="nil"/>
              <w:left w:val="nil"/>
              <w:bottom w:val="single" w:sz="4" w:space="0" w:color="203764"/>
              <w:right w:val="single" w:sz="4" w:space="0" w:color="203764"/>
            </w:tcBorders>
            <w:shd w:val="clear" w:color="auto" w:fill="auto"/>
            <w:noWrap/>
            <w:vAlign w:val="bottom"/>
          </w:tcPr>
          <w:p w14:paraId="1B9D16F5" w14:textId="23F8F834" w:rsidR="005A61CD" w:rsidRPr="00B02CCC" w:rsidRDefault="005A61CD" w:rsidP="005A61CD">
            <w:pPr>
              <w:spacing w:before="0"/>
              <w:jc w:val="left"/>
              <w:rPr>
                <w:rFonts w:ascii="Calibri" w:hAnsi="Calibri" w:cs="Calibri"/>
                <w:color w:val="000000"/>
                <w:sz w:val="14"/>
                <w:szCs w:val="16"/>
                <w:lang w:val="en-GB" w:eastAsia="en-GB"/>
              </w:rPr>
            </w:pPr>
            <w:r w:rsidRPr="00ED1593">
              <w:rPr>
                <w:rFonts w:ascii="Calibri" w:hAnsi="Calibri" w:cs="Calibri"/>
                <w:color w:val="000000"/>
                <w:sz w:val="14"/>
                <w:szCs w:val="16"/>
                <w:lang w:val="en-GB" w:eastAsia="en-GB"/>
              </w:rPr>
              <w:t>ZLTM_EPAY_HEADER</w:t>
            </w:r>
          </w:p>
        </w:tc>
        <w:tc>
          <w:tcPr>
            <w:tcW w:w="814" w:type="dxa"/>
            <w:tcBorders>
              <w:top w:val="nil"/>
              <w:left w:val="nil"/>
              <w:bottom w:val="single" w:sz="4" w:space="0" w:color="203764"/>
              <w:right w:val="single" w:sz="4" w:space="0" w:color="203764"/>
            </w:tcBorders>
            <w:shd w:val="clear" w:color="auto" w:fill="auto"/>
            <w:noWrap/>
          </w:tcPr>
          <w:p w14:paraId="74867A16" w14:textId="2DF980AE"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660689F6" w14:textId="3366460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23E798D5" w14:textId="0C482333"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9A13D1E" w14:textId="77777777" w:rsidTr="62996F0C">
        <w:tc>
          <w:tcPr>
            <w:tcW w:w="1465" w:type="dxa"/>
            <w:tcBorders>
              <w:top w:val="nil"/>
              <w:left w:val="single" w:sz="4" w:space="0" w:color="203764"/>
              <w:bottom w:val="single" w:sz="4" w:space="0" w:color="203764"/>
              <w:right w:val="single" w:sz="4" w:space="0" w:color="203764"/>
            </w:tcBorders>
            <w:shd w:val="clear" w:color="auto" w:fill="auto"/>
            <w:noWrap/>
            <w:vAlign w:val="bottom"/>
          </w:tcPr>
          <w:p w14:paraId="671E37DE" w14:textId="7326688F"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Transaction</w:t>
            </w:r>
          </w:p>
        </w:tc>
        <w:tc>
          <w:tcPr>
            <w:tcW w:w="4116" w:type="dxa"/>
            <w:tcBorders>
              <w:top w:val="nil"/>
              <w:left w:val="nil"/>
              <w:bottom w:val="single" w:sz="4" w:space="0" w:color="203764"/>
              <w:right w:val="single" w:sz="4" w:space="0" w:color="203764"/>
            </w:tcBorders>
            <w:shd w:val="clear" w:color="auto" w:fill="auto"/>
            <w:noWrap/>
            <w:vAlign w:val="bottom"/>
          </w:tcPr>
          <w:p w14:paraId="0D522DDF" w14:textId="48269664" w:rsidR="005A61CD" w:rsidRPr="00B02CCC" w:rsidRDefault="005A61CD" w:rsidP="005A61CD">
            <w:pPr>
              <w:spacing w:before="0"/>
              <w:jc w:val="left"/>
              <w:rPr>
                <w:rFonts w:ascii="Calibri" w:hAnsi="Calibri" w:cs="Calibri"/>
                <w:color w:val="000000"/>
                <w:sz w:val="14"/>
                <w:szCs w:val="16"/>
                <w:lang w:val="en-GB" w:eastAsia="en-GB"/>
              </w:rPr>
            </w:pPr>
            <w:r w:rsidRPr="00ED1593">
              <w:rPr>
                <w:rFonts w:ascii="Calibri" w:hAnsi="Calibri" w:cs="Calibri"/>
                <w:color w:val="000000"/>
                <w:sz w:val="14"/>
                <w:szCs w:val="16"/>
                <w:lang w:val="en-GB" w:eastAsia="en-GB"/>
              </w:rPr>
              <w:t>ZLTM_EPAY_ITEMS</w:t>
            </w:r>
          </w:p>
        </w:tc>
        <w:tc>
          <w:tcPr>
            <w:tcW w:w="814" w:type="dxa"/>
            <w:tcBorders>
              <w:top w:val="nil"/>
              <w:left w:val="nil"/>
              <w:bottom w:val="single" w:sz="4" w:space="0" w:color="203764"/>
              <w:right w:val="single" w:sz="4" w:space="0" w:color="203764"/>
            </w:tcBorders>
            <w:shd w:val="clear" w:color="auto" w:fill="auto"/>
            <w:noWrap/>
          </w:tcPr>
          <w:p w14:paraId="24B67EE8" w14:textId="57CA5166"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nil"/>
              <w:left w:val="nil"/>
              <w:bottom w:val="single" w:sz="4" w:space="0" w:color="203764"/>
              <w:right w:val="single" w:sz="4" w:space="0" w:color="203764"/>
            </w:tcBorders>
            <w:shd w:val="clear" w:color="auto" w:fill="auto"/>
            <w:noWrap/>
            <w:vAlign w:val="bottom"/>
          </w:tcPr>
          <w:p w14:paraId="082F5B48" w14:textId="759901A9"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nil"/>
              <w:left w:val="nil"/>
              <w:bottom w:val="single" w:sz="4" w:space="0" w:color="203764"/>
              <w:right w:val="single" w:sz="4" w:space="0" w:color="203764"/>
            </w:tcBorders>
            <w:shd w:val="clear" w:color="auto" w:fill="auto"/>
            <w:noWrap/>
            <w:vAlign w:val="bottom"/>
          </w:tcPr>
          <w:p w14:paraId="1BCD9A32" w14:textId="467B1020"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0F925571" w14:textId="77777777" w:rsidTr="62996F0C">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574663C5" w14:textId="7D9141C7" w:rsidR="005A61CD" w:rsidRPr="00B02CCC"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Transaction</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426E6DB5" w14:textId="397C971D" w:rsidR="005A61CD" w:rsidRPr="00B02CCC" w:rsidRDefault="005A61CD" w:rsidP="005A61CD">
            <w:pPr>
              <w:spacing w:before="0"/>
              <w:jc w:val="left"/>
              <w:rPr>
                <w:rFonts w:ascii="Calibri" w:hAnsi="Calibri" w:cs="Calibri"/>
                <w:color w:val="000000"/>
                <w:sz w:val="14"/>
                <w:szCs w:val="16"/>
                <w:lang w:val="en-GB" w:eastAsia="en-GB"/>
              </w:rPr>
            </w:pPr>
            <w:r w:rsidRPr="00ED1593">
              <w:rPr>
                <w:rFonts w:ascii="Calibri" w:hAnsi="Calibri" w:cs="Calibri"/>
                <w:color w:val="000000"/>
                <w:sz w:val="14"/>
                <w:szCs w:val="16"/>
                <w:lang w:val="en-GB" w:eastAsia="en-GB"/>
              </w:rPr>
              <w:t>ZLTM_EPAY_WF_LOG</w:t>
            </w:r>
          </w:p>
        </w:tc>
        <w:tc>
          <w:tcPr>
            <w:tcW w:w="814" w:type="dxa"/>
            <w:tcBorders>
              <w:top w:val="single" w:sz="4" w:space="0" w:color="203764"/>
              <w:left w:val="nil"/>
              <w:bottom w:val="single" w:sz="4" w:space="0" w:color="203764"/>
              <w:right w:val="single" w:sz="4" w:space="0" w:color="203764"/>
            </w:tcBorders>
            <w:shd w:val="clear" w:color="auto" w:fill="auto"/>
            <w:noWrap/>
          </w:tcPr>
          <w:p w14:paraId="21739D3C" w14:textId="07A1AD1F"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6B63D086" w14:textId="09E1940E"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6F439AB0" w14:textId="7A268918" w:rsidR="005A61CD" w:rsidRPr="00B02CCC" w:rsidRDefault="005A61CD" w:rsidP="005A61CD">
            <w:pPr>
              <w:spacing w:before="0"/>
              <w:jc w:val="left"/>
              <w:rPr>
                <w:rFonts w:ascii="Calibri" w:hAnsi="Calibri" w:cs="Calibri"/>
                <w:color w:val="000000"/>
                <w:sz w:val="14"/>
                <w:szCs w:val="16"/>
                <w:lang w:val="en-GB" w:eastAsia="en-GB"/>
              </w:rPr>
            </w:pPr>
          </w:p>
        </w:tc>
      </w:tr>
      <w:tr w:rsidR="005A61CD" w:rsidRPr="00B02CCC" w14:paraId="3EB1F3A3" w14:textId="77777777" w:rsidTr="62996F0C">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0A48E46D" w14:textId="58347221"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Transaction</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296FD356" w14:textId="064EEFEA" w:rsidR="005A61CD" w:rsidRPr="00ED1593" w:rsidRDefault="005A61CD" w:rsidP="005A61CD">
            <w:pPr>
              <w:spacing w:before="0"/>
              <w:jc w:val="left"/>
              <w:rPr>
                <w:rFonts w:ascii="Calibri" w:hAnsi="Calibri" w:cs="Calibri"/>
                <w:color w:val="000000"/>
                <w:sz w:val="14"/>
                <w:szCs w:val="16"/>
                <w:lang w:val="en-GB" w:eastAsia="en-GB"/>
              </w:rPr>
            </w:pPr>
            <w:r w:rsidRPr="006D237F">
              <w:rPr>
                <w:rFonts w:ascii="Calibri" w:hAnsi="Calibri" w:cs="Calibri"/>
                <w:color w:val="000000"/>
                <w:sz w:val="14"/>
                <w:szCs w:val="16"/>
                <w:lang w:val="en-GB" w:eastAsia="en-GB"/>
              </w:rPr>
              <w:t>ZFI_MANAGE_EPAY</w:t>
            </w:r>
          </w:p>
        </w:tc>
        <w:tc>
          <w:tcPr>
            <w:tcW w:w="814" w:type="dxa"/>
            <w:tcBorders>
              <w:top w:val="single" w:sz="4" w:space="0" w:color="203764"/>
              <w:left w:val="nil"/>
              <w:bottom w:val="single" w:sz="4" w:space="0" w:color="203764"/>
              <w:right w:val="single" w:sz="4" w:space="0" w:color="203764"/>
            </w:tcBorders>
            <w:shd w:val="clear" w:color="auto" w:fill="auto"/>
            <w:noWrap/>
          </w:tcPr>
          <w:p w14:paraId="420B5B61" w14:textId="669BCAEF"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48BD7E54" w14:textId="659575EA"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28A435D5" w14:textId="2014E0C7"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51372442"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1ADC53F1" w14:textId="42140203"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Program</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118D066A" w14:textId="0453DF03" w:rsidR="005A61CD" w:rsidRPr="006D237F" w:rsidRDefault="005A61CD" w:rsidP="005A61CD">
            <w:pPr>
              <w:spacing w:before="0"/>
              <w:jc w:val="left"/>
              <w:rPr>
                <w:rFonts w:ascii="Calibri" w:hAnsi="Calibri" w:cs="Calibri"/>
                <w:color w:val="000000"/>
                <w:sz w:val="14"/>
                <w:szCs w:val="16"/>
                <w:lang w:val="en-GB" w:eastAsia="en-GB"/>
              </w:rPr>
            </w:pPr>
            <w:r w:rsidRPr="000017FC">
              <w:rPr>
                <w:rFonts w:ascii="Calibri" w:hAnsi="Calibri" w:cs="Calibri"/>
                <w:color w:val="000000"/>
                <w:sz w:val="14"/>
                <w:szCs w:val="16"/>
                <w:lang w:val="en-GB" w:eastAsia="en-GB"/>
              </w:rPr>
              <w:t>ZFI_EPAY_APPROVAL_REMINDER</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6A3BDD62" w14:textId="0F43EF51"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15A8E061" w14:textId="272D9605"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0AB4B2AC" w14:textId="1AE1085F"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6766ACCB"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66CBBFF6" w14:textId="1B735335"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319025BF" w14:textId="41D83EDC" w:rsidR="005A61CD" w:rsidRPr="006D237F" w:rsidRDefault="005A61CD" w:rsidP="005A61CD">
            <w:pPr>
              <w:spacing w:before="0"/>
              <w:jc w:val="left"/>
              <w:rPr>
                <w:rFonts w:ascii="Calibri" w:hAnsi="Calibri" w:cs="Calibri"/>
                <w:color w:val="000000"/>
                <w:sz w:val="14"/>
                <w:szCs w:val="16"/>
                <w:lang w:val="en-GB" w:eastAsia="en-GB"/>
              </w:rPr>
            </w:pPr>
            <w:r w:rsidRPr="00F62BF2">
              <w:rPr>
                <w:rFonts w:ascii="Calibri" w:hAnsi="Calibri" w:cs="Calibri"/>
                <w:color w:val="000000"/>
                <w:sz w:val="14"/>
                <w:szCs w:val="16"/>
                <w:lang w:val="en-GB" w:eastAsia="en-GB"/>
              </w:rPr>
              <w:t>ZFI_EPAY_APPR_REM_TOP</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0204E103" w14:textId="3C40B990"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1038F4A7" w14:textId="460AF416"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740E65DC" w14:textId="2D42C616"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66752FE6" w14:textId="77777777" w:rsidTr="00751F51">
        <w:trPr>
          <w:trHeight w:val="56"/>
        </w:trPr>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113B7A68" w14:textId="2C6AB711"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31D39BEF" w14:textId="0F1E410E" w:rsidR="005A61CD" w:rsidRPr="006D237F" w:rsidRDefault="005A61CD" w:rsidP="005A61CD">
            <w:pPr>
              <w:spacing w:before="0"/>
              <w:jc w:val="left"/>
              <w:rPr>
                <w:rFonts w:ascii="Calibri" w:hAnsi="Calibri" w:cs="Calibri"/>
                <w:color w:val="000000"/>
                <w:sz w:val="14"/>
                <w:szCs w:val="16"/>
                <w:lang w:val="en-GB" w:eastAsia="en-GB"/>
              </w:rPr>
            </w:pPr>
            <w:r w:rsidRPr="00F62BF2">
              <w:rPr>
                <w:rFonts w:ascii="Calibri" w:hAnsi="Calibri" w:cs="Calibri"/>
                <w:color w:val="000000"/>
                <w:sz w:val="14"/>
                <w:szCs w:val="16"/>
                <w:lang w:val="en-GB" w:eastAsia="en-GB"/>
              </w:rPr>
              <w:t>ZFI_EPAY_APPR_REM_</w:t>
            </w:r>
            <w:r>
              <w:rPr>
                <w:rFonts w:ascii="Calibri" w:hAnsi="Calibri" w:cs="Calibri"/>
                <w:color w:val="000000"/>
                <w:sz w:val="14"/>
                <w:szCs w:val="16"/>
                <w:lang w:val="en-GB" w:eastAsia="en-GB"/>
              </w:rPr>
              <w:t>SEL</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1E11E37D" w14:textId="1A1B9990"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2F50E6B6" w14:textId="75B60884"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4DAFA5B7" w14:textId="63719794"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4838146D"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0D604F11" w14:textId="17D0EAB3"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42C5FBDE" w14:textId="3E1FC1F0" w:rsidR="005A61CD" w:rsidRPr="006D237F" w:rsidRDefault="005A61CD" w:rsidP="005A61CD">
            <w:pPr>
              <w:spacing w:before="0"/>
              <w:jc w:val="left"/>
              <w:rPr>
                <w:rFonts w:ascii="Calibri" w:hAnsi="Calibri" w:cs="Calibri"/>
                <w:color w:val="000000"/>
                <w:sz w:val="14"/>
                <w:szCs w:val="16"/>
                <w:lang w:val="en-GB" w:eastAsia="en-GB"/>
              </w:rPr>
            </w:pPr>
            <w:r w:rsidRPr="00F62BF2">
              <w:rPr>
                <w:rFonts w:ascii="Calibri" w:hAnsi="Calibri" w:cs="Calibri"/>
                <w:color w:val="000000"/>
                <w:sz w:val="14"/>
                <w:szCs w:val="16"/>
                <w:lang w:val="en-GB" w:eastAsia="en-GB"/>
              </w:rPr>
              <w:t>ZFI_EPAY_APPR_REM_</w:t>
            </w:r>
            <w:r>
              <w:rPr>
                <w:rFonts w:ascii="Calibri" w:hAnsi="Calibri" w:cs="Calibri"/>
                <w:color w:val="000000"/>
                <w:sz w:val="14"/>
                <w:szCs w:val="16"/>
                <w:lang w:val="en-GB" w:eastAsia="en-GB"/>
              </w:rPr>
              <w:t>F01</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405C526F" w14:textId="2FDEF165"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30D33D8C" w14:textId="44C89803"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32ECF9CE" w14:textId="3DB31D2F"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4E2F2CB0"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301A64AB" w14:textId="3F1C1971"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Transaction</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7F94B980" w14:textId="514B2013" w:rsidR="005A61CD" w:rsidRPr="00F62BF2" w:rsidRDefault="005A61CD" w:rsidP="005A61CD">
            <w:pPr>
              <w:spacing w:before="0"/>
              <w:jc w:val="left"/>
              <w:rPr>
                <w:rFonts w:ascii="Calibri" w:hAnsi="Calibri" w:cs="Calibri"/>
                <w:color w:val="000000"/>
                <w:sz w:val="14"/>
                <w:szCs w:val="16"/>
                <w:lang w:val="en-GB" w:eastAsia="en-GB"/>
              </w:rPr>
            </w:pPr>
            <w:r w:rsidRPr="00751F51">
              <w:rPr>
                <w:rFonts w:ascii="Calibri" w:hAnsi="Calibri" w:cs="Calibri"/>
                <w:color w:val="000000"/>
                <w:sz w:val="14"/>
                <w:szCs w:val="16"/>
                <w:lang w:val="en-GB" w:eastAsia="en-GB"/>
              </w:rPr>
              <w:t>ZFI_EPAY_CHANGEOWNER</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079D6B59" w14:textId="2E39AD5C"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3D2BF4F2" w14:textId="428562BC" w:rsidR="005A61CD" w:rsidRPr="00B02CCC"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5A60C9EB" w14:textId="1229A8FB" w:rsidR="005A61CD" w:rsidRPr="00B02CCC" w:rsidRDefault="005A61CD" w:rsidP="005A61CD">
            <w:pPr>
              <w:spacing w:before="0"/>
              <w:jc w:val="left"/>
              <w:rPr>
                <w:rFonts w:ascii="Calibri" w:hAnsi="Calibri" w:cs="Calibri"/>
                <w:color w:val="000000"/>
                <w:sz w:val="14"/>
                <w:szCs w:val="14"/>
                <w:lang w:val="en-GB" w:eastAsia="en-GB"/>
              </w:rPr>
            </w:pPr>
          </w:p>
        </w:tc>
      </w:tr>
      <w:tr w:rsidR="005A61CD" w:rsidRPr="00B02CCC" w14:paraId="5AD9A6C7"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4C22BCE2" w14:textId="404479A9"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Program</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6BB50C8E" w14:textId="53010E71" w:rsidR="005A61CD" w:rsidRPr="00751F51" w:rsidRDefault="005A61CD" w:rsidP="005A61CD">
            <w:pPr>
              <w:spacing w:before="0"/>
              <w:jc w:val="left"/>
              <w:rPr>
                <w:rFonts w:ascii="Calibri" w:hAnsi="Calibri" w:cs="Calibri"/>
                <w:color w:val="000000"/>
                <w:sz w:val="14"/>
                <w:szCs w:val="16"/>
                <w:lang w:val="en-GB" w:eastAsia="en-GB"/>
              </w:rPr>
            </w:pPr>
            <w:r w:rsidRPr="00751F51">
              <w:rPr>
                <w:rFonts w:ascii="Calibri" w:hAnsi="Calibri" w:cs="Calibri"/>
                <w:color w:val="000000"/>
                <w:sz w:val="14"/>
                <w:szCs w:val="16"/>
                <w:lang w:val="en-GB" w:eastAsia="en-GB"/>
              </w:rPr>
              <w:t>ZFI_EPAY_CHANGE</w:t>
            </w:r>
            <w:r>
              <w:rPr>
                <w:rFonts w:ascii="Calibri" w:hAnsi="Calibri" w:cs="Calibri"/>
                <w:color w:val="000000"/>
                <w:sz w:val="14"/>
                <w:szCs w:val="16"/>
                <w:lang w:val="en-GB" w:eastAsia="en-GB"/>
              </w:rPr>
              <w:t>_</w:t>
            </w:r>
            <w:r w:rsidRPr="00751F51">
              <w:rPr>
                <w:rFonts w:ascii="Calibri" w:hAnsi="Calibri" w:cs="Calibri"/>
                <w:color w:val="000000"/>
                <w:sz w:val="14"/>
                <w:szCs w:val="16"/>
                <w:lang w:val="en-GB" w:eastAsia="en-GB"/>
              </w:rPr>
              <w:t>OWNER</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1BAF975A" w14:textId="75BC634F"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3A4E2399" w14:textId="63446120" w:rsidR="005A61CD"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62B87E7F" w14:textId="7E4BB0D9" w:rsidR="005A61CD" w:rsidRPr="000812AC" w:rsidRDefault="005A61CD" w:rsidP="005A61CD">
            <w:pPr>
              <w:spacing w:before="0"/>
              <w:jc w:val="left"/>
              <w:rPr>
                <w:rFonts w:ascii="Calibri" w:hAnsi="Calibri" w:cs="Calibri"/>
                <w:color w:val="000000"/>
                <w:sz w:val="14"/>
                <w:szCs w:val="16"/>
                <w:lang w:val="en-GB" w:eastAsia="en-GB"/>
              </w:rPr>
            </w:pPr>
          </w:p>
        </w:tc>
      </w:tr>
      <w:tr w:rsidR="005A61CD" w:rsidRPr="00B02CCC" w14:paraId="51A7893E"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33691727" w14:textId="3D33D168"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61A9F39B" w14:textId="4A71F505" w:rsidR="005A61CD" w:rsidRPr="00751F51" w:rsidRDefault="005A61CD" w:rsidP="005A61CD">
            <w:pPr>
              <w:spacing w:before="0"/>
              <w:jc w:val="left"/>
              <w:rPr>
                <w:rFonts w:ascii="Calibri" w:hAnsi="Calibri" w:cs="Calibri"/>
                <w:color w:val="000000"/>
                <w:sz w:val="14"/>
                <w:szCs w:val="16"/>
                <w:lang w:val="en-GB" w:eastAsia="en-GB"/>
              </w:rPr>
            </w:pPr>
            <w:r w:rsidRPr="00886F1A">
              <w:rPr>
                <w:rFonts w:ascii="Calibri" w:hAnsi="Calibri" w:cs="Calibri"/>
                <w:color w:val="000000"/>
                <w:sz w:val="14"/>
                <w:szCs w:val="16"/>
                <w:lang w:val="en-GB" w:eastAsia="en-GB"/>
              </w:rPr>
              <w:t>ZFI_EPAY_CHANGEOWNER_CD1</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4FF3633D" w14:textId="573AB313"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47330482" w14:textId="1FC165D1" w:rsidR="005A61CD"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0B40D7E8" w14:textId="596BC05E" w:rsidR="005A61CD" w:rsidRPr="000812AC" w:rsidRDefault="005A61CD" w:rsidP="005A61CD">
            <w:pPr>
              <w:spacing w:before="0"/>
              <w:jc w:val="left"/>
              <w:rPr>
                <w:rFonts w:ascii="Calibri" w:hAnsi="Calibri" w:cs="Calibri"/>
                <w:color w:val="000000"/>
                <w:sz w:val="14"/>
                <w:szCs w:val="16"/>
                <w:lang w:val="en-GB" w:eastAsia="en-GB"/>
              </w:rPr>
            </w:pPr>
          </w:p>
        </w:tc>
      </w:tr>
      <w:tr w:rsidR="005A61CD" w:rsidRPr="00B02CCC" w14:paraId="0864381A"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13ECA994" w14:textId="73F1F519"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79324C15" w14:textId="3163D80B" w:rsidR="005A61CD" w:rsidRPr="00751F51" w:rsidRDefault="005A61CD" w:rsidP="005A61CD">
            <w:pPr>
              <w:spacing w:before="0"/>
              <w:jc w:val="left"/>
              <w:rPr>
                <w:rFonts w:ascii="Calibri" w:hAnsi="Calibri" w:cs="Calibri"/>
                <w:color w:val="000000"/>
                <w:sz w:val="14"/>
                <w:szCs w:val="16"/>
                <w:lang w:val="en-GB" w:eastAsia="en-GB"/>
              </w:rPr>
            </w:pPr>
            <w:r w:rsidRPr="00886F1A">
              <w:rPr>
                <w:rFonts w:ascii="Calibri" w:hAnsi="Calibri" w:cs="Calibri"/>
                <w:color w:val="000000"/>
                <w:sz w:val="14"/>
                <w:szCs w:val="16"/>
                <w:lang w:val="en-GB" w:eastAsia="en-GB"/>
              </w:rPr>
              <w:t>ZFI_EPAY_CHANGEOWNER_C</w:t>
            </w:r>
            <w:r>
              <w:rPr>
                <w:rFonts w:ascii="Calibri" w:hAnsi="Calibri" w:cs="Calibri"/>
                <w:color w:val="000000"/>
                <w:sz w:val="14"/>
                <w:szCs w:val="16"/>
                <w:lang w:val="en-GB" w:eastAsia="en-GB"/>
              </w:rPr>
              <w:t>I1</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199DC01C" w14:textId="01F4D6F8"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53DFBD06" w14:textId="15BFADE4" w:rsidR="005A61CD"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49637AA0" w14:textId="4D670861" w:rsidR="005A61CD" w:rsidRPr="000812AC" w:rsidRDefault="005A61CD" w:rsidP="005A61CD">
            <w:pPr>
              <w:spacing w:before="0"/>
              <w:jc w:val="left"/>
              <w:rPr>
                <w:rFonts w:ascii="Calibri" w:hAnsi="Calibri" w:cs="Calibri"/>
                <w:color w:val="000000"/>
                <w:sz w:val="14"/>
                <w:szCs w:val="16"/>
                <w:lang w:val="en-GB" w:eastAsia="en-GB"/>
              </w:rPr>
            </w:pPr>
          </w:p>
        </w:tc>
      </w:tr>
      <w:tr w:rsidR="005A61CD" w:rsidRPr="00B02CCC" w14:paraId="4B3B4BE4"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7578B15D" w14:textId="78FB8C0E"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32392B01" w14:textId="4B9F03C5" w:rsidR="005A61CD" w:rsidRPr="00886F1A" w:rsidRDefault="005A61CD" w:rsidP="005A61CD">
            <w:pPr>
              <w:spacing w:before="0"/>
              <w:jc w:val="left"/>
              <w:rPr>
                <w:rFonts w:ascii="Calibri" w:hAnsi="Calibri" w:cs="Calibri"/>
                <w:color w:val="000000"/>
                <w:sz w:val="14"/>
                <w:szCs w:val="16"/>
                <w:lang w:val="en-GB" w:eastAsia="en-GB"/>
              </w:rPr>
            </w:pPr>
            <w:r w:rsidRPr="00886F1A">
              <w:rPr>
                <w:rFonts w:ascii="Calibri" w:hAnsi="Calibri" w:cs="Calibri"/>
                <w:color w:val="000000"/>
                <w:sz w:val="14"/>
                <w:szCs w:val="16"/>
                <w:lang w:val="en-GB" w:eastAsia="en-GB"/>
              </w:rPr>
              <w:t>ZFI_EPAY_CHANGEOWNER_SEL</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5633A6B2" w14:textId="28E78D43"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168ED2A2" w14:textId="11978DF1" w:rsidR="005A61CD"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00334DC6" w14:textId="7E2D18C9" w:rsidR="005A61CD" w:rsidRPr="000812AC" w:rsidRDefault="005A61CD" w:rsidP="005A61CD">
            <w:pPr>
              <w:spacing w:before="0"/>
              <w:jc w:val="left"/>
              <w:rPr>
                <w:rFonts w:ascii="Calibri" w:hAnsi="Calibri" w:cs="Calibri"/>
                <w:color w:val="000000"/>
                <w:sz w:val="14"/>
                <w:szCs w:val="16"/>
                <w:lang w:val="en-GB" w:eastAsia="en-GB"/>
              </w:rPr>
            </w:pPr>
          </w:p>
        </w:tc>
      </w:tr>
      <w:tr w:rsidR="005A61CD" w:rsidRPr="00B02CCC" w14:paraId="49B761AD" w14:textId="77777777" w:rsidTr="00943EE9">
        <w:tc>
          <w:tcPr>
            <w:tcW w:w="1465" w:type="dxa"/>
            <w:tcBorders>
              <w:top w:val="single" w:sz="4" w:space="0" w:color="203764"/>
              <w:left w:val="single" w:sz="4" w:space="0" w:color="203764"/>
              <w:bottom w:val="single" w:sz="4" w:space="0" w:color="203764"/>
              <w:right w:val="single" w:sz="4" w:space="0" w:color="203764"/>
            </w:tcBorders>
            <w:shd w:val="clear" w:color="auto" w:fill="auto"/>
            <w:noWrap/>
            <w:vAlign w:val="bottom"/>
          </w:tcPr>
          <w:p w14:paraId="38935775" w14:textId="0FC8B5C8"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Include</w:t>
            </w:r>
          </w:p>
        </w:tc>
        <w:tc>
          <w:tcPr>
            <w:tcW w:w="4116" w:type="dxa"/>
            <w:tcBorders>
              <w:top w:val="single" w:sz="4" w:space="0" w:color="203764"/>
              <w:left w:val="nil"/>
              <w:bottom w:val="single" w:sz="4" w:space="0" w:color="203764"/>
              <w:right w:val="single" w:sz="4" w:space="0" w:color="203764"/>
            </w:tcBorders>
            <w:shd w:val="clear" w:color="auto" w:fill="auto"/>
            <w:noWrap/>
            <w:vAlign w:val="bottom"/>
          </w:tcPr>
          <w:p w14:paraId="078EE5D2" w14:textId="3854AECD" w:rsidR="005A61CD" w:rsidRPr="00886F1A" w:rsidRDefault="005A61CD" w:rsidP="005A61CD">
            <w:pPr>
              <w:spacing w:before="0"/>
              <w:jc w:val="left"/>
              <w:rPr>
                <w:rFonts w:ascii="Calibri" w:hAnsi="Calibri" w:cs="Calibri"/>
                <w:color w:val="000000"/>
                <w:sz w:val="14"/>
                <w:szCs w:val="16"/>
                <w:lang w:val="en-GB" w:eastAsia="en-GB"/>
              </w:rPr>
            </w:pPr>
            <w:r w:rsidRPr="00886F1A">
              <w:rPr>
                <w:rFonts w:ascii="Calibri" w:hAnsi="Calibri" w:cs="Calibri"/>
                <w:color w:val="000000"/>
                <w:sz w:val="14"/>
                <w:szCs w:val="16"/>
                <w:lang w:val="en-GB" w:eastAsia="en-GB"/>
              </w:rPr>
              <w:t>ZFI_EPAY_CHANGEOWNER_</w:t>
            </w:r>
            <w:r>
              <w:rPr>
                <w:rFonts w:ascii="Calibri" w:hAnsi="Calibri" w:cs="Calibri"/>
                <w:color w:val="000000"/>
                <w:sz w:val="14"/>
                <w:szCs w:val="16"/>
                <w:lang w:val="en-GB" w:eastAsia="en-GB"/>
              </w:rPr>
              <w:t>TOP</w:t>
            </w:r>
          </w:p>
        </w:tc>
        <w:tc>
          <w:tcPr>
            <w:tcW w:w="814" w:type="dxa"/>
            <w:tcBorders>
              <w:top w:val="single" w:sz="4" w:space="0" w:color="203764"/>
              <w:left w:val="nil"/>
              <w:bottom w:val="single" w:sz="4" w:space="0" w:color="203764"/>
              <w:right w:val="single" w:sz="4" w:space="0" w:color="203764"/>
            </w:tcBorders>
            <w:shd w:val="clear" w:color="auto" w:fill="auto"/>
            <w:noWrap/>
            <w:vAlign w:val="bottom"/>
          </w:tcPr>
          <w:p w14:paraId="10135341" w14:textId="5622FA6A" w:rsidR="005A61CD" w:rsidRDefault="005A61CD" w:rsidP="005A61CD">
            <w:pPr>
              <w:spacing w:before="0"/>
              <w:jc w:val="left"/>
              <w:rPr>
                <w:rFonts w:ascii="Calibri" w:hAnsi="Calibri" w:cs="Calibri"/>
                <w:color w:val="000000"/>
                <w:sz w:val="14"/>
                <w:szCs w:val="16"/>
                <w:lang w:val="en-GB" w:eastAsia="en-GB"/>
              </w:rPr>
            </w:pPr>
            <w:r>
              <w:rPr>
                <w:rFonts w:ascii="Calibri" w:hAnsi="Calibri" w:cs="Calibri"/>
                <w:color w:val="000000"/>
                <w:sz w:val="14"/>
                <w:szCs w:val="16"/>
                <w:lang w:val="en-GB" w:eastAsia="en-GB"/>
              </w:rPr>
              <w:t>X</w:t>
            </w:r>
          </w:p>
        </w:tc>
        <w:tc>
          <w:tcPr>
            <w:tcW w:w="599" w:type="dxa"/>
            <w:tcBorders>
              <w:top w:val="single" w:sz="4" w:space="0" w:color="203764"/>
              <w:left w:val="nil"/>
              <w:bottom w:val="single" w:sz="4" w:space="0" w:color="203764"/>
              <w:right w:val="single" w:sz="4" w:space="0" w:color="203764"/>
            </w:tcBorders>
            <w:shd w:val="clear" w:color="auto" w:fill="auto"/>
            <w:noWrap/>
            <w:vAlign w:val="bottom"/>
          </w:tcPr>
          <w:p w14:paraId="506D8D4C" w14:textId="231CC6BD" w:rsidR="005A61CD" w:rsidRDefault="005A61CD" w:rsidP="005A61CD">
            <w:pPr>
              <w:spacing w:before="0"/>
              <w:jc w:val="left"/>
              <w:rPr>
                <w:rFonts w:ascii="Calibri" w:hAnsi="Calibri" w:cs="Calibri"/>
                <w:color w:val="000000"/>
                <w:sz w:val="14"/>
                <w:szCs w:val="16"/>
                <w:lang w:val="en-GB" w:eastAsia="en-GB"/>
              </w:rPr>
            </w:pPr>
          </w:p>
        </w:tc>
        <w:tc>
          <w:tcPr>
            <w:tcW w:w="2247" w:type="dxa"/>
            <w:tcBorders>
              <w:top w:val="single" w:sz="4" w:space="0" w:color="203764"/>
              <w:left w:val="nil"/>
              <w:bottom w:val="single" w:sz="4" w:space="0" w:color="203764"/>
              <w:right w:val="single" w:sz="4" w:space="0" w:color="203764"/>
            </w:tcBorders>
            <w:shd w:val="clear" w:color="auto" w:fill="auto"/>
            <w:noWrap/>
            <w:vAlign w:val="bottom"/>
          </w:tcPr>
          <w:p w14:paraId="15D28EA7" w14:textId="62A0FB5E" w:rsidR="005A61CD" w:rsidRPr="000812AC" w:rsidRDefault="005A61CD" w:rsidP="005A61CD">
            <w:pPr>
              <w:spacing w:before="0"/>
              <w:jc w:val="left"/>
              <w:rPr>
                <w:rFonts w:ascii="Calibri" w:hAnsi="Calibri" w:cs="Calibri"/>
                <w:color w:val="000000"/>
                <w:sz w:val="14"/>
                <w:szCs w:val="16"/>
                <w:lang w:val="en-GB" w:eastAsia="en-GB"/>
              </w:rPr>
            </w:pPr>
          </w:p>
        </w:tc>
      </w:tr>
    </w:tbl>
    <w:p w14:paraId="49F54838" w14:textId="77777777" w:rsidR="00D708EE" w:rsidRPr="00B02CCC" w:rsidRDefault="00D708EE" w:rsidP="00C26B0B">
      <w:pPr>
        <w:rPr>
          <w:lang w:val="en-GB"/>
        </w:rPr>
      </w:pPr>
    </w:p>
    <w:p w14:paraId="68221F27" w14:textId="77777777" w:rsidR="002236AC" w:rsidRPr="00B02CCC" w:rsidRDefault="002236AC" w:rsidP="00753147">
      <w:pPr>
        <w:pStyle w:val="Heading2"/>
        <w:rPr>
          <w:lang w:val="en-GB"/>
        </w:rPr>
      </w:pPr>
      <w:bookmarkStart w:id="131" w:name="_Toc89072703"/>
      <w:r w:rsidRPr="00B02CCC">
        <w:rPr>
          <w:lang w:val="en-GB"/>
        </w:rPr>
        <w:t>Data Description</w:t>
      </w:r>
      <w:bookmarkEnd w:id="92"/>
      <w:bookmarkEnd w:id="131"/>
    </w:p>
    <w:p w14:paraId="68221F2A" w14:textId="77777777" w:rsidR="00C26B0B" w:rsidRPr="00B02CCC" w:rsidRDefault="41757733" w:rsidP="00753147">
      <w:pPr>
        <w:pStyle w:val="Heading3"/>
        <w:rPr>
          <w:color w:val="000000" w:themeColor="text1"/>
          <w:lang w:val="en-GB"/>
        </w:rPr>
      </w:pPr>
      <w:bookmarkStart w:id="132" w:name="_Toc36906391"/>
      <w:bookmarkStart w:id="133" w:name="_Toc44389615"/>
      <w:bookmarkStart w:id="134" w:name="_Toc52345108"/>
      <w:bookmarkStart w:id="135" w:name="_Toc89072704"/>
      <w:r w:rsidRPr="00B02CCC">
        <w:rPr>
          <w:lang w:val="en-GB"/>
        </w:rPr>
        <w:t>Input</w:t>
      </w:r>
      <w:bookmarkEnd w:id="132"/>
      <w:bookmarkEnd w:id="133"/>
      <w:bookmarkEnd w:id="134"/>
      <w:bookmarkEnd w:id="135"/>
    </w:p>
    <w:p w14:paraId="68221F2D" w14:textId="05423C44" w:rsidR="00C26B0B" w:rsidRPr="00B02CCC" w:rsidRDefault="41757733" w:rsidP="41757733">
      <w:pPr>
        <w:rPr>
          <w:lang w:val="en-GB"/>
        </w:rPr>
      </w:pPr>
      <w:r w:rsidRPr="00B02CCC">
        <w:rPr>
          <w:lang w:val="en-GB"/>
        </w:rPr>
        <w:t>Based on some selection fields (see the list below in 6.3.2), the program has to create accounting posting in SAP.</w:t>
      </w:r>
    </w:p>
    <w:p w14:paraId="68221F2E" w14:textId="4BC2FE4D" w:rsidR="00C26B0B" w:rsidRPr="00B02CCC" w:rsidRDefault="41757733" w:rsidP="00753147">
      <w:pPr>
        <w:pStyle w:val="Heading3"/>
        <w:rPr>
          <w:color w:val="000000" w:themeColor="text1"/>
          <w:lang w:val="en-GB"/>
        </w:rPr>
      </w:pPr>
      <w:bookmarkStart w:id="136" w:name="_Toc41142810"/>
      <w:bookmarkStart w:id="137" w:name="_Toc41143700"/>
      <w:bookmarkStart w:id="138" w:name="_Toc41143821"/>
      <w:bookmarkStart w:id="139" w:name="_Toc41143942"/>
      <w:bookmarkStart w:id="140" w:name="_Toc41218650"/>
      <w:bookmarkStart w:id="141" w:name="_Toc41221569"/>
      <w:bookmarkStart w:id="142" w:name="_Toc44389616"/>
      <w:bookmarkStart w:id="143" w:name="_Toc52345109"/>
      <w:bookmarkStart w:id="144" w:name="_Toc89072705"/>
      <w:bookmarkEnd w:id="136"/>
      <w:bookmarkEnd w:id="137"/>
      <w:bookmarkEnd w:id="138"/>
      <w:bookmarkEnd w:id="139"/>
      <w:bookmarkEnd w:id="140"/>
      <w:bookmarkEnd w:id="141"/>
      <w:r w:rsidRPr="00B02CCC">
        <w:rPr>
          <w:lang w:val="en-GB"/>
        </w:rPr>
        <w:t>Selection Parameters</w:t>
      </w:r>
      <w:bookmarkEnd w:id="142"/>
      <w:bookmarkEnd w:id="143"/>
      <w:bookmarkEnd w:id="144"/>
    </w:p>
    <w:p w14:paraId="7327B04A" w14:textId="5EA9CB8B" w:rsidR="00B17C9B" w:rsidRPr="00B02CCC" w:rsidRDefault="00B17C9B" w:rsidP="00753147">
      <w:pPr>
        <w:pStyle w:val="Heading4"/>
        <w:rPr>
          <w:color w:val="000000" w:themeColor="text1"/>
          <w:lang w:val="en-GB"/>
        </w:rPr>
      </w:pPr>
      <w:bookmarkStart w:id="145" w:name="_Toc89072706"/>
      <w:r w:rsidRPr="00B02CCC">
        <w:rPr>
          <w:lang w:val="en-GB"/>
        </w:rPr>
        <w:t>Program ZFI_EPAY_BLOCK_REMINDER</w:t>
      </w:r>
      <w:bookmarkEnd w:id="145"/>
    </w:p>
    <w:tbl>
      <w:tblPr>
        <w:tblW w:w="0" w:type="auto"/>
        <w:tblInd w:w="113" w:type="dxa"/>
        <w:tblLook w:val="04A0" w:firstRow="1" w:lastRow="0" w:firstColumn="1" w:lastColumn="0" w:noHBand="0" w:noVBand="1"/>
      </w:tblPr>
      <w:tblGrid>
        <w:gridCol w:w="924"/>
        <w:gridCol w:w="1315"/>
        <w:gridCol w:w="1286"/>
        <w:gridCol w:w="1257"/>
      </w:tblGrid>
      <w:tr w:rsidR="00A22287" w:rsidRPr="00B02CCC" w14:paraId="42493D05"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4E419654" w14:textId="77777777" w:rsidR="00A22287" w:rsidRPr="00B02CCC" w:rsidRDefault="00A22287"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530F4E0" w14:textId="77777777" w:rsidR="00A22287" w:rsidRPr="00B02CCC" w:rsidRDefault="00A22287"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22EFF7C" w14:textId="77777777" w:rsidR="00A22287" w:rsidRPr="00B02CCC" w:rsidRDefault="00A22287"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600BDDCF" w14:textId="77777777" w:rsidR="00A22287" w:rsidRPr="00B02CCC" w:rsidRDefault="00A22287"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Display Options</w:t>
            </w:r>
          </w:p>
        </w:tc>
      </w:tr>
      <w:tr w:rsidR="00A22287" w:rsidRPr="00B02CCC" w14:paraId="5804D259"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EB6CC1A"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S_DOCID</w:t>
            </w:r>
          </w:p>
        </w:tc>
        <w:tc>
          <w:tcPr>
            <w:tcW w:w="0" w:type="auto"/>
            <w:tcBorders>
              <w:top w:val="nil"/>
              <w:left w:val="nil"/>
              <w:bottom w:val="single" w:sz="4" w:space="0" w:color="16365C"/>
              <w:right w:val="single" w:sz="4" w:space="0" w:color="16365C"/>
            </w:tcBorders>
            <w:shd w:val="clear" w:color="auto" w:fill="auto"/>
            <w:noWrap/>
            <w:vAlign w:val="center"/>
            <w:hideMark/>
          </w:tcPr>
          <w:p w14:paraId="15C0A869"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1B098902"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Z_SC_ID</w:t>
            </w:r>
          </w:p>
        </w:tc>
        <w:tc>
          <w:tcPr>
            <w:tcW w:w="0" w:type="auto"/>
            <w:tcBorders>
              <w:top w:val="nil"/>
              <w:left w:val="nil"/>
              <w:bottom w:val="single" w:sz="4" w:space="0" w:color="16365C"/>
              <w:right w:val="single" w:sz="4" w:space="0" w:color="16365C"/>
            </w:tcBorders>
            <w:shd w:val="clear" w:color="auto" w:fill="auto"/>
            <w:noWrap/>
            <w:vAlign w:val="center"/>
            <w:hideMark/>
          </w:tcPr>
          <w:p w14:paraId="57D9C26E"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A22287" w:rsidRPr="00B02CCC" w14:paraId="4A55C49C"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C0678BF"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S_BNAME</w:t>
            </w:r>
          </w:p>
        </w:tc>
        <w:tc>
          <w:tcPr>
            <w:tcW w:w="0" w:type="auto"/>
            <w:tcBorders>
              <w:top w:val="nil"/>
              <w:left w:val="nil"/>
              <w:bottom w:val="single" w:sz="4" w:space="0" w:color="16365C"/>
              <w:right w:val="single" w:sz="4" w:space="0" w:color="16365C"/>
            </w:tcBorders>
            <w:shd w:val="clear" w:color="auto" w:fill="auto"/>
            <w:noWrap/>
            <w:vAlign w:val="center"/>
            <w:hideMark/>
          </w:tcPr>
          <w:p w14:paraId="2F531E1D"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22B71980"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AFNAM</w:t>
            </w:r>
          </w:p>
        </w:tc>
        <w:tc>
          <w:tcPr>
            <w:tcW w:w="0" w:type="auto"/>
            <w:tcBorders>
              <w:top w:val="nil"/>
              <w:left w:val="nil"/>
              <w:bottom w:val="single" w:sz="4" w:space="0" w:color="16365C"/>
              <w:right w:val="single" w:sz="4" w:space="0" w:color="16365C"/>
            </w:tcBorders>
            <w:shd w:val="clear" w:color="auto" w:fill="auto"/>
            <w:noWrap/>
            <w:vAlign w:val="center"/>
            <w:hideMark/>
          </w:tcPr>
          <w:p w14:paraId="655A0A9B"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A22287" w:rsidRPr="00B02CCC" w14:paraId="2965EF21"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7646884"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P_RDAYS</w:t>
            </w:r>
          </w:p>
        </w:tc>
        <w:tc>
          <w:tcPr>
            <w:tcW w:w="0" w:type="auto"/>
            <w:tcBorders>
              <w:top w:val="nil"/>
              <w:left w:val="nil"/>
              <w:bottom w:val="single" w:sz="4" w:space="0" w:color="16365C"/>
              <w:right w:val="single" w:sz="4" w:space="0" w:color="16365C"/>
            </w:tcBorders>
            <w:shd w:val="clear" w:color="auto" w:fill="auto"/>
            <w:noWrap/>
            <w:vAlign w:val="center"/>
            <w:hideMark/>
          </w:tcPr>
          <w:p w14:paraId="420A739C"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PARAMETERS</w:t>
            </w:r>
          </w:p>
        </w:tc>
        <w:tc>
          <w:tcPr>
            <w:tcW w:w="0" w:type="auto"/>
            <w:tcBorders>
              <w:top w:val="nil"/>
              <w:left w:val="nil"/>
              <w:bottom w:val="single" w:sz="4" w:space="0" w:color="16365C"/>
              <w:right w:val="single" w:sz="4" w:space="0" w:color="16365C"/>
            </w:tcBorders>
            <w:shd w:val="clear" w:color="auto" w:fill="auto"/>
            <w:noWrap/>
            <w:vAlign w:val="center"/>
            <w:hideMark/>
          </w:tcPr>
          <w:p w14:paraId="2601F17A"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NUMC2</w:t>
            </w:r>
          </w:p>
        </w:tc>
        <w:tc>
          <w:tcPr>
            <w:tcW w:w="0" w:type="auto"/>
            <w:tcBorders>
              <w:top w:val="nil"/>
              <w:left w:val="nil"/>
              <w:bottom w:val="single" w:sz="4" w:space="0" w:color="16365C"/>
              <w:right w:val="single" w:sz="4" w:space="0" w:color="16365C"/>
            </w:tcBorders>
            <w:shd w:val="clear" w:color="auto" w:fill="auto"/>
            <w:noWrap/>
            <w:vAlign w:val="center"/>
            <w:hideMark/>
          </w:tcPr>
          <w:p w14:paraId="3399ABF0" w14:textId="77777777" w:rsidR="00A22287" w:rsidRPr="00B02CCC" w:rsidRDefault="00A22287"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4B75DACA" w14:textId="6BDEA4D7" w:rsidR="00A22287" w:rsidRPr="00B02CCC" w:rsidRDefault="00097E53" w:rsidP="41757733">
      <w:pPr>
        <w:rPr>
          <w:lang w:val="en-GB"/>
        </w:rPr>
      </w:pPr>
      <w:r w:rsidRPr="00B02CCC">
        <w:rPr>
          <w:noProof/>
          <w:lang w:val="en-IN" w:eastAsia="en-IN"/>
        </w:rPr>
        <w:drawing>
          <wp:inline distT="0" distB="0" distL="0" distR="0" wp14:anchorId="1C5F9F03" wp14:editId="537C13AA">
            <wp:extent cx="3185135" cy="8613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00778" cy="865622"/>
                    </a:xfrm>
                    <a:prstGeom prst="rect">
                      <a:avLst/>
                    </a:prstGeom>
                  </pic:spPr>
                </pic:pic>
              </a:graphicData>
            </a:graphic>
          </wp:inline>
        </w:drawing>
      </w:r>
    </w:p>
    <w:p w14:paraId="38EA96C2" w14:textId="7D3DD24D" w:rsidR="00FB7FEF" w:rsidRPr="00B02CCC" w:rsidRDefault="00FB7FEF" w:rsidP="00753147">
      <w:pPr>
        <w:pStyle w:val="Heading4"/>
        <w:rPr>
          <w:color w:val="000000" w:themeColor="text1"/>
          <w:lang w:val="en-GB"/>
        </w:rPr>
      </w:pPr>
      <w:bookmarkStart w:id="146" w:name="_Toc532566225"/>
      <w:bookmarkStart w:id="147" w:name="_Toc532568311"/>
      <w:bookmarkStart w:id="148" w:name="_Toc89072707"/>
      <w:bookmarkEnd w:id="146"/>
      <w:bookmarkEnd w:id="147"/>
      <w:r w:rsidRPr="00B02CCC">
        <w:rPr>
          <w:lang w:val="en-GB"/>
        </w:rPr>
        <w:lastRenderedPageBreak/>
        <w:t>Program ZFI_EPAY_BLOCK_COCKPIT</w:t>
      </w:r>
      <w:bookmarkEnd w:id="148"/>
    </w:p>
    <w:tbl>
      <w:tblPr>
        <w:tblW w:w="0" w:type="auto"/>
        <w:tblInd w:w="113" w:type="dxa"/>
        <w:tblLook w:val="04A0" w:firstRow="1" w:lastRow="0" w:firstColumn="1" w:lastColumn="0" w:noHBand="0" w:noVBand="1"/>
      </w:tblPr>
      <w:tblGrid>
        <w:gridCol w:w="924"/>
        <w:gridCol w:w="1315"/>
        <w:gridCol w:w="1300"/>
        <w:gridCol w:w="1257"/>
      </w:tblGrid>
      <w:tr w:rsidR="00097E53" w:rsidRPr="00B02CCC" w14:paraId="70A58B70"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4BA47261" w14:textId="77777777" w:rsidR="00097E53" w:rsidRPr="00B02CCC" w:rsidRDefault="00097E5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EC4CC8D" w14:textId="77777777" w:rsidR="00097E53" w:rsidRPr="00B02CCC" w:rsidRDefault="00097E5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5EE82AD7" w14:textId="77777777" w:rsidR="00097E53" w:rsidRPr="00B02CCC" w:rsidRDefault="00097E5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0BC0706C" w14:textId="77777777" w:rsidR="00097E53" w:rsidRPr="00B02CCC" w:rsidRDefault="00097E5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Display Options</w:t>
            </w:r>
          </w:p>
        </w:tc>
      </w:tr>
      <w:tr w:rsidR="00097E53" w:rsidRPr="00B02CCC" w14:paraId="40A365C6"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9E34E56"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S_BUKRS</w:t>
            </w:r>
          </w:p>
        </w:tc>
        <w:tc>
          <w:tcPr>
            <w:tcW w:w="0" w:type="auto"/>
            <w:tcBorders>
              <w:top w:val="nil"/>
              <w:left w:val="nil"/>
              <w:bottom w:val="single" w:sz="4" w:space="0" w:color="16365C"/>
              <w:right w:val="single" w:sz="4" w:space="0" w:color="16365C"/>
            </w:tcBorders>
            <w:shd w:val="clear" w:color="auto" w:fill="auto"/>
            <w:noWrap/>
            <w:vAlign w:val="center"/>
            <w:hideMark/>
          </w:tcPr>
          <w:p w14:paraId="4040FC74"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1821C55C"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BUKRS</w:t>
            </w:r>
          </w:p>
        </w:tc>
        <w:tc>
          <w:tcPr>
            <w:tcW w:w="0" w:type="auto"/>
            <w:tcBorders>
              <w:top w:val="nil"/>
              <w:left w:val="nil"/>
              <w:bottom w:val="single" w:sz="4" w:space="0" w:color="16365C"/>
              <w:right w:val="single" w:sz="4" w:space="0" w:color="16365C"/>
            </w:tcBorders>
            <w:shd w:val="clear" w:color="auto" w:fill="auto"/>
            <w:noWrap/>
            <w:vAlign w:val="center"/>
            <w:hideMark/>
          </w:tcPr>
          <w:p w14:paraId="629D1E61"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097E53" w:rsidRPr="00B02CCC" w14:paraId="2EC765B0"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7844468"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S_BELNR</w:t>
            </w:r>
          </w:p>
        </w:tc>
        <w:tc>
          <w:tcPr>
            <w:tcW w:w="0" w:type="auto"/>
            <w:tcBorders>
              <w:top w:val="nil"/>
              <w:left w:val="nil"/>
              <w:bottom w:val="single" w:sz="4" w:space="0" w:color="16365C"/>
              <w:right w:val="single" w:sz="4" w:space="0" w:color="16365C"/>
            </w:tcBorders>
            <w:shd w:val="clear" w:color="auto" w:fill="auto"/>
            <w:noWrap/>
            <w:vAlign w:val="center"/>
            <w:hideMark/>
          </w:tcPr>
          <w:p w14:paraId="08411DB4"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451D46A6"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BELNR_D</w:t>
            </w:r>
          </w:p>
        </w:tc>
        <w:tc>
          <w:tcPr>
            <w:tcW w:w="0" w:type="auto"/>
            <w:tcBorders>
              <w:top w:val="nil"/>
              <w:left w:val="nil"/>
              <w:bottom w:val="single" w:sz="4" w:space="0" w:color="16365C"/>
              <w:right w:val="single" w:sz="4" w:space="0" w:color="16365C"/>
            </w:tcBorders>
            <w:shd w:val="clear" w:color="auto" w:fill="auto"/>
            <w:noWrap/>
            <w:vAlign w:val="center"/>
            <w:hideMark/>
          </w:tcPr>
          <w:p w14:paraId="0F2C3A5B"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097E53" w:rsidRPr="00B02CCC" w14:paraId="33AC6965"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294E65B"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S_GJAHR</w:t>
            </w:r>
          </w:p>
        </w:tc>
        <w:tc>
          <w:tcPr>
            <w:tcW w:w="0" w:type="auto"/>
            <w:tcBorders>
              <w:top w:val="nil"/>
              <w:left w:val="nil"/>
              <w:bottom w:val="single" w:sz="4" w:space="0" w:color="16365C"/>
              <w:right w:val="single" w:sz="4" w:space="0" w:color="16365C"/>
            </w:tcBorders>
            <w:shd w:val="clear" w:color="auto" w:fill="auto"/>
            <w:noWrap/>
            <w:vAlign w:val="center"/>
            <w:hideMark/>
          </w:tcPr>
          <w:p w14:paraId="15560D99"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21546693"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GJAHR</w:t>
            </w:r>
          </w:p>
        </w:tc>
        <w:tc>
          <w:tcPr>
            <w:tcW w:w="0" w:type="auto"/>
            <w:tcBorders>
              <w:top w:val="nil"/>
              <w:left w:val="nil"/>
              <w:bottom w:val="single" w:sz="4" w:space="0" w:color="16365C"/>
              <w:right w:val="single" w:sz="4" w:space="0" w:color="16365C"/>
            </w:tcBorders>
            <w:shd w:val="clear" w:color="auto" w:fill="auto"/>
            <w:noWrap/>
            <w:vAlign w:val="center"/>
            <w:hideMark/>
          </w:tcPr>
          <w:p w14:paraId="3DEFCD86"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097E53" w:rsidRPr="00B02CCC" w14:paraId="5FECD393"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85407C1"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S_DOCID</w:t>
            </w:r>
          </w:p>
        </w:tc>
        <w:tc>
          <w:tcPr>
            <w:tcW w:w="0" w:type="auto"/>
            <w:tcBorders>
              <w:top w:val="nil"/>
              <w:left w:val="nil"/>
              <w:bottom w:val="single" w:sz="4" w:space="0" w:color="16365C"/>
              <w:right w:val="single" w:sz="4" w:space="0" w:color="16365C"/>
            </w:tcBorders>
            <w:shd w:val="clear" w:color="auto" w:fill="auto"/>
            <w:noWrap/>
            <w:vAlign w:val="center"/>
            <w:hideMark/>
          </w:tcPr>
          <w:p w14:paraId="4ABA5C91"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6A7DFE6A"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Z_SC_ID</w:t>
            </w:r>
          </w:p>
        </w:tc>
        <w:tc>
          <w:tcPr>
            <w:tcW w:w="0" w:type="auto"/>
            <w:tcBorders>
              <w:top w:val="nil"/>
              <w:left w:val="nil"/>
              <w:bottom w:val="single" w:sz="4" w:space="0" w:color="16365C"/>
              <w:right w:val="single" w:sz="4" w:space="0" w:color="16365C"/>
            </w:tcBorders>
            <w:shd w:val="clear" w:color="auto" w:fill="auto"/>
            <w:noWrap/>
            <w:vAlign w:val="center"/>
            <w:hideMark/>
          </w:tcPr>
          <w:p w14:paraId="7E961D3E"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097E53" w:rsidRPr="00B02CCC" w14:paraId="2F58E1C2"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B7D9894"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S_AFNAM</w:t>
            </w:r>
          </w:p>
        </w:tc>
        <w:tc>
          <w:tcPr>
            <w:tcW w:w="0" w:type="auto"/>
            <w:tcBorders>
              <w:top w:val="nil"/>
              <w:left w:val="nil"/>
              <w:bottom w:val="single" w:sz="4" w:space="0" w:color="16365C"/>
              <w:right w:val="single" w:sz="4" w:space="0" w:color="16365C"/>
            </w:tcBorders>
            <w:shd w:val="clear" w:color="auto" w:fill="auto"/>
            <w:noWrap/>
            <w:vAlign w:val="center"/>
            <w:hideMark/>
          </w:tcPr>
          <w:p w14:paraId="3C532801"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5D3277B7"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AFNAM</w:t>
            </w:r>
          </w:p>
        </w:tc>
        <w:tc>
          <w:tcPr>
            <w:tcW w:w="0" w:type="auto"/>
            <w:tcBorders>
              <w:top w:val="nil"/>
              <w:left w:val="nil"/>
              <w:bottom w:val="single" w:sz="4" w:space="0" w:color="16365C"/>
              <w:right w:val="single" w:sz="4" w:space="0" w:color="16365C"/>
            </w:tcBorders>
            <w:shd w:val="clear" w:color="auto" w:fill="auto"/>
            <w:noWrap/>
            <w:vAlign w:val="center"/>
            <w:hideMark/>
          </w:tcPr>
          <w:p w14:paraId="7427A103"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097E53" w:rsidRPr="00B02CCC" w14:paraId="0A45A1F6"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FD99814"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S_STATUS</w:t>
            </w:r>
          </w:p>
        </w:tc>
        <w:tc>
          <w:tcPr>
            <w:tcW w:w="0" w:type="auto"/>
            <w:tcBorders>
              <w:top w:val="nil"/>
              <w:left w:val="nil"/>
              <w:bottom w:val="single" w:sz="4" w:space="0" w:color="16365C"/>
              <w:right w:val="single" w:sz="4" w:space="0" w:color="16365C"/>
            </w:tcBorders>
            <w:shd w:val="clear" w:color="auto" w:fill="auto"/>
            <w:noWrap/>
            <w:vAlign w:val="center"/>
            <w:hideMark/>
          </w:tcPr>
          <w:p w14:paraId="59AC37D7"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hideMark/>
          </w:tcPr>
          <w:p w14:paraId="3EE7279F"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ZFI_BLK_STATUS</w:t>
            </w:r>
          </w:p>
        </w:tc>
        <w:tc>
          <w:tcPr>
            <w:tcW w:w="0" w:type="auto"/>
            <w:tcBorders>
              <w:top w:val="nil"/>
              <w:left w:val="nil"/>
              <w:bottom w:val="single" w:sz="4" w:space="0" w:color="16365C"/>
              <w:right w:val="single" w:sz="4" w:space="0" w:color="16365C"/>
            </w:tcBorders>
            <w:shd w:val="clear" w:color="auto" w:fill="auto"/>
            <w:noWrap/>
            <w:vAlign w:val="center"/>
            <w:hideMark/>
          </w:tcPr>
          <w:p w14:paraId="44E7C38C" w14:textId="77777777" w:rsidR="00097E53" w:rsidRPr="00B02CCC" w:rsidRDefault="00097E5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2B5D4804" w14:textId="4DB93EF8" w:rsidR="00A22287" w:rsidRDefault="00097E53" w:rsidP="2528C9BF">
      <w:pPr>
        <w:rPr>
          <w:lang w:val="en-GB"/>
        </w:rPr>
      </w:pPr>
      <w:r w:rsidRPr="00B02CCC">
        <w:rPr>
          <w:noProof/>
          <w:lang w:val="en-IN" w:eastAsia="en-IN"/>
        </w:rPr>
        <w:drawing>
          <wp:inline distT="0" distB="0" distL="0" distR="0" wp14:anchorId="425C858A" wp14:editId="0FAF7833">
            <wp:extent cx="3114550" cy="10690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40572" cy="1077941"/>
                    </a:xfrm>
                    <a:prstGeom prst="rect">
                      <a:avLst/>
                    </a:prstGeom>
                  </pic:spPr>
                </pic:pic>
              </a:graphicData>
            </a:graphic>
          </wp:inline>
        </w:drawing>
      </w:r>
    </w:p>
    <w:p w14:paraId="53311D20" w14:textId="77777777" w:rsidR="00CB7D5E" w:rsidRDefault="00CB7D5E" w:rsidP="2528C9BF">
      <w:pPr>
        <w:rPr>
          <w:lang w:val="en-GB"/>
        </w:rPr>
      </w:pPr>
    </w:p>
    <w:p w14:paraId="414780D3" w14:textId="20CDF479" w:rsidR="0049248E" w:rsidRPr="00B02CCC" w:rsidRDefault="00C04629" w:rsidP="00753147">
      <w:pPr>
        <w:pStyle w:val="Heading4"/>
        <w:rPr>
          <w:color w:val="000000" w:themeColor="text1"/>
          <w:lang w:val="en-GB"/>
        </w:rPr>
      </w:pPr>
      <w:r>
        <w:rPr>
          <w:lang w:val="en-GB"/>
        </w:rPr>
        <w:t>{</w:t>
      </w:r>
      <w:r w:rsidRPr="00C04629">
        <w:rPr>
          <w:lang w:val="en-GB"/>
        </w:rPr>
        <w:t>CRQ10005708</w:t>
      </w:r>
      <w:r w:rsidR="00336668">
        <w:rPr>
          <w:lang w:val="en-GB"/>
        </w:rPr>
        <w:t xml:space="preserve"> – Start} </w:t>
      </w:r>
      <w:r w:rsidR="0049248E" w:rsidRPr="00B02CCC">
        <w:rPr>
          <w:lang w:val="en-GB"/>
        </w:rPr>
        <w:t>Program ZFI_EPAY_</w:t>
      </w:r>
      <w:r w:rsidR="0049248E">
        <w:rPr>
          <w:lang w:val="en-GB"/>
        </w:rPr>
        <w:t>APPROVAL</w:t>
      </w:r>
      <w:r w:rsidR="0049248E" w:rsidRPr="00B02CCC">
        <w:rPr>
          <w:lang w:val="en-GB"/>
        </w:rPr>
        <w:t>_</w:t>
      </w:r>
      <w:r w:rsidR="0049248E">
        <w:rPr>
          <w:lang w:val="en-GB"/>
        </w:rPr>
        <w:t>REMINDER</w:t>
      </w:r>
    </w:p>
    <w:tbl>
      <w:tblPr>
        <w:tblW w:w="0" w:type="auto"/>
        <w:tblInd w:w="113" w:type="dxa"/>
        <w:tblLook w:val="04A0" w:firstRow="1" w:lastRow="0" w:firstColumn="1" w:lastColumn="0" w:noHBand="0" w:noVBand="1"/>
      </w:tblPr>
      <w:tblGrid>
        <w:gridCol w:w="2150"/>
        <w:gridCol w:w="1930"/>
        <w:gridCol w:w="1286"/>
        <w:gridCol w:w="1257"/>
      </w:tblGrid>
      <w:tr w:rsidR="005079E7" w:rsidRPr="00B02CCC" w14:paraId="0E330A93" w14:textId="77777777" w:rsidTr="00365DE8">
        <w:tc>
          <w:tcPr>
            <w:tcW w:w="2150" w:type="dxa"/>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34861CFC" w14:textId="77777777" w:rsidR="005079E7" w:rsidRPr="00B02CCC" w:rsidRDefault="005079E7" w:rsidP="00292D11">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1930" w:type="dxa"/>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812B4B5" w14:textId="77777777" w:rsidR="005079E7" w:rsidRPr="00B02CCC" w:rsidRDefault="005079E7" w:rsidP="00292D11">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20AB5055" w14:textId="77777777" w:rsidR="005079E7" w:rsidRPr="00B02CCC" w:rsidRDefault="005079E7" w:rsidP="00292D11">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673598C7" w14:textId="77777777" w:rsidR="005079E7" w:rsidRPr="00B02CCC" w:rsidRDefault="005079E7" w:rsidP="00292D11">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Display Options</w:t>
            </w:r>
          </w:p>
        </w:tc>
      </w:tr>
      <w:tr w:rsidR="005079E7" w:rsidRPr="00B02CCC" w14:paraId="280A337D" w14:textId="77777777" w:rsidTr="00365DE8">
        <w:tc>
          <w:tcPr>
            <w:tcW w:w="2150" w:type="dxa"/>
            <w:tcBorders>
              <w:top w:val="nil"/>
              <w:left w:val="single" w:sz="4" w:space="0" w:color="16365C"/>
              <w:bottom w:val="single" w:sz="4" w:space="0" w:color="16365C"/>
              <w:right w:val="single" w:sz="4" w:space="0" w:color="16365C"/>
            </w:tcBorders>
            <w:shd w:val="clear" w:color="auto" w:fill="auto"/>
            <w:noWrap/>
            <w:vAlign w:val="center"/>
            <w:hideMark/>
          </w:tcPr>
          <w:p w14:paraId="57295BAE" w14:textId="441B2556" w:rsidR="005079E7" w:rsidRPr="00B02CCC" w:rsidRDefault="00A460DC" w:rsidP="00292D11">
            <w:pPr>
              <w:spacing w:before="0"/>
              <w:jc w:val="left"/>
              <w:rPr>
                <w:rFonts w:ascii="Calibri" w:eastAsia="Calibri" w:hAnsi="Calibri" w:cs="Calibri"/>
                <w:sz w:val="16"/>
                <w:szCs w:val="16"/>
                <w:lang w:val="en-GB" w:eastAsia="en-GB"/>
              </w:rPr>
            </w:pPr>
            <w:r w:rsidRPr="00A460DC">
              <w:rPr>
                <w:rFonts w:ascii="Calibri" w:eastAsia="Calibri" w:hAnsi="Calibri" w:cs="Calibri"/>
                <w:sz w:val="16"/>
                <w:szCs w:val="16"/>
                <w:lang w:val="en-GB" w:eastAsia="en-GB"/>
              </w:rPr>
              <w:t>EPAY_REQ_ID</w:t>
            </w:r>
            <w:r w:rsidRPr="00A460DC" w:rsidDel="00577468">
              <w:rPr>
                <w:rFonts w:ascii="Calibri" w:eastAsia="Calibri" w:hAnsi="Calibri" w:cs="Calibri"/>
                <w:sz w:val="16"/>
                <w:szCs w:val="16"/>
                <w:lang w:val="en-GB" w:eastAsia="en-GB"/>
              </w:rPr>
              <w:t xml:space="preserve"> </w:t>
            </w:r>
            <w:r>
              <w:rPr>
                <w:rFonts w:ascii="Calibri" w:eastAsia="Calibri" w:hAnsi="Calibri" w:cs="Calibri"/>
                <w:sz w:val="16"/>
                <w:szCs w:val="16"/>
                <w:lang w:val="en-GB" w:eastAsia="en-GB"/>
              </w:rPr>
              <w:t>(ePayment)</w:t>
            </w:r>
          </w:p>
        </w:tc>
        <w:tc>
          <w:tcPr>
            <w:tcW w:w="1930" w:type="dxa"/>
            <w:tcBorders>
              <w:top w:val="nil"/>
              <w:left w:val="nil"/>
              <w:bottom w:val="single" w:sz="4" w:space="0" w:color="16365C"/>
              <w:right w:val="single" w:sz="4" w:space="0" w:color="16365C"/>
            </w:tcBorders>
            <w:shd w:val="clear" w:color="auto" w:fill="auto"/>
            <w:noWrap/>
            <w:vAlign w:val="center"/>
            <w:hideMark/>
          </w:tcPr>
          <w:p w14:paraId="68AEF77A" w14:textId="77777777"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tcPr>
          <w:p w14:paraId="1B58F849" w14:textId="073CA9D6" w:rsidR="005079E7" w:rsidRPr="00B02CCC" w:rsidRDefault="005079E7" w:rsidP="00292D11">
            <w:pPr>
              <w:spacing w:before="0"/>
              <w:jc w:val="left"/>
              <w:rPr>
                <w:rFonts w:ascii="Calibri" w:eastAsia="Calibri" w:hAnsi="Calibri" w:cs="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hideMark/>
          </w:tcPr>
          <w:p w14:paraId="3F39D0C0" w14:textId="77777777"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5079E7" w:rsidRPr="00B02CCC" w14:paraId="4E247EEF" w14:textId="77777777" w:rsidTr="00365DE8">
        <w:tc>
          <w:tcPr>
            <w:tcW w:w="2150" w:type="dxa"/>
            <w:tcBorders>
              <w:top w:val="nil"/>
              <w:left w:val="single" w:sz="4" w:space="0" w:color="16365C"/>
              <w:bottom w:val="single" w:sz="4" w:space="0" w:color="16365C"/>
              <w:right w:val="single" w:sz="4" w:space="0" w:color="16365C"/>
            </w:tcBorders>
            <w:shd w:val="clear" w:color="auto" w:fill="auto"/>
            <w:noWrap/>
            <w:vAlign w:val="center"/>
            <w:hideMark/>
          </w:tcPr>
          <w:p w14:paraId="2A65FECE" w14:textId="60743FD4" w:rsidR="005079E7" w:rsidRPr="00B02CCC" w:rsidRDefault="00365DE8" w:rsidP="00292D11">
            <w:pPr>
              <w:spacing w:before="0"/>
              <w:jc w:val="left"/>
              <w:rPr>
                <w:rFonts w:ascii="Calibri" w:eastAsia="Calibri" w:hAnsi="Calibri" w:cs="Calibri"/>
                <w:sz w:val="16"/>
                <w:szCs w:val="16"/>
                <w:lang w:val="en-GB" w:eastAsia="en-GB"/>
              </w:rPr>
            </w:pPr>
            <w:r w:rsidRPr="00365DE8">
              <w:rPr>
                <w:rFonts w:ascii="Calibri" w:eastAsia="Calibri" w:hAnsi="Calibri" w:cs="Calibri"/>
                <w:sz w:val="16"/>
                <w:szCs w:val="16"/>
                <w:lang w:val="en-GB" w:eastAsia="en-GB"/>
              </w:rPr>
              <w:t>WI_AAGENT</w:t>
            </w:r>
            <w:r w:rsidRPr="00365DE8" w:rsidDel="00577468">
              <w:rPr>
                <w:rFonts w:ascii="Calibri" w:eastAsia="Calibri" w:hAnsi="Calibri" w:cs="Calibri"/>
                <w:sz w:val="16"/>
                <w:szCs w:val="16"/>
                <w:lang w:val="en-GB" w:eastAsia="en-GB"/>
              </w:rPr>
              <w:t xml:space="preserve"> </w:t>
            </w:r>
            <w:r>
              <w:rPr>
                <w:rFonts w:ascii="Calibri" w:eastAsia="Calibri" w:hAnsi="Calibri" w:cs="Calibri"/>
                <w:sz w:val="16"/>
                <w:szCs w:val="16"/>
                <w:lang w:val="en-GB" w:eastAsia="en-GB"/>
              </w:rPr>
              <w:t>(ePay Approver)</w:t>
            </w:r>
          </w:p>
        </w:tc>
        <w:tc>
          <w:tcPr>
            <w:tcW w:w="1930" w:type="dxa"/>
            <w:tcBorders>
              <w:top w:val="nil"/>
              <w:left w:val="nil"/>
              <w:bottom w:val="single" w:sz="4" w:space="0" w:color="16365C"/>
              <w:right w:val="single" w:sz="4" w:space="0" w:color="16365C"/>
            </w:tcBorders>
            <w:shd w:val="clear" w:color="auto" w:fill="auto"/>
            <w:noWrap/>
            <w:vAlign w:val="center"/>
            <w:hideMark/>
          </w:tcPr>
          <w:p w14:paraId="25ECE7C0" w14:textId="77777777"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SELECT-OPTIONS</w:t>
            </w:r>
          </w:p>
        </w:tc>
        <w:tc>
          <w:tcPr>
            <w:tcW w:w="0" w:type="auto"/>
            <w:tcBorders>
              <w:top w:val="nil"/>
              <w:left w:val="nil"/>
              <w:bottom w:val="single" w:sz="4" w:space="0" w:color="16365C"/>
              <w:right w:val="single" w:sz="4" w:space="0" w:color="16365C"/>
            </w:tcBorders>
            <w:shd w:val="clear" w:color="auto" w:fill="auto"/>
            <w:noWrap/>
            <w:vAlign w:val="center"/>
          </w:tcPr>
          <w:p w14:paraId="0C836C19" w14:textId="3D4C25F3" w:rsidR="005079E7" w:rsidRPr="00B02CCC" w:rsidRDefault="005079E7" w:rsidP="00292D11">
            <w:pPr>
              <w:spacing w:before="0"/>
              <w:jc w:val="left"/>
              <w:rPr>
                <w:rFonts w:ascii="Calibri" w:eastAsia="Calibri" w:hAnsi="Calibri" w:cs="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hideMark/>
          </w:tcPr>
          <w:p w14:paraId="28D6A92A" w14:textId="77777777"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5079E7" w:rsidRPr="00B02CCC" w14:paraId="1D1344A2" w14:textId="77777777" w:rsidTr="00365DE8">
        <w:tc>
          <w:tcPr>
            <w:tcW w:w="2150" w:type="dxa"/>
            <w:tcBorders>
              <w:top w:val="nil"/>
              <w:left w:val="single" w:sz="4" w:space="0" w:color="16365C"/>
              <w:bottom w:val="single" w:sz="4" w:space="0" w:color="16365C"/>
              <w:right w:val="single" w:sz="4" w:space="0" w:color="16365C"/>
            </w:tcBorders>
            <w:shd w:val="clear" w:color="auto" w:fill="auto"/>
            <w:noWrap/>
            <w:vAlign w:val="center"/>
            <w:hideMark/>
          </w:tcPr>
          <w:p w14:paraId="69266605" w14:textId="4A7A17AB"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P_</w:t>
            </w:r>
            <w:r>
              <w:rPr>
                <w:rFonts w:ascii="Calibri" w:eastAsia="Calibri" w:hAnsi="Calibri" w:cs="Calibri"/>
                <w:sz w:val="16"/>
                <w:szCs w:val="16"/>
                <w:lang w:val="en-GB" w:eastAsia="en-GB"/>
              </w:rPr>
              <w:t>A</w:t>
            </w:r>
            <w:r w:rsidRPr="00B02CCC">
              <w:rPr>
                <w:rFonts w:ascii="Calibri" w:eastAsia="Calibri" w:hAnsi="Calibri" w:cs="Calibri"/>
                <w:sz w:val="16"/>
                <w:szCs w:val="16"/>
                <w:lang w:val="en-GB" w:eastAsia="en-GB"/>
              </w:rPr>
              <w:t>DAYS</w:t>
            </w:r>
            <w:r w:rsidR="00365DE8">
              <w:rPr>
                <w:rFonts w:ascii="Calibri" w:eastAsia="Calibri" w:hAnsi="Calibri" w:cs="Calibri"/>
                <w:sz w:val="16"/>
                <w:szCs w:val="16"/>
                <w:lang w:val="en-GB" w:eastAsia="en-GB"/>
              </w:rPr>
              <w:t xml:space="preserve"> (</w:t>
            </w:r>
            <w:r w:rsidR="00B27329">
              <w:rPr>
                <w:rFonts w:ascii="Calibri" w:eastAsia="Calibri" w:hAnsi="Calibri" w:cs="Calibri"/>
                <w:sz w:val="16"/>
                <w:szCs w:val="16"/>
                <w:lang w:val="en-GB" w:eastAsia="en-GB"/>
              </w:rPr>
              <w:t xml:space="preserve">Pending </w:t>
            </w:r>
            <w:r w:rsidR="00365DE8">
              <w:rPr>
                <w:rFonts w:ascii="Calibri" w:eastAsia="Calibri" w:hAnsi="Calibri" w:cs="Calibri"/>
                <w:sz w:val="16"/>
                <w:szCs w:val="16"/>
                <w:lang w:val="en-GB" w:eastAsia="en-GB"/>
              </w:rPr>
              <w:t>Approval days)</w:t>
            </w:r>
          </w:p>
        </w:tc>
        <w:tc>
          <w:tcPr>
            <w:tcW w:w="1930" w:type="dxa"/>
            <w:tcBorders>
              <w:top w:val="nil"/>
              <w:left w:val="nil"/>
              <w:bottom w:val="single" w:sz="4" w:space="0" w:color="16365C"/>
              <w:right w:val="single" w:sz="4" w:space="0" w:color="16365C"/>
            </w:tcBorders>
            <w:shd w:val="clear" w:color="auto" w:fill="auto"/>
            <w:noWrap/>
            <w:vAlign w:val="center"/>
            <w:hideMark/>
          </w:tcPr>
          <w:p w14:paraId="0124CDCC" w14:textId="77777777"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PARAMETERS</w:t>
            </w:r>
          </w:p>
        </w:tc>
        <w:tc>
          <w:tcPr>
            <w:tcW w:w="0" w:type="auto"/>
            <w:tcBorders>
              <w:top w:val="nil"/>
              <w:left w:val="nil"/>
              <w:bottom w:val="single" w:sz="4" w:space="0" w:color="16365C"/>
              <w:right w:val="single" w:sz="4" w:space="0" w:color="16365C"/>
            </w:tcBorders>
            <w:shd w:val="clear" w:color="auto" w:fill="auto"/>
            <w:noWrap/>
            <w:vAlign w:val="center"/>
          </w:tcPr>
          <w:p w14:paraId="7BF7C7DF" w14:textId="2D589F63" w:rsidR="005079E7" w:rsidRPr="00B02CCC" w:rsidRDefault="005079E7" w:rsidP="00292D11">
            <w:pPr>
              <w:spacing w:before="0"/>
              <w:jc w:val="left"/>
              <w:rPr>
                <w:rFonts w:ascii="Calibri" w:eastAsia="Calibri" w:hAnsi="Calibri" w:cs="Calibri"/>
                <w:sz w:val="16"/>
                <w:szCs w:val="16"/>
                <w:lang w:val="en-GB" w:eastAsia="en-GB"/>
              </w:rPr>
            </w:pPr>
          </w:p>
        </w:tc>
        <w:tc>
          <w:tcPr>
            <w:tcW w:w="0" w:type="auto"/>
            <w:tcBorders>
              <w:top w:val="nil"/>
              <w:left w:val="nil"/>
              <w:bottom w:val="single" w:sz="4" w:space="0" w:color="16365C"/>
              <w:right w:val="single" w:sz="4" w:space="0" w:color="16365C"/>
            </w:tcBorders>
            <w:shd w:val="clear" w:color="auto" w:fill="auto"/>
            <w:noWrap/>
            <w:vAlign w:val="center"/>
            <w:hideMark/>
          </w:tcPr>
          <w:p w14:paraId="6BBBC220" w14:textId="77777777" w:rsidR="005079E7" w:rsidRPr="00B02CCC" w:rsidRDefault="005079E7" w:rsidP="00292D11">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2DD57AC6" w14:textId="33FA68F5" w:rsidR="00626E7F" w:rsidRPr="00B02CCC" w:rsidRDefault="00626E7F" w:rsidP="2528C9BF">
      <w:pPr>
        <w:rPr>
          <w:lang w:val="en-GB"/>
        </w:rPr>
      </w:pPr>
      <w:r>
        <w:rPr>
          <w:lang w:val="en-GB"/>
        </w:rPr>
        <w:t>{</w:t>
      </w:r>
      <w:r w:rsidRPr="00626E7F">
        <w:rPr>
          <w:lang w:val="en-GB"/>
        </w:rPr>
        <w:t>CRQ10005708</w:t>
      </w:r>
      <w:r w:rsidR="00362611">
        <w:rPr>
          <w:lang w:val="en-GB"/>
        </w:rPr>
        <w:t>-End</w:t>
      </w:r>
      <w:r>
        <w:rPr>
          <w:lang w:val="en-GB"/>
        </w:rPr>
        <w:t>}</w:t>
      </w:r>
    </w:p>
    <w:p w14:paraId="5EE7BEFD" w14:textId="77777777" w:rsidR="00FB7FEF" w:rsidRPr="00B02CCC" w:rsidRDefault="00FB7FEF" w:rsidP="00A22287">
      <w:pPr>
        <w:rPr>
          <w:lang w:val="en-GB"/>
        </w:rPr>
      </w:pPr>
    </w:p>
    <w:p w14:paraId="68221F5A" w14:textId="1C62AB65" w:rsidR="00C26B0B" w:rsidRPr="00B02CCC" w:rsidRDefault="00C26B0B" w:rsidP="00753147">
      <w:pPr>
        <w:pStyle w:val="Heading3"/>
        <w:rPr>
          <w:lang w:val="en-GB"/>
        </w:rPr>
      </w:pPr>
      <w:bookmarkStart w:id="149" w:name="_Toc41142812"/>
      <w:bookmarkStart w:id="150" w:name="_Toc41143702"/>
      <w:bookmarkStart w:id="151" w:name="_Toc41143823"/>
      <w:bookmarkStart w:id="152" w:name="_Toc41143944"/>
      <w:bookmarkStart w:id="153" w:name="_Toc41218652"/>
      <w:bookmarkStart w:id="154" w:name="_Toc41221571"/>
      <w:bookmarkStart w:id="155" w:name="_Toc44389617"/>
      <w:bookmarkStart w:id="156" w:name="_Toc52345110"/>
      <w:bookmarkStart w:id="157" w:name="_Toc89072708"/>
      <w:bookmarkEnd w:id="149"/>
      <w:bookmarkEnd w:id="150"/>
      <w:bookmarkEnd w:id="151"/>
      <w:bookmarkEnd w:id="152"/>
      <w:bookmarkEnd w:id="153"/>
      <w:bookmarkEnd w:id="154"/>
      <w:r w:rsidRPr="00B02CCC">
        <w:rPr>
          <w:lang w:val="en-GB"/>
        </w:rPr>
        <w:t>Data Source</w:t>
      </w:r>
      <w:bookmarkEnd w:id="155"/>
      <w:bookmarkEnd w:id="156"/>
      <w:bookmarkEnd w:id="157"/>
    </w:p>
    <w:p w14:paraId="14E549FA" w14:textId="18611B47" w:rsidR="00DF1868" w:rsidRPr="00B02CCC" w:rsidRDefault="00DF1868" w:rsidP="00DF1868">
      <w:pPr>
        <w:ind w:left="720"/>
        <w:rPr>
          <w:lang w:val="en-GB"/>
        </w:rPr>
      </w:pPr>
      <w:r w:rsidRPr="00B02CCC">
        <w:rPr>
          <w:lang w:val="en-GB"/>
        </w:rPr>
        <w:t>N/A</w:t>
      </w:r>
    </w:p>
    <w:p w14:paraId="68221F5B" w14:textId="77777777" w:rsidR="00C26B0B" w:rsidRPr="00B02CCC" w:rsidRDefault="41757733" w:rsidP="00753147">
      <w:pPr>
        <w:pStyle w:val="Heading3"/>
        <w:rPr>
          <w:color w:val="000000" w:themeColor="text1"/>
          <w:lang w:val="en-GB"/>
        </w:rPr>
      </w:pPr>
      <w:bookmarkStart w:id="158" w:name="_Toc41142814"/>
      <w:bookmarkStart w:id="159" w:name="_Toc41143704"/>
      <w:bookmarkStart w:id="160" w:name="_Toc41143825"/>
      <w:bookmarkStart w:id="161" w:name="_Toc41143946"/>
      <w:bookmarkStart w:id="162" w:name="_Toc41218654"/>
      <w:bookmarkStart w:id="163" w:name="_Toc41221573"/>
      <w:bookmarkStart w:id="164" w:name="_Toc41142815"/>
      <w:bookmarkStart w:id="165" w:name="_Toc41143705"/>
      <w:bookmarkStart w:id="166" w:name="_Toc41143826"/>
      <w:bookmarkStart w:id="167" w:name="_Toc41143947"/>
      <w:bookmarkStart w:id="168" w:name="_Toc41218655"/>
      <w:bookmarkStart w:id="169" w:name="_Toc41221574"/>
      <w:bookmarkStart w:id="170" w:name="_Toc41142816"/>
      <w:bookmarkStart w:id="171" w:name="_Toc41143706"/>
      <w:bookmarkStart w:id="172" w:name="_Toc41143827"/>
      <w:bookmarkStart w:id="173" w:name="_Toc41143948"/>
      <w:bookmarkStart w:id="174" w:name="_Toc41218656"/>
      <w:bookmarkStart w:id="175" w:name="_Toc41221575"/>
      <w:bookmarkStart w:id="176" w:name="_Toc41142817"/>
      <w:bookmarkStart w:id="177" w:name="_Toc41143707"/>
      <w:bookmarkStart w:id="178" w:name="_Toc41143828"/>
      <w:bookmarkStart w:id="179" w:name="_Toc41143949"/>
      <w:bookmarkStart w:id="180" w:name="_Toc41218657"/>
      <w:bookmarkStart w:id="181" w:name="_Toc41221576"/>
      <w:bookmarkStart w:id="182" w:name="_Toc41142818"/>
      <w:bookmarkStart w:id="183" w:name="_Toc41143708"/>
      <w:bookmarkStart w:id="184" w:name="_Toc41143829"/>
      <w:bookmarkStart w:id="185" w:name="_Toc41143950"/>
      <w:bookmarkStart w:id="186" w:name="_Toc41218658"/>
      <w:bookmarkStart w:id="187" w:name="_Toc41221577"/>
      <w:bookmarkStart w:id="188" w:name="_Toc41142823"/>
      <w:bookmarkStart w:id="189" w:name="_Toc41143713"/>
      <w:bookmarkStart w:id="190" w:name="_Toc41143834"/>
      <w:bookmarkStart w:id="191" w:name="_Toc41143955"/>
      <w:bookmarkStart w:id="192" w:name="_Toc41218663"/>
      <w:bookmarkStart w:id="193" w:name="_Toc41221582"/>
      <w:bookmarkStart w:id="194" w:name="_Toc41142824"/>
      <w:bookmarkStart w:id="195" w:name="_Toc41143714"/>
      <w:bookmarkStart w:id="196" w:name="_Toc41143835"/>
      <w:bookmarkStart w:id="197" w:name="_Toc41143956"/>
      <w:bookmarkStart w:id="198" w:name="_Toc41218664"/>
      <w:bookmarkStart w:id="199" w:name="_Toc41221583"/>
      <w:bookmarkStart w:id="200" w:name="_Toc41142825"/>
      <w:bookmarkStart w:id="201" w:name="_Toc41143715"/>
      <w:bookmarkStart w:id="202" w:name="_Toc41143836"/>
      <w:bookmarkStart w:id="203" w:name="_Toc41143957"/>
      <w:bookmarkStart w:id="204" w:name="_Toc41218665"/>
      <w:bookmarkStart w:id="205" w:name="_Toc41221584"/>
      <w:bookmarkStart w:id="206" w:name="_Toc89072709"/>
      <w:bookmarkStart w:id="207" w:name="_Ref36623566"/>
      <w:bookmarkStart w:id="208" w:name="_Toc36906394"/>
      <w:bookmarkStart w:id="209" w:name="_Toc44389618"/>
      <w:bookmarkStart w:id="210" w:name="_Toc52345111"/>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r w:rsidRPr="00B02CCC">
        <w:rPr>
          <w:lang w:val="en-GB"/>
        </w:rPr>
        <w:t>Data Selection Criteria</w:t>
      </w:r>
      <w:bookmarkEnd w:id="206"/>
      <w:r w:rsidRPr="00B02CCC">
        <w:rPr>
          <w:lang w:val="en-GB"/>
        </w:rPr>
        <w:t xml:space="preserve"> </w:t>
      </w:r>
      <w:bookmarkEnd w:id="207"/>
      <w:bookmarkEnd w:id="208"/>
      <w:bookmarkEnd w:id="209"/>
      <w:bookmarkEnd w:id="210"/>
    </w:p>
    <w:p w14:paraId="68221F60" w14:textId="57B69F29" w:rsidR="00C26B0B" w:rsidRPr="00B02CCC" w:rsidRDefault="41757733" w:rsidP="41757733">
      <w:pPr>
        <w:ind w:left="720"/>
        <w:rPr>
          <w:i/>
          <w:iCs/>
          <w:lang w:val="en-GB"/>
        </w:rPr>
      </w:pPr>
      <w:r w:rsidRPr="00B02CCC">
        <w:rPr>
          <w:lang w:val="en-GB"/>
        </w:rPr>
        <w:t>N/A</w:t>
      </w:r>
    </w:p>
    <w:p w14:paraId="68221F61" w14:textId="77777777" w:rsidR="00C26B0B" w:rsidRPr="00B02CCC" w:rsidRDefault="41757733" w:rsidP="00753147">
      <w:pPr>
        <w:pStyle w:val="Heading3"/>
        <w:rPr>
          <w:color w:val="000000" w:themeColor="text1"/>
          <w:lang w:val="en-GB"/>
        </w:rPr>
      </w:pPr>
      <w:bookmarkStart w:id="211" w:name="_Toc44389619"/>
      <w:bookmarkStart w:id="212" w:name="_Toc52345112"/>
      <w:bookmarkStart w:id="213" w:name="_Toc89072710"/>
      <w:r w:rsidRPr="00B02CCC">
        <w:rPr>
          <w:lang w:val="en-GB"/>
        </w:rPr>
        <w:lastRenderedPageBreak/>
        <w:t>Interfaces</w:t>
      </w:r>
      <w:bookmarkEnd w:id="211"/>
      <w:bookmarkEnd w:id="212"/>
      <w:bookmarkEnd w:id="213"/>
    </w:p>
    <w:p w14:paraId="3DBB4EEE" w14:textId="77777777" w:rsidR="001A7333" w:rsidRPr="00B02CCC" w:rsidRDefault="001A7333" w:rsidP="00753147">
      <w:pPr>
        <w:pStyle w:val="Heading4"/>
        <w:spacing w:before="120"/>
        <w:ind w:left="850" w:hanging="850"/>
        <w:rPr>
          <w:color w:val="000000" w:themeColor="text1"/>
          <w:lang w:val="en-GB"/>
        </w:rPr>
      </w:pPr>
      <w:bookmarkStart w:id="214" w:name="_Toc508014065"/>
      <w:bookmarkStart w:id="215" w:name="_Toc89072711"/>
      <w:r w:rsidRPr="00B02CCC">
        <w:rPr>
          <w:lang w:val="en-GB"/>
        </w:rPr>
        <w:t>Function Group ZFI_EPAY_POST</w:t>
      </w:r>
      <w:bookmarkEnd w:id="214"/>
      <w:bookmarkEnd w:id="215"/>
    </w:p>
    <w:p w14:paraId="72D932B5" w14:textId="77777777" w:rsidR="001A7333" w:rsidRPr="00B02CCC" w:rsidRDefault="001A7333" w:rsidP="00753147">
      <w:pPr>
        <w:pStyle w:val="Heading5"/>
        <w:tabs>
          <w:tab w:val="clear" w:pos="1800"/>
          <w:tab w:val="num" w:pos="993"/>
        </w:tabs>
        <w:rPr>
          <w:color w:val="000000" w:themeColor="text1"/>
          <w:lang w:val="en-GB"/>
        </w:rPr>
      </w:pPr>
      <w:bookmarkStart w:id="216" w:name="_Toc508014067"/>
      <w:r w:rsidRPr="00B02CCC">
        <w:rPr>
          <w:lang w:val="en-GB"/>
        </w:rPr>
        <w:t>Function Module ZFI_EPAY_POST_COMPL_BLOCK</w:t>
      </w:r>
      <w:bookmarkEnd w:id="216"/>
    </w:p>
    <w:tbl>
      <w:tblPr>
        <w:tblW w:w="0" w:type="auto"/>
        <w:tblInd w:w="113" w:type="dxa"/>
        <w:tblLook w:val="04A0" w:firstRow="1" w:lastRow="0" w:firstColumn="1" w:lastColumn="0" w:noHBand="0" w:noVBand="1"/>
      </w:tblPr>
      <w:tblGrid>
        <w:gridCol w:w="1740"/>
        <w:gridCol w:w="664"/>
        <w:gridCol w:w="1820"/>
        <w:gridCol w:w="795"/>
      </w:tblGrid>
      <w:tr w:rsidR="00AD0210" w:rsidRPr="00B02CCC" w14:paraId="1288D808"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bottom"/>
            <w:hideMark/>
          </w:tcPr>
          <w:p w14:paraId="79EEE7AA" w14:textId="77777777" w:rsidR="00AD0210" w:rsidRPr="00B02CCC" w:rsidRDefault="00AD021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 Name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bottom"/>
            <w:hideMark/>
          </w:tcPr>
          <w:p w14:paraId="5D3A688E" w14:textId="77777777" w:rsidR="00AD0210" w:rsidRPr="00B02CCC" w:rsidRDefault="00AD021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bottom"/>
            <w:hideMark/>
          </w:tcPr>
          <w:p w14:paraId="24C9FCE9" w14:textId="77777777" w:rsidR="00AD0210" w:rsidRPr="00B02CCC" w:rsidRDefault="00AD021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bottom"/>
            <w:hideMark/>
          </w:tcPr>
          <w:p w14:paraId="73F82AA4" w14:textId="77777777" w:rsidR="00AD0210" w:rsidRPr="00B02CCC" w:rsidRDefault="00AD021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AD0210" w:rsidRPr="00B02CCC" w14:paraId="3D94577F" w14:textId="77777777" w:rsidTr="41757733">
        <w:tc>
          <w:tcPr>
            <w:tcW w:w="0" w:type="auto"/>
            <w:gridSpan w:val="4"/>
            <w:tcBorders>
              <w:top w:val="single" w:sz="4" w:space="0" w:color="16365C"/>
              <w:left w:val="single" w:sz="4" w:space="0" w:color="16365C"/>
              <w:bottom w:val="single" w:sz="4" w:space="0" w:color="16365C"/>
              <w:right w:val="single" w:sz="4" w:space="0" w:color="16365C"/>
            </w:tcBorders>
            <w:shd w:val="clear" w:color="auto" w:fill="538DD5"/>
            <w:noWrap/>
            <w:vAlign w:val="center"/>
            <w:hideMark/>
          </w:tcPr>
          <w:p w14:paraId="26D46786" w14:textId="77777777" w:rsidR="00AD0210" w:rsidRPr="00B02CCC" w:rsidRDefault="00AD021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Import Parameters</w:t>
            </w:r>
          </w:p>
        </w:tc>
      </w:tr>
      <w:tr w:rsidR="00AD0210" w:rsidRPr="00B02CCC" w14:paraId="289D2650"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7EED787A"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IS_SRM_HEADER</w:t>
            </w:r>
          </w:p>
        </w:tc>
        <w:tc>
          <w:tcPr>
            <w:tcW w:w="0" w:type="auto"/>
            <w:tcBorders>
              <w:top w:val="nil"/>
              <w:left w:val="nil"/>
              <w:bottom w:val="single" w:sz="4" w:space="0" w:color="16365C"/>
              <w:right w:val="single" w:sz="4" w:space="0" w:color="16365C"/>
            </w:tcBorders>
            <w:shd w:val="clear" w:color="auto" w:fill="auto"/>
            <w:noWrap/>
            <w:vAlign w:val="bottom"/>
            <w:hideMark/>
          </w:tcPr>
          <w:p w14:paraId="7733DC40"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bottom"/>
            <w:hideMark/>
          </w:tcPr>
          <w:p w14:paraId="1B956DE0"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ZFI_S_PAYREQ_SC</w:t>
            </w:r>
          </w:p>
        </w:tc>
        <w:tc>
          <w:tcPr>
            <w:tcW w:w="0" w:type="auto"/>
            <w:tcBorders>
              <w:top w:val="nil"/>
              <w:left w:val="nil"/>
              <w:bottom w:val="single" w:sz="4" w:space="0" w:color="16365C"/>
              <w:right w:val="single" w:sz="4" w:space="0" w:color="16365C"/>
            </w:tcBorders>
            <w:shd w:val="clear" w:color="auto" w:fill="auto"/>
            <w:noWrap/>
            <w:vAlign w:val="bottom"/>
            <w:hideMark/>
          </w:tcPr>
          <w:p w14:paraId="4EA4F022"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1836F83A"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2FD39C5C"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IS_HEADER</w:t>
            </w:r>
          </w:p>
        </w:tc>
        <w:tc>
          <w:tcPr>
            <w:tcW w:w="0" w:type="auto"/>
            <w:tcBorders>
              <w:top w:val="nil"/>
              <w:left w:val="nil"/>
              <w:bottom w:val="single" w:sz="4" w:space="0" w:color="16365C"/>
              <w:right w:val="single" w:sz="4" w:space="0" w:color="16365C"/>
            </w:tcBorders>
            <w:shd w:val="clear" w:color="auto" w:fill="auto"/>
            <w:noWrap/>
            <w:vAlign w:val="bottom"/>
            <w:hideMark/>
          </w:tcPr>
          <w:p w14:paraId="64225255"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bottom"/>
            <w:hideMark/>
          </w:tcPr>
          <w:p w14:paraId="13BD69B6"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BAPIACHE09</w:t>
            </w:r>
          </w:p>
        </w:tc>
        <w:tc>
          <w:tcPr>
            <w:tcW w:w="0" w:type="auto"/>
            <w:tcBorders>
              <w:top w:val="nil"/>
              <w:left w:val="nil"/>
              <w:bottom w:val="single" w:sz="4" w:space="0" w:color="16365C"/>
              <w:right w:val="single" w:sz="4" w:space="0" w:color="16365C"/>
            </w:tcBorders>
            <w:shd w:val="clear" w:color="auto" w:fill="auto"/>
            <w:noWrap/>
            <w:vAlign w:val="bottom"/>
            <w:hideMark/>
          </w:tcPr>
          <w:p w14:paraId="648D34FF"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AD0210" w:rsidRPr="00B02CCC" w14:paraId="6CAAF345"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0FDD7787"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IS_CUSTOMER</w:t>
            </w:r>
          </w:p>
        </w:tc>
        <w:tc>
          <w:tcPr>
            <w:tcW w:w="0" w:type="auto"/>
            <w:tcBorders>
              <w:top w:val="nil"/>
              <w:left w:val="nil"/>
              <w:bottom w:val="single" w:sz="4" w:space="0" w:color="16365C"/>
              <w:right w:val="single" w:sz="4" w:space="0" w:color="16365C"/>
            </w:tcBorders>
            <w:shd w:val="clear" w:color="auto" w:fill="auto"/>
            <w:noWrap/>
            <w:vAlign w:val="bottom"/>
            <w:hideMark/>
          </w:tcPr>
          <w:p w14:paraId="3E3F4132"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bottom"/>
            <w:hideMark/>
          </w:tcPr>
          <w:p w14:paraId="1BB4FC20"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BAPIACPA09</w:t>
            </w:r>
          </w:p>
        </w:tc>
        <w:tc>
          <w:tcPr>
            <w:tcW w:w="0" w:type="auto"/>
            <w:tcBorders>
              <w:top w:val="nil"/>
              <w:left w:val="nil"/>
              <w:bottom w:val="single" w:sz="4" w:space="0" w:color="16365C"/>
              <w:right w:val="single" w:sz="4" w:space="0" w:color="16365C"/>
            </w:tcBorders>
            <w:shd w:val="clear" w:color="auto" w:fill="auto"/>
            <w:noWrap/>
            <w:vAlign w:val="bottom"/>
            <w:hideMark/>
          </w:tcPr>
          <w:p w14:paraId="09390CC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6D477B46"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75438FE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IV_OBJ_TYPE</w:t>
            </w:r>
          </w:p>
        </w:tc>
        <w:tc>
          <w:tcPr>
            <w:tcW w:w="0" w:type="auto"/>
            <w:tcBorders>
              <w:top w:val="nil"/>
              <w:left w:val="nil"/>
              <w:bottom w:val="single" w:sz="4" w:space="0" w:color="16365C"/>
              <w:right w:val="single" w:sz="4" w:space="0" w:color="16365C"/>
            </w:tcBorders>
            <w:shd w:val="clear" w:color="auto" w:fill="auto"/>
            <w:noWrap/>
            <w:vAlign w:val="bottom"/>
            <w:hideMark/>
          </w:tcPr>
          <w:p w14:paraId="3BF3A7A5"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bottom"/>
            <w:hideMark/>
          </w:tcPr>
          <w:p w14:paraId="0D7336FE"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AWTYP</w:t>
            </w:r>
          </w:p>
        </w:tc>
        <w:tc>
          <w:tcPr>
            <w:tcW w:w="0" w:type="auto"/>
            <w:tcBorders>
              <w:top w:val="nil"/>
              <w:left w:val="nil"/>
              <w:bottom w:val="single" w:sz="4" w:space="0" w:color="16365C"/>
              <w:right w:val="single" w:sz="4" w:space="0" w:color="16365C"/>
            </w:tcBorders>
            <w:shd w:val="clear" w:color="auto" w:fill="auto"/>
            <w:noWrap/>
            <w:vAlign w:val="bottom"/>
            <w:hideMark/>
          </w:tcPr>
          <w:p w14:paraId="18115DC8"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7265CBE2"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6A51206B"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IV_OBJ_KEY</w:t>
            </w:r>
          </w:p>
        </w:tc>
        <w:tc>
          <w:tcPr>
            <w:tcW w:w="0" w:type="auto"/>
            <w:tcBorders>
              <w:top w:val="nil"/>
              <w:left w:val="nil"/>
              <w:bottom w:val="single" w:sz="4" w:space="0" w:color="16365C"/>
              <w:right w:val="single" w:sz="4" w:space="0" w:color="16365C"/>
            </w:tcBorders>
            <w:shd w:val="clear" w:color="auto" w:fill="auto"/>
            <w:noWrap/>
            <w:vAlign w:val="bottom"/>
            <w:hideMark/>
          </w:tcPr>
          <w:p w14:paraId="4555899B"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bottom"/>
            <w:hideMark/>
          </w:tcPr>
          <w:p w14:paraId="7D8CC5E3"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AWKEY</w:t>
            </w:r>
          </w:p>
        </w:tc>
        <w:tc>
          <w:tcPr>
            <w:tcW w:w="0" w:type="auto"/>
            <w:tcBorders>
              <w:top w:val="nil"/>
              <w:left w:val="nil"/>
              <w:bottom w:val="single" w:sz="4" w:space="0" w:color="16365C"/>
              <w:right w:val="single" w:sz="4" w:space="0" w:color="16365C"/>
            </w:tcBorders>
            <w:shd w:val="clear" w:color="auto" w:fill="auto"/>
            <w:noWrap/>
            <w:vAlign w:val="bottom"/>
            <w:hideMark/>
          </w:tcPr>
          <w:p w14:paraId="1C9099B7"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AD0210" w:rsidRPr="00B02CCC" w14:paraId="5A3E14C7" w14:textId="77777777" w:rsidTr="41757733">
        <w:tc>
          <w:tcPr>
            <w:tcW w:w="0" w:type="auto"/>
            <w:gridSpan w:val="4"/>
            <w:tcBorders>
              <w:top w:val="single" w:sz="4" w:space="0" w:color="16365C"/>
              <w:left w:val="single" w:sz="4" w:space="0" w:color="16365C"/>
              <w:bottom w:val="single" w:sz="4" w:space="0" w:color="16365C"/>
              <w:right w:val="single" w:sz="4" w:space="0" w:color="16365C"/>
            </w:tcBorders>
            <w:shd w:val="clear" w:color="auto" w:fill="538DD5"/>
            <w:noWrap/>
            <w:vAlign w:val="center"/>
            <w:hideMark/>
          </w:tcPr>
          <w:p w14:paraId="464B851A" w14:textId="77777777" w:rsidR="00AD0210" w:rsidRPr="00B02CCC" w:rsidRDefault="00AD021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Table Parameters</w:t>
            </w:r>
          </w:p>
        </w:tc>
      </w:tr>
      <w:tr w:rsidR="00AD0210" w:rsidRPr="00B02CCC" w14:paraId="0F5C52FA"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1AB00A6F"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IT_SRM_PAYREQ_ITEM</w:t>
            </w:r>
          </w:p>
        </w:tc>
        <w:tc>
          <w:tcPr>
            <w:tcW w:w="0" w:type="auto"/>
            <w:tcBorders>
              <w:top w:val="nil"/>
              <w:left w:val="nil"/>
              <w:bottom w:val="single" w:sz="4" w:space="0" w:color="16365C"/>
              <w:right w:val="single" w:sz="4" w:space="0" w:color="16365C"/>
            </w:tcBorders>
            <w:shd w:val="clear" w:color="auto" w:fill="auto"/>
            <w:noWrap/>
            <w:vAlign w:val="bottom"/>
            <w:hideMark/>
          </w:tcPr>
          <w:p w14:paraId="6E8D0CA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bottom"/>
            <w:hideMark/>
          </w:tcPr>
          <w:p w14:paraId="342A6131" w14:textId="77777777" w:rsidR="00AD0210" w:rsidRPr="00063ED5" w:rsidRDefault="00AD0210" w:rsidP="41757733">
            <w:pPr>
              <w:spacing w:before="0"/>
              <w:jc w:val="left"/>
              <w:rPr>
                <w:rFonts w:ascii="Calibri" w:eastAsia="Calibri" w:hAnsi="Calibri" w:cs="Calibri"/>
                <w:sz w:val="16"/>
                <w:szCs w:val="16"/>
                <w:lang w:val="fr-BE" w:eastAsia="en-GB"/>
              </w:rPr>
            </w:pPr>
            <w:r w:rsidRPr="00063ED5">
              <w:rPr>
                <w:rFonts w:ascii="Calibri" w:eastAsia="Calibri" w:hAnsi="Calibri" w:cs="Calibri"/>
                <w:sz w:val="16"/>
                <w:szCs w:val="16"/>
                <w:lang w:val="fr-BE" w:eastAsia="en-GB"/>
              </w:rPr>
              <w:t>ZFI_T_PAYREQ_SC_ITEM</w:t>
            </w:r>
          </w:p>
        </w:tc>
        <w:tc>
          <w:tcPr>
            <w:tcW w:w="0" w:type="auto"/>
            <w:tcBorders>
              <w:top w:val="nil"/>
              <w:left w:val="nil"/>
              <w:bottom w:val="single" w:sz="4" w:space="0" w:color="16365C"/>
              <w:right w:val="single" w:sz="4" w:space="0" w:color="16365C"/>
            </w:tcBorders>
            <w:shd w:val="clear" w:color="auto" w:fill="auto"/>
            <w:noWrap/>
            <w:vAlign w:val="bottom"/>
            <w:hideMark/>
          </w:tcPr>
          <w:p w14:paraId="58DF736F"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53EE2025"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63E7F8A4"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IT_ACCOUNTGL</w:t>
            </w:r>
          </w:p>
        </w:tc>
        <w:tc>
          <w:tcPr>
            <w:tcW w:w="0" w:type="auto"/>
            <w:tcBorders>
              <w:top w:val="nil"/>
              <w:left w:val="nil"/>
              <w:bottom w:val="single" w:sz="4" w:space="0" w:color="16365C"/>
              <w:right w:val="single" w:sz="4" w:space="0" w:color="16365C"/>
            </w:tcBorders>
            <w:shd w:val="clear" w:color="auto" w:fill="auto"/>
            <w:noWrap/>
            <w:vAlign w:val="bottom"/>
            <w:hideMark/>
          </w:tcPr>
          <w:p w14:paraId="553A91C8"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42F77634"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BAPIACGL09</w:t>
            </w:r>
          </w:p>
        </w:tc>
        <w:tc>
          <w:tcPr>
            <w:tcW w:w="0" w:type="auto"/>
            <w:tcBorders>
              <w:top w:val="nil"/>
              <w:left w:val="nil"/>
              <w:bottom w:val="single" w:sz="4" w:space="0" w:color="16365C"/>
              <w:right w:val="single" w:sz="4" w:space="0" w:color="16365C"/>
            </w:tcBorders>
            <w:shd w:val="clear" w:color="auto" w:fill="auto"/>
            <w:noWrap/>
            <w:vAlign w:val="bottom"/>
            <w:hideMark/>
          </w:tcPr>
          <w:p w14:paraId="2A7E8CD9"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61C47B66"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715417EF"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IT_ACCOUNTPAYABLE</w:t>
            </w:r>
          </w:p>
        </w:tc>
        <w:tc>
          <w:tcPr>
            <w:tcW w:w="0" w:type="auto"/>
            <w:tcBorders>
              <w:top w:val="nil"/>
              <w:left w:val="nil"/>
              <w:bottom w:val="single" w:sz="4" w:space="0" w:color="16365C"/>
              <w:right w:val="single" w:sz="4" w:space="0" w:color="16365C"/>
            </w:tcBorders>
            <w:shd w:val="clear" w:color="auto" w:fill="auto"/>
            <w:noWrap/>
            <w:vAlign w:val="bottom"/>
            <w:hideMark/>
          </w:tcPr>
          <w:p w14:paraId="42272CA0"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73E7D94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BAPIACAP09</w:t>
            </w:r>
          </w:p>
        </w:tc>
        <w:tc>
          <w:tcPr>
            <w:tcW w:w="0" w:type="auto"/>
            <w:tcBorders>
              <w:top w:val="nil"/>
              <w:left w:val="nil"/>
              <w:bottom w:val="single" w:sz="4" w:space="0" w:color="16365C"/>
              <w:right w:val="single" w:sz="4" w:space="0" w:color="16365C"/>
            </w:tcBorders>
            <w:shd w:val="clear" w:color="auto" w:fill="auto"/>
            <w:noWrap/>
            <w:vAlign w:val="bottom"/>
            <w:hideMark/>
          </w:tcPr>
          <w:p w14:paraId="2086785E"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5C05BDF2"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49BEDC4F"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IT_ACCOUNTTAX</w:t>
            </w:r>
          </w:p>
        </w:tc>
        <w:tc>
          <w:tcPr>
            <w:tcW w:w="0" w:type="auto"/>
            <w:tcBorders>
              <w:top w:val="nil"/>
              <w:left w:val="nil"/>
              <w:bottom w:val="single" w:sz="4" w:space="0" w:color="16365C"/>
              <w:right w:val="single" w:sz="4" w:space="0" w:color="16365C"/>
            </w:tcBorders>
            <w:shd w:val="clear" w:color="auto" w:fill="auto"/>
            <w:noWrap/>
            <w:vAlign w:val="bottom"/>
            <w:hideMark/>
          </w:tcPr>
          <w:p w14:paraId="3A169DE3"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10B3E97B"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BAPIACTX09</w:t>
            </w:r>
          </w:p>
        </w:tc>
        <w:tc>
          <w:tcPr>
            <w:tcW w:w="0" w:type="auto"/>
            <w:tcBorders>
              <w:top w:val="nil"/>
              <w:left w:val="nil"/>
              <w:bottom w:val="single" w:sz="4" w:space="0" w:color="16365C"/>
              <w:right w:val="single" w:sz="4" w:space="0" w:color="16365C"/>
            </w:tcBorders>
            <w:shd w:val="clear" w:color="auto" w:fill="auto"/>
            <w:noWrap/>
            <w:vAlign w:val="bottom"/>
            <w:hideMark/>
          </w:tcPr>
          <w:p w14:paraId="6110C94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62D9CF93"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6354C60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IT_CURRENCYAMOUNT</w:t>
            </w:r>
          </w:p>
        </w:tc>
        <w:tc>
          <w:tcPr>
            <w:tcW w:w="0" w:type="auto"/>
            <w:tcBorders>
              <w:top w:val="nil"/>
              <w:left w:val="nil"/>
              <w:bottom w:val="single" w:sz="4" w:space="0" w:color="16365C"/>
              <w:right w:val="single" w:sz="4" w:space="0" w:color="16365C"/>
            </w:tcBorders>
            <w:shd w:val="clear" w:color="auto" w:fill="auto"/>
            <w:noWrap/>
            <w:vAlign w:val="bottom"/>
            <w:hideMark/>
          </w:tcPr>
          <w:p w14:paraId="463CED14"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2A5FF48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BAPIACCR09</w:t>
            </w:r>
          </w:p>
        </w:tc>
        <w:tc>
          <w:tcPr>
            <w:tcW w:w="0" w:type="auto"/>
            <w:tcBorders>
              <w:top w:val="nil"/>
              <w:left w:val="nil"/>
              <w:bottom w:val="single" w:sz="4" w:space="0" w:color="16365C"/>
              <w:right w:val="single" w:sz="4" w:space="0" w:color="16365C"/>
            </w:tcBorders>
            <w:shd w:val="clear" w:color="auto" w:fill="auto"/>
            <w:noWrap/>
            <w:vAlign w:val="bottom"/>
            <w:hideMark/>
          </w:tcPr>
          <w:p w14:paraId="3E33C358"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31FB09D1"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58FD149D"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IT_EXTENSION1</w:t>
            </w:r>
          </w:p>
        </w:tc>
        <w:tc>
          <w:tcPr>
            <w:tcW w:w="0" w:type="auto"/>
            <w:tcBorders>
              <w:top w:val="nil"/>
              <w:left w:val="nil"/>
              <w:bottom w:val="single" w:sz="4" w:space="0" w:color="16365C"/>
              <w:right w:val="single" w:sz="4" w:space="0" w:color="16365C"/>
            </w:tcBorders>
            <w:shd w:val="clear" w:color="auto" w:fill="auto"/>
            <w:noWrap/>
            <w:vAlign w:val="bottom"/>
            <w:hideMark/>
          </w:tcPr>
          <w:p w14:paraId="000CBF8E"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041D4903"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BAPIACEXTC</w:t>
            </w:r>
          </w:p>
        </w:tc>
        <w:tc>
          <w:tcPr>
            <w:tcW w:w="0" w:type="auto"/>
            <w:tcBorders>
              <w:top w:val="nil"/>
              <w:left w:val="nil"/>
              <w:bottom w:val="single" w:sz="4" w:space="0" w:color="16365C"/>
              <w:right w:val="single" w:sz="4" w:space="0" w:color="16365C"/>
            </w:tcBorders>
            <w:shd w:val="clear" w:color="auto" w:fill="auto"/>
            <w:noWrap/>
            <w:vAlign w:val="bottom"/>
            <w:hideMark/>
          </w:tcPr>
          <w:p w14:paraId="7286A1D3"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03F0C88E"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06B4696D"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CT_RETURN</w:t>
            </w:r>
          </w:p>
        </w:tc>
        <w:tc>
          <w:tcPr>
            <w:tcW w:w="0" w:type="auto"/>
            <w:tcBorders>
              <w:top w:val="nil"/>
              <w:left w:val="nil"/>
              <w:bottom w:val="single" w:sz="4" w:space="0" w:color="16365C"/>
              <w:right w:val="single" w:sz="4" w:space="0" w:color="16365C"/>
            </w:tcBorders>
            <w:shd w:val="clear" w:color="auto" w:fill="auto"/>
            <w:noWrap/>
            <w:vAlign w:val="bottom"/>
            <w:hideMark/>
          </w:tcPr>
          <w:p w14:paraId="523D2D8C"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1009417C"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BAPIRET2</w:t>
            </w:r>
          </w:p>
        </w:tc>
        <w:tc>
          <w:tcPr>
            <w:tcW w:w="0" w:type="auto"/>
            <w:tcBorders>
              <w:top w:val="nil"/>
              <w:left w:val="nil"/>
              <w:bottom w:val="single" w:sz="4" w:space="0" w:color="16365C"/>
              <w:right w:val="single" w:sz="4" w:space="0" w:color="16365C"/>
            </w:tcBorders>
            <w:shd w:val="clear" w:color="auto" w:fill="auto"/>
            <w:noWrap/>
            <w:vAlign w:val="bottom"/>
            <w:hideMark/>
          </w:tcPr>
          <w:p w14:paraId="4E21DB8E"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AD0210" w:rsidRPr="00B02CCC" w14:paraId="6C757DC9"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bottom"/>
            <w:hideMark/>
          </w:tcPr>
          <w:p w14:paraId="474AADA0"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IT_ACCOUNTWT</w:t>
            </w:r>
          </w:p>
        </w:tc>
        <w:tc>
          <w:tcPr>
            <w:tcW w:w="0" w:type="auto"/>
            <w:tcBorders>
              <w:top w:val="nil"/>
              <w:left w:val="nil"/>
              <w:bottom w:val="single" w:sz="4" w:space="0" w:color="16365C"/>
              <w:right w:val="single" w:sz="4" w:space="0" w:color="16365C"/>
            </w:tcBorders>
            <w:shd w:val="clear" w:color="auto" w:fill="auto"/>
            <w:noWrap/>
            <w:vAlign w:val="bottom"/>
            <w:hideMark/>
          </w:tcPr>
          <w:p w14:paraId="16F3BC41"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LIKE</w:t>
            </w:r>
          </w:p>
        </w:tc>
        <w:tc>
          <w:tcPr>
            <w:tcW w:w="0" w:type="auto"/>
            <w:tcBorders>
              <w:top w:val="nil"/>
              <w:left w:val="nil"/>
              <w:bottom w:val="single" w:sz="4" w:space="0" w:color="16365C"/>
              <w:right w:val="single" w:sz="4" w:space="0" w:color="16365C"/>
            </w:tcBorders>
            <w:shd w:val="clear" w:color="auto" w:fill="auto"/>
            <w:noWrap/>
            <w:vAlign w:val="bottom"/>
            <w:hideMark/>
          </w:tcPr>
          <w:p w14:paraId="1F89B706"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BAPIACWT09</w:t>
            </w:r>
          </w:p>
        </w:tc>
        <w:tc>
          <w:tcPr>
            <w:tcW w:w="0" w:type="auto"/>
            <w:tcBorders>
              <w:top w:val="nil"/>
              <w:left w:val="nil"/>
              <w:bottom w:val="single" w:sz="4" w:space="0" w:color="16365C"/>
              <w:right w:val="single" w:sz="4" w:space="0" w:color="16365C"/>
            </w:tcBorders>
            <w:shd w:val="clear" w:color="auto" w:fill="auto"/>
            <w:noWrap/>
            <w:vAlign w:val="bottom"/>
            <w:hideMark/>
          </w:tcPr>
          <w:p w14:paraId="013F1782" w14:textId="77777777" w:rsidR="00AD0210" w:rsidRPr="00B02CCC" w:rsidRDefault="00AD021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bl>
    <w:p w14:paraId="43969A0F" w14:textId="77777777" w:rsidR="001A7333" w:rsidRPr="00B02CCC" w:rsidRDefault="001A7333" w:rsidP="00753147">
      <w:pPr>
        <w:pStyle w:val="Heading4"/>
        <w:spacing w:before="120"/>
        <w:ind w:left="850" w:hanging="850"/>
        <w:rPr>
          <w:color w:val="000000" w:themeColor="text1"/>
          <w:lang w:val="en-GB"/>
        </w:rPr>
      </w:pPr>
      <w:bookmarkStart w:id="217" w:name="_Toc532566231"/>
      <w:bookmarkStart w:id="218" w:name="_Toc532568317"/>
      <w:bookmarkStart w:id="219" w:name="_Toc508014068"/>
      <w:bookmarkStart w:id="220" w:name="_Toc89072712"/>
      <w:bookmarkEnd w:id="217"/>
      <w:bookmarkEnd w:id="218"/>
      <w:r w:rsidRPr="00B02CCC">
        <w:rPr>
          <w:lang w:val="en-GB"/>
        </w:rPr>
        <w:t>Class ZCL_FI_EPAY_BLOCK_HELPER</w:t>
      </w:r>
      <w:bookmarkEnd w:id="219"/>
      <w:bookmarkEnd w:id="220"/>
    </w:p>
    <w:p w14:paraId="5DA8050F" w14:textId="77777777" w:rsidR="001A7333" w:rsidRPr="00B02CCC" w:rsidRDefault="001A7333" w:rsidP="00753147">
      <w:pPr>
        <w:pStyle w:val="Heading5"/>
        <w:tabs>
          <w:tab w:val="clear" w:pos="1800"/>
          <w:tab w:val="num" w:pos="993"/>
        </w:tabs>
        <w:rPr>
          <w:color w:val="000000" w:themeColor="text1"/>
          <w:lang w:val="en-GB"/>
        </w:rPr>
      </w:pPr>
      <w:bookmarkStart w:id="221" w:name="_Toc508014070"/>
      <w:r w:rsidRPr="00B02CCC">
        <w:rPr>
          <w:lang w:val="en-GB"/>
        </w:rPr>
        <w:t>Method GET_BLOCK_CODE_FOR_COMPANY</w:t>
      </w:r>
      <w:bookmarkEnd w:id="221"/>
    </w:p>
    <w:tbl>
      <w:tblPr>
        <w:tblW w:w="0" w:type="auto"/>
        <w:tblInd w:w="113" w:type="dxa"/>
        <w:tblLook w:val="04A0" w:firstRow="1" w:lastRow="0" w:firstColumn="1" w:lastColumn="0" w:noHBand="0" w:noVBand="1"/>
      </w:tblPr>
      <w:tblGrid>
        <w:gridCol w:w="1350"/>
        <w:gridCol w:w="859"/>
        <w:gridCol w:w="1101"/>
        <w:gridCol w:w="1407"/>
        <w:gridCol w:w="795"/>
      </w:tblGrid>
      <w:tr w:rsidR="00416B29" w:rsidRPr="00B02CCC" w14:paraId="46A1DBAC"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34B6C7AD"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63170014"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46ADD01"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2AD2BC2"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18747464"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416B29" w:rsidRPr="00B02CCC" w14:paraId="3B40E795"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A7529EE"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IV_BUKRS</w:t>
            </w:r>
          </w:p>
        </w:tc>
        <w:tc>
          <w:tcPr>
            <w:tcW w:w="0" w:type="auto"/>
            <w:tcBorders>
              <w:top w:val="nil"/>
              <w:left w:val="nil"/>
              <w:bottom w:val="single" w:sz="4" w:space="0" w:color="16365C"/>
              <w:right w:val="single" w:sz="4" w:space="0" w:color="16365C"/>
            </w:tcBorders>
            <w:shd w:val="clear" w:color="auto" w:fill="auto"/>
            <w:noWrap/>
            <w:vAlign w:val="center"/>
            <w:hideMark/>
          </w:tcPr>
          <w:p w14:paraId="0BD65E24"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39E633EA"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4F62719F"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BUKRS</w:t>
            </w:r>
          </w:p>
        </w:tc>
        <w:tc>
          <w:tcPr>
            <w:tcW w:w="0" w:type="auto"/>
            <w:tcBorders>
              <w:top w:val="nil"/>
              <w:left w:val="nil"/>
              <w:bottom w:val="single" w:sz="4" w:space="0" w:color="16365C"/>
              <w:right w:val="single" w:sz="4" w:space="0" w:color="16365C"/>
            </w:tcBorders>
            <w:shd w:val="clear" w:color="auto" w:fill="auto"/>
            <w:noWrap/>
            <w:vAlign w:val="center"/>
            <w:hideMark/>
          </w:tcPr>
          <w:p w14:paraId="0EADC3E5"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A16E69" w:rsidRPr="00B02CCC" w14:paraId="05910A84"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tcPr>
          <w:p w14:paraId="21DF8963" w14:textId="290C2FCF" w:rsidR="00A16E69" w:rsidRPr="00B02CCC" w:rsidRDefault="00A16E6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IV_PAYREQ_TYPE</w:t>
            </w:r>
          </w:p>
        </w:tc>
        <w:tc>
          <w:tcPr>
            <w:tcW w:w="0" w:type="auto"/>
            <w:tcBorders>
              <w:top w:val="nil"/>
              <w:left w:val="nil"/>
              <w:bottom w:val="single" w:sz="4" w:space="0" w:color="16365C"/>
              <w:right w:val="single" w:sz="4" w:space="0" w:color="16365C"/>
            </w:tcBorders>
            <w:shd w:val="clear" w:color="auto" w:fill="auto"/>
            <w:noWrap/>
            <w:vAlign w:val="center"/>
          </w:tcPr>
          <w:p w14:paraId="17A66E70" w14:textId="5392DF28" w:rsidR="00A16E69" w:rsidRPr="00B02CCC" w:rsidRDefault="00A16E6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tcPr>
          <w:p w14:paraId="66E77F80" w14:textId="4487DBE5" w:rsidR="00A16E69" w:rsidRPr="00B02CCC" w:rsidRDefault="00A16E6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tcPr>
          <w:p w14:paraId="5A132FE9" w14:textId="5D0187DD" w:rsidR="00A16E69" w:rsidRPr="00B02CCC" w:rsidRDefault="00A16E6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ZFI_PAYREQ_TYPE</w:t>
            </w:r>
          </w:p>
        </w:tc>
        <w:tc>
          <w:tcPr>
            <w:tcW w:w="0" w:type="auto"/>
            <w:tcBorders>
              <w:top w:val="nil"/>
              <w:left w:val="nil"/>
              <w:bottom w:val="single" w:sz="4" w:space="0" w:color="16365C"/>
              <w:right w:val="single" w:sz="4" w:space="0" w:color="16365C"/>
            </w:tcBorders>
            <w:shd w:val="clear" w:color="auto" w:fill="auto"/>
            <w:noWrap/>
            <w:vAlign w:val="center"/>
          </w:tcPr>
          <w:p w14:paraId="2D21D264" w14:textId="77777777" w:rsidR="00A16E69" w:rsidRPr="00B02CCC" w:rsidRDefault="00A16E69" w:rsidP="41757733">
            <w:pPr>
              <w:spacing w:before="0"/>
              <w:jc w:val="left"/>
              <w:rPr>
                <w:rFonts w:ascii="Calibri" w:hAnsi="Calibri"/>
                <w:sz w:val="16"/>
                <w:szCs w:val="16"/>
                <w:lang w:val="en-GB" w:eastAsia="en-GB"/>
              </w:rPr>
            </w:pPr>
          </w:p>
        </w:tc>
      </w:tr>
      <w:tr w:rsidR="00416B29" w:rsidRPr="00B02CCC" w14:paraId="6BA42E64"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4010C3B"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RV_ZLSPR</w:t>
            </w:r>
          </w:p>
        </w:tc>
        <w:tc>
          <w:tcPr>
            <w:tcW w:w="0" w:type="auto"/>
            <w:tcBorders>
              <w:top w:val="nil"/>
              <w:left w:val="nil"/>
              <w:bottom w:val="single" w:sz="4" w:space="0" w:color="16365C"/>
              <w:right w:val="single" w:sz="4" w:space="0" w:color="16365C"/>
            </w:tcBorders>
            <w:shd w:val="clear" w:color="auto" w:fill="auto"/>
            <w:noWrap/>
            <w:vAlign w:val="center"/>
            <w:hideMark/>
          </w:tcPr>
          <w:p w14:paraId="773F09BF"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Returning</w:t>
            </w:r>
          </w:p>
        </w:tc>
        <w:tc>
          <w:tcPr>
            <w:tcW w:w="0" w:type="auto"/>
            <w:tcBorders>
              <w:top w:val="nil"/>
              <w:left w:val="nil"/>
              <w:bottom w:val="single" w:sz="4" w:space="0" w:color="16365C"/>
              <w:right w:val="single" w:sz="4" w:space="0" w:color="16365C"/>
            </w:tcBorders>
            <w:shd w:val="clear" w:color="auto" w:fill="auto"/>
            <w:noWrap/>
            <w:vAlign w:val="center"/>
            <w:hideMark/>
          </w:tcPr>
          <w:p w14:paraId="4865EE2E"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096F360D"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DZLSPR</w:t>
            </w:r>
          </w:p>
        </w:tc>
        <w:tc>
          <w:tcPr>
            <w:tcW w:w="0" w:type="auto"/>
            <w:tcBorders>
              <w:top w:val="nil"/>
              <w:left w:val="nil"/>
              <w:bottom w:val="single" w:sz="4" w:space="0" w:color="16365C"/>
              <w:right w:val="single" w:sz="4" w:space="0" w:color="16365C"/>
            </w:tcBorders>
            <w:shd w:val="clear" w:color="auto" w:fill="auto"/>
            <w:noWrap/>
            <w:vAlign w:val="center"/>
            <w:hideMark/>
          </w:tcPr>
          <w:p w14:paraId="0A795450"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7D7983F5" w14:textId="77777777" w:rsidR="001A7333" w:rsidRPr="00B02CCC" w:rsidRDefault="001A7333" w:rsidP="00753147">
      <w:pPr>
        <w:pStyle w:val="Heading5"/>
        <w:tabs>
          <w:tab w:val="clear" w:pos="1800"/>
          <w:tab w:val="num" w:pos="993"/>
        </w:tabs>
        <w:rPr>
          <w:color w:val="000000" w:themeColor="text1"/>
          <w:lang w:val="en-GB"/>
        </w:rPr>
      </w:pPr>
      <w:bookmarkStart w:id="222" w:name="_Toc508014071"/>
      <w:r w:rsidRPr="00B02CCC">
        <w:rPr>
          <w:lang w:val="en-GB"/>
        </w:rPr>
        <w:t>Method GET_LIST</w:t>
      </w:r>
      <w:bookmarkEnd w:id="222"/>
    </w:p>
    <w:tbl>
      <w:tblPr>
        <w:tblW w:w="0" w:type="auto"/>
        <w:tblInd w:w="113" w:type="dxa"/>
        <w:tblLook w:val="04A0" w:firstRow="1" w:lastRow="0" w:firstColumn="1" w:lastColumn="0" w:noHBand="0" w:noVBand="1"/>
      </w:tblPr>
      <w:tblGrid>
        <w:gridCol w:w="924"/>
        <w:gridCol w:w="838"/>
        <w:gridCol w:w="1101"/>
        <w:gridCol w:w="1973"/>
        <w:gridCol w:w="795"/>
      </w:tblGrid>
      <w:tr w:rsidR="00416B29" w:rsidRPr="00B02CCC" w14:paraId="7D4D1431"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73C54ACC"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2D35716"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0C0E53F"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3277E45"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4D241BD8" w14:textId="77777777" w:rsidR="00416B29" w:rsidRPr="00B02CCC" w:rsidRDefault="00416B29"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416B29" w:rsidRPr="00B02CCC" w14:paraId="7D86B843"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10C9D21"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ET_LIST_H</w:t>
            </w:r>
          </w:p>
        </w:tc>
        <w:tc>
          <w:tcPr>
            <w:tcW w:w="0" w:type="auto"/>
            <w:tcBorders>
              <w:top w:val="nil"/>
              <w:left w:val="nil"/>
              <w:bottom w:val="single" w:sz="4" w:space="0" w:color="16365C"/>
              <w:right w:val="single" w:sz="4" w:space="0" w:color="16365C"/>
            </w:tcBorders>
            <w:shd w:val="clear" w:color="auto" w:fill="auto"/>
            <w:noWrap/>
            <w:vAlign w:val="center"/>
            <w:hideMark/>
          </w:tcPr>
          <w:p w14:paraId="2BF4C23F"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Exporting</w:t>
            </w:r>
          </w:p>
        </w:tc>
        <w:tc>
          <w:tcPr>
            <w:tcW w:w="0" w:type="auto"/>
            <w:tcBorders>
              <w:top w:val="nil"/>
              <w:left w:val="nil"/>
              <w:bottom w:val="single" w:sz="4" w:space="0" w:color="16365C"/>
              <w:right w:val="single" w:sz="4" w:space="0" w:color="16365C"/>
            </w:tcBorders>
            <w:shd w:val="clear" w:color="auto" w:fill="auto"/>
            <w:noWrap/>
            <w:vAlign w:val="center"/>
            <w:hideMark/>
          </w:tcPr>
          <w:p w14:paraId="67CCBAC2"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34259672"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21095175"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416B29" w:rsidRPr="00B02CCC" w14:paraId="47774701"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457DC79"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ET_LIST_I</w:t>
            </w:r>
          </w:p>
        </w:tc>
        <w:tc>
          <w:tcPr>
            <w:tcW w:w="0" w:type="auto"/>
            <w:tcBorders>
              <w:top w:val="nil"/>
              <w:left w:val="nil"/>
              <w:bottom w:val="single" w:sz="4" w:space="0" w:color="16365C"/>
              <w:right w:val="single" w:sz="4" w:space="0" w:color="16365C"/>
            </w:tcBorders>
            <w:shd w:val="clear" w:color="auto" w:fill="auto"/>
            <w:noWrap/>
            <w:vAlign w:val="center"/>
            <w:hideMark/>
          </w:tcPr>
          <w:p w14:paraId="29B1EACB"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Exporting</w:t>
            </w:r>
          </w:p>
        </w:tc>
        <w:tc>
          <w:tcPr>
            <w:tcW w:w="0" w:type="auto"/>
            <w:tcBorders>
              <w:top w:val="nil"/>
              <w:left w:val="nil"/>
              <w:bottom w:val="single" w:sz="4" w:space="0" w:color="16365C"/>
              <w:right w:val="single" w:sz="4" w:space="0" w:color="16365C"/>
            </w:tcBorders>
            <w:shd w:val="clear" w:color="auto" w:fill="auto"/>
            <w:noWrap/>
            <w:vAlign w:val="center"/>
            <w:hideMark/>
          </w:tcPr>
          <w:p w14:paraId="2989499C"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12D9B3AD"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ZFI_TT_EPAY_BLOCK_ITEM</w:t>
            </w:r>
          </w:p>
        </w:tc>
        <w:tc>
          <w:tcPr>
            <w:tcW w:w="0" w:type="auto"/>
            <w:tcBorders>
              <w:top w:val="nil"/>
              <w:left w:val="nil"/>
              <w:bottom w:val="single" w:sz="4" w:space="0" w:color="16365C"/>
              <w:right w:val="single" w:sz="4" w:space="0" w:color="16365C"/>
            </w:tcBorders>
            <w:shd w:val="clear" w:color="auto" w:fill="auto"/>
            <w:noWrap/>
            <w:vAlign w:val="center"/>
            <w:hideMark/>
          </w:tcPr>
          <w:p w14:paraId="44CEAAB2" w14:textId="77777777" w:rsidR="00416B29" w:rsidRPr="00B02CCC" w:rsidRDefault="00416B29"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519B9963" w14:textId="77777777" w:rsidR="001A7333" w:rsidRPr="00B02CCC" w:rsidRDefault="001A7333" w:rsidP="00753147">
      <w:pPr>
        <w:pStyle w:val="Heading5"/>
        <w:tabs>
          <w:tab w:val="clear" w:pos="1800"/>
          <w:tab w:val="num" w:pos="993"/>
        </w:tabs>
        <w:rPr>
          <w:color w:val="000000" w:themeColor="text1"/>
          <w:lang w:val="en-GB"/>
        </w:rPr>
      </w:pPr>
      <w:bookmarkStart w:id="223" w:name="_Toc508014072"/>
      <w:r w:rsidRPr="00B02CCC">
        <w:rPr>
          <w:lang w:val="en-GB"/>
        </w:rPr>
        <w:t>Method REMOVE_PAYMENT_BLOCK</w:t>
      </w:r>
      <w:bookmarkEnd w:id="223"/>
    </w:p>
    <w:tbl>
      <w:tblPr>
        <w:tblW w:w="0" w:type="auto"/>
        <w:tblInd w:w="113" w:type="dxa"/>
        <w:tblLook w:val="04A0" w:firstRow="1" w:lastRow="0" w:firstColumn="1" w:lastColumn="0" w:noHBand="0" w:noVBand="1"/>
      </w:tblPr>
      <w:tblGrid>
        <w:gridCol w:w="1124"/>
        <w:gridCol w:w="859"/>
        <w:gridCol w:w="1101"/>
        <w:gridCol w:w="1962"/>
        <w:gridCol w:w="795"/>
      </w:tblGrid>
      <w:tr w:rsidR="007726B6" w:rsidRPr="00B02CCC" w14:paraId="6FBFE8D6"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113B8649" w14:textId="77777777" w:rsidR="007726B6" w:rsidRPr="00B02CCC" w:rsidRDefault="007726B6"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39B4C4D" w14:textId="77777777" w:rsidR="007726B6" w:rsidRPr="00B02CCC" w:rsidRDefault="007726B6"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67CAFF23" w14:textId="77777777" w:rsidR="007726B6" w:rsidRPr="00B02CCC" w:rsidRDefault="007726B6"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1AAC165" w14:textId="77777777" w:rsidR="007726B6" w:rsidRPr="00B02CCC" w:rsidRDefault="007726B6"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3ECA3E2C" w14:textId="77777777" w:rsidR="007726B6" w:rsidRPr="00B02CCC" w:rsidRDefault="007726B6"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7726B6" w:rsidRPr="00B02CCC" w14:paraId="58983BB2"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0544531"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IT_SELECTION</w:t>
            </w:r>
          </w:p>
        </w:tc>
        <w:tc>
          <w:tcPr>
            <w:tcW w:w="0" w:type="auto"/>
            <w:tcBorders>
              <w:top w:val="nil"/>
              <w:left w:val="nil"/>
              <w:bottom w:val="single" w:sz="4" w:space="0" w:color="16365C"/>
              <w:right w:val="single" w:sz="4" w:space="0" w:color="16365C"/>
            </w:tcBorders>
            <w:shd w:val="clear" w:color="auto" w:fill="auto"/>
            <w:noWrap/>
            <w:vAlign w:val="center"/>
            <w:hideMark/>
          </w:tcPr>
          <w:p w14:paraId="2BEF2E90"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11DA01EA"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738818F0"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LVC_T_ROID</w:t>
            </w:r>
          </w:p>
        </w:tc>
        <w:tc>
          <w:tcPr>
            <w:tcW w:w="0" w:type="auto"/>
            <w:tcBorders>
              <w:top w:val="nil"/>
              <w:left w:val="nil"/>
              <w:bottom w:val="single" w:sz="4" w:space="0" w:color="16365C"/>
              <w:right w:val="single" w:sz="4" w:space="0" w:color="16365C"/>
            </w:tcBorders>
            <w:shd w:val="clear" w:color="auto" w:fill="auto"/>
            <w:noWrap/>
            <w:vAlign w:val="center"/>
            <w:hideMark/>
          </w:tcPr>
          <w:p w14:paraId="4731B276"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7726B6" w:rsidRPr="00B02CCC" w14:paraId="41A61E9B"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3370BE8"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CT_LIST_H</w:t>
            </w:r>
          </w:p>
        </w:tc>
        <w:tc>
          <w:tcPr>
            <w:tcW w:w="0" w:type="auto"/>
            <w:tcBorders>
              <w:top w:val="nil"/>
              <w:left w:val="nil"/>
              <w:bottom w:val="single" w:sz="4" w:space="0" w:color="16365C"/>
              <w:right w:val="single" w:sz="4" w:space="0" w:color="16365C"/>
            </w:tcBorders>
            <w:shd w:val="clear" w:color="auto" w:fill="auto"/>
            <w:noWrap/>
            <w:vAlign w:val="center"/>
            <w:hideMark/>
          </w:tcPr>
          <w:p w14:paraId="51D0A0DE"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Changing</w:t>
            </w:r>
          </w:p>
        </w:tc>
        <w:tc>
          <w:tcPr>
            <w:tcW w:w="0" w:type="auto"/>
            <w:tcBorders>
              <w:top w:val="nil"/>
              <w:left w:val="nil"/>
              <w:bottom w:val="single" w:sz="4" w:space="0" w:color="16365C"/>
              <w:right w:val="single" w:sz="4" w:space="0" w:color="16365C"/>
            </w:tcBorders>
            <w:shd w:val="clear" w:color="auto" w:fill="auto"/>
            <w:noWrap/>
            <w:vAlign w:val="center"/>
            <w:hideMark/>
          </w:tcPr>
          <w:p w14:paraId="4BB83978"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75817BBE"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03752F59" w14:textId="77777777" w:rsidR="007726B6" w:rsidRPr="00B02CCC" w:rsidRDefault="007726B6"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15FDAE8F" w14:textId="77777777" w:rsidR="001A7333" w:rsidRPr="00B02CCC" w:rsidRDefault="001A7333" w:rsidP="00753147">
      <w:pPr>
        <w:pStyle w:val="Heading5"/>
        <w:tabs>
          <w:tab w:val="clear" w:pos="1800"/>
          <w:tab w:val="num" w:pos="993"/>
        </w:tabs>
        <w:rPr>
          <w:color w:val="000000" w:themeColor="text1"/>
          <w:lang w:val="en-GB"/>
        </w:rPr>
      </w:pPr>
      <w:bookmarkStart w:id="224" w:name="_Toc508014074"/>
      <w:r w:rsidRPr="00B02CCC">
        <w:rPr>
          <w:lang w:val="en-GB"/>
        </w:rPr>
        <w:t>Method SET_LIST_IN_DB</w:t>
      </w:r>
      <w:bookmarkEnd w:id="224"/>
    </w:p>
    <w:tbl>
      <w:tblPr>
        <w:tblW w:w="0" w:type="auto"/>
        <w:tblInd w:w="113" w:type="dxa"/>
        <w:tblLook w:val="04A0" w:firstRow="1" w:lastRow="0" w:firstColumn="1" w:lastColumn="0" w:noHBand="0" w:noVBand="1"/>
      </w:tblPr>
      <w:tblGrid>
        <w:gridCol w:w="924"/>
        <w:gridCol w:w="859"/>
        <w:gridCol w:w="1101"/>
        <w:gridCol w:w="1973"/>
        <w:gridCol w:w="795"/>
      </w:tblGrid>
      <w:tr w:rsidR="00096763" w:rsidRPr="00B02CCC" w14:paraId="6437FE75"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1E4C7F66" w14:textId="77777777" w:rsidR="00096763" w:rsidRPr="00B02CCC" w:rsidRDefault="0009676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lastRenderedPageBreak/>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7C0266C" w14:textId="77777777" w:rsidR="00096763" w:rsidRPr="00B02CCC" w:rsidRDefault="0009676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218EEA2F" w14:textId="77777777" w:rsidR="00096763" w:rsidRPr="00B02CCC" w:rsidRDefault="0009676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2BAC4C0" w14:textId="77777777" w:rsidR="00096763" w:rsidRPr="00B02CCC" w:rsidRDefault="0009676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521AABA7" w14:textId="77777777" w:rsidR="00096763" w:rsidRPr="00B02CCC" w:rsidRDefault="00096763"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096763" w:rsidRPr="00B02CCC" w14:paraId="62EE5621"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329C8B6"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IT_LIST_H</w:t>
            </w:r>
          </w:p>
        </w:tc>
        <w:tc>
          <w:tcPr>
            <w:tcW w:w="0" w:type="auto"/>
            <w:tcBorders>
              <w:top w:val="nil"/>
              <w:left w:val="nil"/>
              <w:bottom w:val="single" w:sz="4" w:space="0" w:color="16365C"/>
              <w:right w:val="single" w:sz="4" w:space="0" w:color="16365C"/>
            </w:tcBorders>
            <w:shd w:val="clear" w:color="auto" w:fill="auto"/>
            <w:noWrap/>
            <w:vAlign w:val="center"/>
            <w:hideMark/>
          </w:tcPr>
          <w:p w14:paraId="0505D1C7"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4B4D62BC"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72D19CE9"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6E7D95F2"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r w:rsidR="00096763" w:rsidRPr="00B02CCC" w14:paraId="1EA20C99"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C6B1B82"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IT_LIST_I</w:t>
            </w:r>
          </w:p>
        </w:tc>
        <w:tc>
          <w:tcPr>
            <w:tcW w:w="0" w:type="auto"/>
            <w:tcBorders>
              <w:top w:val="nil"/>
              <w:left w:val="nil"/>
              <w:bottom w:val="single" w:sz="4" w:space="0" w:color="16365C"/>
              <w:right w:val="single" w:sz="4" w:space="0" w:color="16365C"/>
            </w:tcBorders>
            <w:shd w:val="clear" w:color="auto" w:fill="auto"/>
            <w:noWrap/>
            <w:vAlign w:val="center"/>
            <w:hideMark/>
          </w:tcPr>
          <w:p w14:paraId="640B3D2A"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1E3666AD"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280DBC56"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ZFI_TT_EPAY_BLOCK_ITEM</w:t>
            </w:r>
          </w:p>
        </w:tc>
        <w:tc>
          <w:tcPr>
            <w:tcW w:w="0" w:type="auto"/>
            <w:tcBorders>
              <w:top w:val="nil"/>
              <w:left w:val="nil"/>
              <w:bottom w:val="single" w:sz="4" w:space="0" w:color="16365C"/>
              <w:right w:val="single" w:sz="4" w:space="0" w:color="16365C"/>
            </w:tcBorders>
            <w:shd w:val="clear" w:color="auto" w:fill="auto"/>
            <w:noWrap/>
            <w:vAlign w:val="center"/>
            <w:hideMark/>
          </w:tcPr>
          <w:p w14:paraId="31FEFFA4" w14:textId="77777777" w:rsidR="00096763" w:rsidRPr="00B02CCC" w:rsidRDefault="00096763"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w:t>
            </w:r>
          </w:p>
        </w:tc>
      </w:tr>
    </w:tbl>
    <w:p w14:paraId="66A2670D" w14:textId="77777777" w:rsidR="001A7333" w:rsidRPr="00B02CCC" w:rsidRDefault="001A7333" w:rsidP="00753147">
      <w:pPr>
        <w:pStyle w:val="Heading5"/>
        <w:tabs>
          <w:tab w:val="clear" w:pos="1800"/>
          <w:tab w:val="num" w:pos="993"/>
        </w:tabs>
        <w:rPr>
          <w:color w:val="000000" w:themeColor="text1"/>
          <w:lang w:val="en-GB"/>
        </w:rPr>
      </w:pPr>
      <w:bookmarkStart w:id="225" w:name="_Toc508014075"/>
      <w:r w:rsidRPr="00B02CCC">
        <w:rPr>
          <w:lang w:val="en-GB"/>
        </w:rPr>
        <w:t>Method SET_SEARCH_CRITERIA</w:t>
      </w:r>
      <w:bookmarkEnd w:id="225"/>
    </w:p>
    <w:tbl>
      <w:tblPr>
        <w:tblW w:w="0" w:type="auto"/>
        <w:tblInd w:w="113" w:type="dxa"/>
        <w:tblLook w:val="04A0" w:firstRow="1" w:lastRow="0" w:firstColumn="1" w:lastColumn="0" w:noHBand="0" w:noVBand="1"/>
      </w:tblPr>
      <w:tblGrid>
        <w:gridCol w:w="1594"/>
        <w:gridCol w:w="859"/>
        <w:gridCol w:w="1101"/>
        <w:gridCol w:w="2074"/>
        <w:gridCol w:w="795"/>
      </w:tblGrid>
      <w:tr w:rsidR="00F81E90" w:rsidRPr="00B02CCC" w14:paraId="19661C03"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67BDC912"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6D7AF45"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B6BF44F"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788597D"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14DDBB46"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F81E90" w:rsidRPr="00B02CCC" w14:paraId="1755EE13"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7D4D5FAD"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IS_SEARCH_CRITERIA</w:t>
            </w:r>
          </w:p>
        </w:tc>
        <w:tc>
          <w:tcPr>
            <w:tcW w:w="0" w:type="auto"/>
            <w:tcBorders>
              <w:top w:val="nil"/>
              <w:left w:val="nil"/>
              <w:bottom w:val="single" w:sz="4" w:space="0" w:color="16365C"/>
              <w:right w:val="single" w:sz="4" w:space="0" w:color="16365C"/>
            </w:tcBorders>
            <w:shd w:val="clear" w:color="auto" w:fill="auto"/>
            <w:noWrap/>
            <w:vAlign w:val="center"/>
            <w:hideMark/>
          </w:tcPr>
          <w:p w14:paraId="1C5C5FB8"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1ED0D0AA"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4BE1D3C9"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ZFI_S_EPAY_BLOCK_SEARCH</w:t>
            </w:r>
          </w:p>
        </w:tc>
        <w:tc>
          <w:tcPr>
            <w:tcW w:w="0" w:type="auto"/>
            <w:tcBorders>
              <w:top w:val="nil"/>
              <w:left w:val="nil"/>
              <w:bottom w:val="single" w:sz="4" w:space="0" w:color="16365C"/>
              <w:right w:val="single" w:sz="4" w:space="0" w:color="16365C"/>
            </w:tcBorders>
            <w:shd w:val="clear" w:color="auto" w:fill="auto"/>
            <w:noWrap/>
            <w:vAlign w:val="center"/>
            <w:hideMark/>
          </w:tcPr>
          <w:p w14:paraId="3186B18B"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7BE18139" w14:textId="77777777" w:rsidR="001A7333" w:rsidRPr="00B02CCC" w:rsidRDefault="001A7333" w:rsidP="00753147">
      <w:pPr>
        <w:pStyle w:val="Heading5"/>
        <w:tabs>
          <w:tab w:val="clear" w:pos="1800"/>
          <w:tab w:val="num" w:pos="993"/>
        </w:tabs>
        <w:rPr>
          <w:color w:val="000000" w:themeColor="text1"/>
          <w:lang w:val="en-GB"/>
        </w:rPr>
      </w:pPr>
      <w:bookmarkStart w:id="226" w:name="_Toc508014076"/>
      <w:r w:rsidRPr="00B02CCC">
        <w:rPr>
          <w:lang w:val="en-GB"/>
        </w:rPr>
        <w:t>Method SET_STATUS</w:t>
      </w:r>
      <w:bookmarkEnd w:id="226"/>
    </w:p>
    <w:tbl>
      <w:tblPr>
        <w:tblW w:w="0" w:type="auto"/>
        <w:tblInd w:w="113" w:type="dxa"/>
        <w:tblLook w:val="04A0" w:firstRow="1" w:lastRow="0" w:firstColumn="1" w:lastColumn="0" w:noHBand="0" w:noVBand="1"/>
      </w:tblPr>
      <w:tblGrid>
        <w:gridCol w:w="1124"/>
        <w:gridCol w:w="859"/>
        <w:gridCol w:w="1101"/>
        <w:gridCol w:w="1962"/>
        <w:gridCol w:w="795"/>
      </w:tblGrid>
      <w:tr w:rsidR="00F81E90" w:rsidRPr="00B02CCC" w14:paraId="4C28D1DA"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632CD452"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9DA2B39"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51B916F4"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4B26209"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0A67D37B" w14:textId="77777777" w:rsidR="00F81E90" w:rsidRPr="00B02CCC" w:rsidRDefault="00F81E90"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F81E90" w:rsidRPr="00B02CCC" w14:paraId="32F40F2B"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5076C90"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IT_SELECTION</w:t>
            </w:r>
          </w:p>
        </w:tc>
        <w:tc>
          <w:tcPr>
            <w:tcW w:w="0" w:type="auto"/>
            <w:tcBorders>
              <w:top w:val="nil"/>
              <w:left w:val="nil"/>
              <w:bottom w:val="single" w:sz="4" w:space="0" w:color="16365C"/>
              <w:right w:val="single" w:sz="4" w:space="0" w:color="16365C"/>
            </w:tcBorders>
            <w:shd w:val="clear" w:color="auto" w:fill="auto"/>
            <w:noWrap/>
            <w:vAlign w:val="center"/>
            <w:hideMark/>
          </w:tcPr>
          <w:p w14:paraId="18DCBE63"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678088EB"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49119EF9"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LVC_T_ROID</w:t>
            </w:r>
          </w:p>
        </w:tc>
        <w:tc>
          <w:tcPr>
            <w:tcW w:w="0" w:type="auto"/>
            <w:tcBorders>
              <w:top w:val="nil"/>
              <w:left w:val="nil"/>
              <w:bottom w:val="single" w:sz="4" w:space="0" w:color="16365C"/>
              <w:right w:val="single" w:sz="4" w:space="0" w:color="16365C"/>
            </w:tcBorders>
            <w:shd w:val="clear" w:color="auto" w:fill="auto"/>
            <w:noWrap/>
            <w:vAlign w:val="center"/>
            <w:hideMark/>
          </w:tcPr>
          <w:p w14:paraId="440C9D1C"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F81E90" w:rsidRPr="00B02CCC" w14:paraId="44FAD95D"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57F6AFD9"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IV_STATUS</w:t>
            </w:r>
          </w:p>
        </w:tc>
        <w:tc>
          <w:tcPr>
            <w:tcW w:w="0" w:type="auto"/>
            <w:tcBorders>
              <w:top w:val="nil"/>
              <w:left w:val="nil"/>
              <w:bottom w:val="single" w:sz="4" w:space="0" w:color="16365C"/>
              <w:right w:val="single" w:sz="4" w:space="0" w:color="16365C"/>
            </w:tcBorders>
            <w:shd w:val="clear" w:color="auto" w:fill="auto"/>
            <w:noWrap/>
            <w:vAlign w:val="center"/>
            <w:hideMark/>
          </w:tcPr>
          <w:p w14:paraId="2DC4FFC2"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79948CD7"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52EC0C5D"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ZFI_BLK_STATUS</w:t>
            </w:r>
          </w:p>
        </w:tc>
        <w:tc>
          <w:tcPr>
            <w:tcW w:w="0" w:type="auto"/>
            <w:tcBorders>
              <w:top w:val="nil"/>
              <w:left w:val="nil"/>
              <w:bottom w:val="single" w:sz="4" w:space="0" w:color="16365C"/>
              <w:right w:val="single" w:sz="4" w:space="0" w:color="16365C"/>
            </w:tcBorders>
            <w:shd w:val="clear" w:color="auto" w:fill="auto"/>
            <w:noWrap/>
            <w:vAlign w:val="center"/>
            <w:hideMark/>
          </w:tcPr>
          <w:p w14:paraId="44A33A28"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F81E90" w:rsidRPr="00B02CCC" w14:paraId="1AB5B877"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6718D8A"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CT_LIST_H</w:t>
            </w:r>
          </w:p>
        </w:tc>
        <w:tc>
          <w:tcPr>
            <w:tcW w:w="0" w:type="auto"/>
            <w:tcBorders>
              <w:top w:val="nil"/>
              <w:left w:val="nil"/>
              <w:bottom w:val="single" w:sz="4" w:space="0" w:color="16365C"/>
              <w:right w:val="single" w:sz="4" w:space="0" w:color="16365C"/>
            </w:tcBorders>
            <w:shd w:val="clear" w:color="auto" w:fill="auto"/>
            <w:noWrap/>
            <w:vAlign w:val="center"/>
            <w:hideMark/>
          </w:tcPr>
          <w:p w14:paraId="2D4FCF49"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Changing</w:t>
            </w:r>
          </w:p>
        </w:tc>
        <w:tc>
          <w:tcPr>
            <w:tcW w:w="0" w:type="auto"/>
            <w:tcBorders>
              <w:top w:val="nil"/>
              <w:left w:val="nil"/>
              <w:bottom w:val="single" w:sz="4" w:space="0" w:color="16365C"/>
              <w:right w:val="single" w:sz="4" w:space="0" w:color="16365C"/>
            </w:tcBorders>
            <w:shd w:val="clear" w:color="auto" w:fill="auto"/>
            <w:noWrap/>
            <w:vAlign w:val="center"/>
            <w:hideMark/>
          </w:tcPr>
          <w:p w14:paraId="69CFE96D"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683AE67E"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36A95F31" w14:textId="77777777" w:rsidR="00F81E90" w:rsidRPr="00B02CCC" w:rsidRDefault="00F81E90"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23F82553" w14:textId="77777777" w:rsidR="001A7333" w:rsidRPr="00B02CCC" w:rsidRDefault="001A7333" w:rsidP="41757733">
      <w:pPr>
        <w:rPr>
          <w:lang w:val="en-GB"/>
        </w:rPr>
      </w:pPr>
    </w:p>
    <w:p w14:paraId="01BCA5F1" w14:textId="77777777" w:rsidR="001A7333" w:rsidRPr="00B02CCC" w:rsidRDefault="001A7333" w:rsidP="00753147">
      <w:pPr>
        <w:pStyle w:val="Heading4"/>
        <w:spacing w:before="120"/>
        <w:ind w:left="850" w:hanging="850"/>
        <w:rPr>
          <w:color w:val="000000" w:themeColor="text1"/>
          <w:lang w:val="en-GB"/>
        </w:rPr>
      </w:pPr>
      <w:bookmarkStart w:id="227" w:name="_Toc508014077"/>
      <w:bookmarkStart w:id="228" w:name="_Toc89072713"/>
      <w:r w:rsidRPr="00B02CCC">
        <w:rPr>
          <w:lang w:val="en-GB"/>
        </w:rPr>
        <w:t>Class ZCL_FI_EPAY_NOTIFICATION</w:t>
      </w:r>
      <w:bookmarkEnd w:id="227"/>
      <w:bookmarkEnd w:id="228"/>
    </w:p>
    <w:p w14:paraId="3D36B849" w14:textId="77777777" w:rsidR="001A7333" w:rsidRPr="00B02CCC" w:rsidRDefault="001A7333" w:rsidP="00753147">
      <w:pPr>
        <w:pStyle w:val="Heading5"/>
        <w:tabs>
          <w:tab w:val="clear" w:pos="1800"/>
          <w:tab w:val="num" w:pos="993"/>
        </w:tabs>
        <w:rPr>
          <w:color w:val="000000" w:themeColor="text1"/>
          <w:lang w:val="en-GB"/>
        </w:rPr>
      </w:pPr>
      <w:bookmarkStart w:id="229" w:name="_Toc508014078"/>
      <w:r w:rsidRPr="00B02CCC">
        <w:rPr>
          <w:lang w:val="en-GB"/>
        </w:rPr>
        <w:t>Method BUILD_EMAIL_BODY</w:t>
      </w:r>
      <w:bookmarkEnd w:id="229"/>
    </w:p>
    <w:tbl>
      <w:tblPr>
        <w:tblW w:w="0" w:type="auto"/>
        <w:tblInd w:w="113" w:type="dxa"/>
        <w:tblLook w:val="04A0" w:firstRow="1" w:lastRow="0" w:firstColumn="1" w:lastColumn="0" w:noHBand="0" w:noVBand="1"/>
      </w:tblPr>
      <w:tblGrid>
        <w:gridCol w:w="1028"/>
        <w:gridCol w:w="818"/>
        <w:gridCol w:w="1101"/>
        <w:gridCol w:w="1286"/>
        <w:gridCol w:w="795"/>
      </w:tblGrid>
      <w:tr w:rsidR="001E305E" w:rsidRPr="00B02CCC" w14:paraId="51A2BB3A"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3B804037"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22C4730"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7B3C1AC"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0619B709"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238F75B1"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1E305E" w:rsidRPr="00B02CCC" w14:paraId="5FA4C6CF"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AF57530"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CV_SUBJECT</w:t>
            </w:r>
          </w:p>
        </w:tc>
        <w:tc>
          <w:tcPr>
            <w:tcW w:w="0" w:type="auto"/>
            <w:tcBorders>
              <w:top w:val="nil"/>
              <w:left w:val="nil"/>
              <w:bottom w:val="single" w:sz="4" w:space="0" w:color="16365C"/>
              <w:right w:val="single" w:sz="4" w:space="0" w:color="16365C"/>
            </w:tcBorders>
            <w:shd w:val="clear" w:color="auto" w:fill="auto"/>
            <w:noWrap/>
            <w:vAlign w:val="center"/>
            <w:hideMark/>
          </w:tcPr>
          <w:p w14:paraId="659D9976"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Changing</w:t>
            </w:r>
          </w:p>
        </w:tc>
        <w:tc>
          <w:tcPr>
            <w:tcW w:w="0" w:type="auto"/>
            <w:tcBorders>
              <w:top w:val="nil"/>
              <w:left w:val="nil"/>
              <w:bottom w:val="single" w:sz="4" w:space="0" w:color="16365C"/>
              <w:right w:val="single" w:sz="4" w:space="0" w:color="16365C"/>
            </w:tcBorders>
            <w:shd w:val="clear" w:color="auto" w:fill="auto"/>
            <w:noWrap/>
            <w:vAlign w:val="center"/>
            <w:hideMark/>
          </w:tcPr>
          <w:p w14:paraId="6A153AC7"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4B7CC83F"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SO_OBJ_DES</w:t>
            </w:r>
          </w:p>
        </w:tc>
        <w:tc>
          <w:tcPr>
            <w:tcW w:w="0" w:type="auto"/>
            <w:tcBorders>
              <w:top w:val="nil"/>
              <w:left w:val="nil"/>
              <w:bottom w:val="single" w:sz="4" w:space="0" w:color="16365C"/>
              <w:right w:val="single" w:sz="4" w:space="0" w:color="16365C"/>
            </w:tcBorders>
            <w:shd w:val="clear" w:color="auto" w:fill="auto"/>
            <w:noWrap/>
            <w:vAlign w:val="center"/>
            <w:hideMark/>
          </w:tcPr>
          <w:p w14:paraId="0D1AFE91"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1E305E" w:rsidRPr="00B02CCC" w14:paraId="2700A068"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F6BCDA3"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CT_BODY</w:t>
            </w:r>
          </w:p>
        </w:tc>
        <w:tc>
          <w:tcPr>
            <w:tcW w:w="0" w:type="auto"/>
            <w:tcBorders>
              <w:top w:val="nil"/>
              <w:left w:val="nil"/>
              <w:bottom w:val="single" w:sz="4" w:space="0" w:color="16365C"/>
              <w:right w:val="single" w:sz="4" w:space="0" w:color="16365C"/>
            </w:tcBorders>
            <w:shd w:val="clear" w:color="auto" w:fill="auto"/>
            <w:noWrap/>
            <w:vAlign w:val="center"/>
            <w:hideMark/>
          </w:tcPr>
          <w:p w14:paraId="75BCC944"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Changing</w:t>
            </w:r>
          </w:p>
        </w:tc>
        <w:tc>
          <w:tcPr>
            <w:tcW w:w="0" w:type="auto"/>
            <w:tcBorders>
              <w:top w:val="nil"/>
              <w:left w:val="nil"/>
              <w:bottom w:val="single" w:sz="4" w:space="0" w:color="16365C"/>
              <w:right w:val="single" w:sz="4" w:space="0" w:color="16365C"/>
            </w:tcBorders>
            <w:shd w:val="clear" w:color="auto" w:fill="auto"/>
            <w:noWrap/>
            <w:vAlign w:val="center"/>
            <w:hideMark/>
          </w:tcPr>
          <w:p w14:paraId="66823AD9"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2D188E7E"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SOLI_TAB</w:t>
            </w:r>
          </w:p>
        </w:tc>
        <w:tc>
          <w:tcPr>
            <w:tcW w:w="0" w:type="auto"/>
            <w:tcBorders>
              <w:top w:val="nil"/>
              <w:left w:val="nil"/>
              <w:bottom w:val="single" w:sz="4" w:space="0" w:color="16365C"/>
              <w:right w:val="single" w:sz="4" w:space="0" w:color="16365C"/>
            </w:tcBorders>
            <w:shd w:val="clear" w:color="auto" w:fill="auto"/>
            <w:noWrap/>
            <w:vAlign w:val="center"/>
            <w:hideMark/>
          </w:tcPr>
          <w:p w14:paraId="221F54B0"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39896096" w14:textId="77777777" w:rsidR="001A7333" w:rsidRPr="00B02CCC" w:rsidRDefault="001A7333" w:rsidP="00753147">
      <w:pPr>
        <w:pStyle w:val="Heading5"/>
        <w:tabs>
          <w:tab w:val="clear" w:pos="1800"/>
          <w:tab w:val="num" w:pos="993"/>
        </w:tabs>
        <w:rPr>
          <w:color w:val="000000" w:themeColor="text1"/>
          <w:lang w:val="en-GB"/>
        </w:rPr>
      </w:pPr>
      <w:bookmarkStart w:id="230" w:name="_Toc508014079"/>
      <w:r w:rsidRPr="00B02CCC">
        <w:rPr>
          <w:lang w:val="en-GB"/>
        </w:rPr>
        <w:t>Method CONSTRUCTOR</w:t>
      </w:r>
      <w:bookmarkEnd w:id="230"/>
    </w:p>
    <w:tbl>
      <w:tblPr>
        <w:tblW w:w="0" w:type="auto"/>
        <w:tblInd w:w="113" w:type="dxa"/>
        <w:tblLook w:val="04A0" w:firstRow="1" w:lastRow="0" w:firstColumn="1" w:lastColumn="0" w:noHBand="0" w:noVBand="1"/>
      </w:tblPr>
      <w:tblGrid>
        <w:gridCol w:w="1245"/>
        <w:gridCol w:w="534"/>
        <w:gridCol w:w="1962"/>
        <w:gridCol w:w="795"/>
      </w:tblGrid>
      <w:tr w:rsidR="001E305E" w:rsidRPr="00B02CCC" w14:paraId="6D3B1DB2"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175BB940"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34DE86EB"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57EAC7D3"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6500DD6A"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1E305E" w:rsidRPr="00B02CCC" w14:paraId="7D8A8531"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FEF2EFA"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IV_BUKRS</w:t>
            </w:r>
          </w:p>
        </w:tc>
        <w:tc>
          <w:tcPr>
            <w:tcW w:w="0" w:type="auto"/>
            <w:tcBorders>
              <w:top w:val="nil"/>
              <w:left w:val="nil"/>
              <w:bottom w:val="single" w:sz="4" w:space="0" w:color="16365C"/>
              <w:right w:val="single" w:sz="4" w:space="0" w:color="16365C"/>
            </w:tcBorders>
            <w:shd w:val="clear" w:color="auto" w:fill="auto"/>
            <w:noWrap/>
            <w:vAlign w:val="center"/>
            <w:hideMark/>
          </w:tcPr>
          <w:p w14:paraId="65E9E34B"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58C1901B"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BUKRS</w:t>
            </w:r>
          </w:p>
        </w:tc>
        <w:tc>
          <w:tcPr>
            <w:tcW w:w="0" w:type="auto"/>
            <w:tcBorders>
              <w:top w:val="nil"/>
              <w:left w:val="nil"/>
              <w:bottom w:val="single" w:sz="4" w:space="0" w:color="16365C"/>
              <w:right w:val="single" w:sz="4" w:space="0" w:color="16365C"/>
            </w:tcBorders>
            <w:shd w:val="clear" w:color="auto" w:fill="auto"/>
            <w:noWrap/>
            <w:vAlign w:val="center"/>
            <w:hideMark/>
          </w:tcPr>
          <w:p w14:paraId="14C2502D"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1E305E" w:rsidRPr="00B02CCC" w14:paraId="5B9D2C69"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4624A781"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IT_BLOCK_STAT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073ADFB3"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78A495B7"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ZFI_TT_EPAY_BLOCK_STAT</w:t>
            </w:r>
          </w:p>
        </w:tc>
        <w:tc>
          <w:tcPr>
            <w:tcW w:w="0" w:type="auto"/>
            <w:tcBorders>
              <w:top w:val="nil"/>
              <w:left w:val="nil"/>
              <w:bottom w:val="single" w:sz="4" w:space="0" w:color="16365C"/>
              <w:right w:val="single" w:sz="4" w:space="0" w:color="16365C"/>
            </w:tcBorders>
            <w:shd w:val="clear" w:color="auto" w:fill="auto"/>
            <w:noWrap/>
            <w:vAlign w:val="center"/>
            <w:hideMark/>
          </w:tcPr>
          <w:p w14:paraId="5D107674"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1E305E" w:rsidRPr="00B02CCC" w14:paraId="02BFACD4"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37BDA40B"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IV_REQUESTOR</w:t>
            </w:r>
          </w:p>
        </w:tc>
        <w:tc>
          <w:tcPr>
            <w:tcW w:w="0" w:type="auto"/>
            <w:tcBorders>
              <w:top w:val="nil"/>
              <w:left w:val="nil"/>
              <w:bottom w:val="single" w:sz="4" w:space="0" w:color="16365C"/>
              <w:right w:val="single" w:sz="4" w:space="0" w:color="16365C"/>
            </w:tcBorders>
            <w:shd w:val="clear" w:color="auto" w:fill="auto"/>
            <w:noWrap/>
            <w:vAlign w:val="center"/>
            <w:hideMark/>
          </w:tcPr>
          <w:p w14:paraId="014B030E"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35C0E762"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AFNAM</w:t>
            </w:r>
          </w:p>
        </w:tc>
        <w:tc>
          <w:tcPr>
            <w:tcW w:w="0" w:type="auto"/>
            <w:tcBorders>
              <w:top w:val="nil"/>
              <w:left w:val="nil"/>
              <w:bottom w:val="single" w:sz="4" w:space="0" w:color="16365C"/>
              <w:right w:val="single" w:sz="4" w:space="0" w:color="16365C"/>
            </w:tcBorders>
            <w:shd w:val="clear" w:color="auto" w:fill="auto"/>
            <w:noWrap/>
            <w:vAlign w:val="center"/>
            <w:hideMark/>
          </w:tcPr>
          <w:p w14:paraId="44797664"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1E305E" w:rsidRPr="00B02CCC" w14:paraId="18AAB46B"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0E55F3F8"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IV_NOTIF_TYPE</w:t>
            </w:r>
          </w:p>
        </w:tc>
        <w:tc>
          <w:tcPr>
            <w:tcW w:w="0" w:type="auto"/>
            <w:tcBorders>
              <w:top w:val="nil"/>
              <w:left w:val="nil"/>
              <w:bottom w:val="single" w:sz="4" w:space="0" w:color="16365C"/>
              <w:right w:val="single" w:sz="4" w:space="0" w:color="16365C"/>
            </w:tcBorders>
            <w:shd w:val="clear" w:color="auto" w:fill="auto"/>
            <w:noWrap/>
            <w:vAlign w:val="center"/>
            <w:hideMark/>
          </w:tcPr>
          <w:p w14:paraId="127D385B"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68E7BB92"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ZFI_DE_EPAY_NOTIF_TYPE</w:t>
            </w:r>
          </w:p>
        </w:tc>
        <w:tc>
          <w:tcPr>
            <w:tcW w:w="0" w:type="auto"/>
            <w:tcBorders>
              <w:top w:val="nil"/>
              <w:left w:val="nil"/>
              <w:bottom w:val="single" w:sz="4" w:space="0" w:color="16365C"/>
              <w:right w:val="single" w:sz="4" w:space="0" w:color="16365C"/>
            </w:tcBorders>
            <w:shd w:val="clear" w:color="auto" w:fill="auto"/>
            <w:noWrap/>
            <w:vAlign w:val="center"/>
            <w:hideMark/>
          </w:tcPr>
          <w:p w14:paraId="1D13B8F1"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6F42E59E" w14:textId="77777777" w:rsidR="001A7333" w:rsidRPr="00B02CCC" w:rsidRDefault="001A7333" w:rsidP="00753147">
      <w:pPr>
        <w:pStyle w:val="Heading5"/>
        <w:tabs>
          <w:tab w:val="clear" w:pos="1800"/>
          <w:tab w:val="num" w:pos="993"/>
        </w:tabs>
        <w:rPr>
          <w:color w:val="000000" w:themeColor="text1"/>
          <w:lang w:val="en-GB"/>
        </w:rPr>
      </w:pPr>
      <w:bookmarkStart w:id="231" w:name="_Toc508014080"/>
      <w:r w:rsidRPr="00B02CCC">
        <w:rPr>
          <w:lang w:val="en-GB"/>
        </w:rPr>
        <w:t>Method SEND_NOTIFICATION</w:t>
      </w:r>
      <w:bookmarkEnd w:id="231"/>
    </w:p>
    <w:tbl>
      <w:tblPr>
        <w:tblW w:w="0" w:type="auto"/>
        <w:tblInd w:w="113" w:type="dxa"/>
        <w:tblLook w:val="04A0" w:firstRow="1" w:lastRow="0" w:firstColumn="1" w:lastColumn="0" w:noHBand="0" w:noVBand="1"/>
      </w:tblPr>
      <w:tblGrid>
        <w:gridCol w:w="924"/>
        <w:gridCol w:w="857"/>
        <w:gridCol w:w="1101"/>
        <w:gridCol w:w="1286"/>
        <w:gridCol w:w="795"/>
      </w:tblGrid>
      <w:tr w:rsidR="001E305E" w:rsidRPr="00B02CCC" w14:paraId="30BD5F3D"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6D20AFCB"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1A04E28E"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487412F7"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28085C1B"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63C2517F" w14:textId="77777777" w:rsidR="001E305E" w:rsidRPr="00B02CCC" w:rsidRDefault="001E305E"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1E305E" w:rsidRPr="00B02CCC" w14:paraId="598C6095"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6BFB626D"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RV_SENT</w:t>
            </w:r>
          </w:p>
        </w:tc>
        <w:tc>
          <w:tcPr>
            <w:tcW w:w="0" w:type="auto"/>
            <w:tcBorders>
              <w:top w:val="nil"/>
              <w:left w:val="nil"/>
              <w:bottom w:val="single" w:sz="4" w:space="0" w:color="16365C"/>
              <w:right w:val="single" w:sz="4" w:space="0" w:color="16365C"/>
            </w:tcBorders>
            <w:shd w:val="clear" w:color="auto" w:fill="auto"/>
            <w:noWrap/>
            <w:vAlign w:val="center"/>
            <w:hideMark/>
          </w:tcPr>
          <w:p w14:paraId="25FBE370"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Returning</w:t>
            </w:r>
          </w:p>
        </w:tc>
        <w:tc>
          <w:tcPr>
            <w:tcW w:w="0" w:type="auto"/>
            <w:tcBorders>
              <w:top w:val="nil"/>
              <w:left w:val="nil"/>
              <w:bottom w:val="single" w:sz="4" w:space="0" w:color="16365C"/>
              <w:right w:val="single" w:sz="4" w:space="0" w:color="16365C"/>
            </w:tcBorders>
            <w:shd w:val="clear" w:color="auto" w:fill="auto"/>
            <w:noWrap/>
            <w:vAlign w:val="center"/>
            <w:hideMark/>
          </w:tcPr>
          <w:p w14:paraId="4B5112A2"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0044AD9E"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XFELD</w:t>
            </w:r>
          </w:p>
        </w:tc>
        <w:tc>
          <w:tcPr>
            <w:tcW w:w="0" w:type="auto"/>
            <w:tcBorders>
              <w:top w:val="nil"/>
              <w:left w:val="nil"/>
              <w:bottom w:val="single" w:sz="4" w:space="0" w:color="16365C"/>
              <w:right w:val="single" w:sz="4" w:space="0" w:color="16365C"/>
            </w:tcBorders>
            <w:shd w:val="clear" w:color="auto" w:fill="auto"/>
            <w:noWrap/>
            <w:vAlign w:val="center"/>
            <w:hideMark/>
          </w:tcPr>
          <w:p w14:paraId="65C534ED" w14:textId="77777777" w:rsidR="001E305E" w:rsidRPr="00B02CCC" w:rsidRDefault="001E305E"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7E65FD9C" w14:textId="77777777" w:rsidR="001A7333" w:rsidRPr="00B02CCC" w:rsidRDefault="001A7333" w:rsidP="00753147">
      <w:pPr>
        <w:pStyle w:val="Heading5"/>
        <w:tabs>
          <w:tab w:val="clear" w:pos="1800"/>
          <w:tab w:val="num" w:pos="993"/>
        </w:tabs>
        <w:rPr>
          <w:color w:val="000000" w:themeColor="text1"/>
          <w:lang w:val="en-GB"/>
        </w:rPr>
      </w:pPr>
      <w:bookmarkStart w:id="232" w:name="_Toc508014081"/>
      <w:r w:rsidRPr="00B02CCC">
        <w:rPr>
          <w:lang w:val="en-GB"/>
        </w:rPr>
        <w:t>Method SET_RECIPIENT</w:t>
      </w:r>
      <w:bookmarkEnd w:id="232"/>
    </w:p>
    <w:tbl>
      <w:tblPr>
        <w:tblW w:w="0" w:type="auto"/>
        <w:tblInd w:w="113" w:type="dxa"/>
        <w:tblLook w:val="04A0" w:firstRow="1" w:lastRow="0" w:firstColumn="1" w:lastColumn="0" w:noHBand="0" w:noVBand="1"/>
      </w:tblPr>
      <w:tblGrid>
        <w:gridCol w:w="1162"/>
        <w:gridCol w:w="859"/>
        <w:gridCol w:w="1101"/>
        <w:gridCol w:w="1409"/>
        <w:gridCol w:w="795"/>
      </w:tblGrid>
      <w:tr w:rsidR="009A37B5" w:rsidRPr="00B02CCC" w14:paraId="772D3922"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center"/>
            <w:hideMark/>
          </w:tcPr>
          <w:p w14:paraId="433352FD" w14:textId="77777777" w:rsidR="009A37B5" w:rsidRPr="00B02CCC" w:rsidRDefault="009A37B5"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Parameter</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23039CE3" w14:textId="77777777" w:rsidR="009A37B5" w:rsidRPr="00B02CCC" w:rsidRDefault="009A37B5"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5CA6764C" w14:textId="77777777" w:rsidR="009A37B5" w:rsidRPr="00B02CCC" w:rsidRDefault="009A37B5"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Typing Meth.</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center"/>
            <w:hideMark/>
          </w:tcPr>
          <w:p w14:paraId="79152689" w14:textId="77777777" w:rsidR="009A37B5" w:rsidRPr="00B02CCC" w:rsidRDefault="009A37B5"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center"/>
            <w:hideMark/>
          </w:tcPr>
          <w:p w14:paraId="3B74494F" w14:textId="77777777" w:rsidR="009A37B5" w:rsidRPr="00B02CCC" w:rsidRDefault="009A37B5" w:rsidP="41757733">
            <w:pPr>
              <w:spacing w:before="0"/>
              <w:jc w:val="left"/>
              <w:rPr>
                <w:rFonts w:ascii="Calibri" w:eastAsia="Calibri" w:hAnsi="Calibri" w:cs="Calibri"/>
                <w:b/>
                <w:bCs/>
                <w:i/>
                <w:iCs/>
                <w:sz w:val="16"/>
                <w:szCs w:val="16"/>
                <w:lang w:val="en-GB" w:eastAsia="en-GB"/>
              </w:rPr>
            </w:pPr>
            <w:r w:rsidRPr="00B02CCC">
              <w:rPr>
                <w:rFonts w:ascii="Calibri" w:eastAsia="Calibri" w:hAnsi="Calibri" w:cs="Calibri"/>
                <w:b/>
                <w:bCs/>
                <w:i/>
                <w:iCs/>
                <w:sz w:val="16"/>
                <w:szCs w:val="16"/>
                <w:lang w:val="en-GB" w:eastAsia="en-GB"/>
              </w:rPr>
              <w:t>Optional</w:t>
            </w:r>
          </w:p>
        </w:tc>
      </w:tr>
      <w:tr w:rsidR="009A37B5" w:rsidRPr="00B02CCC" w14:paraId="749518DF"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CF5BA99"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IV_RECIPIENT</w:t>
            </w:r>
          </w:p>
        </w:tc>
        <w:tc>
          <w:tcPr>
            <w:tcW w:w="0" w:type="auto"/>
            <w:tcBorders>
              <w:top w:val="nil"/>
              <w:left w:val="nil"/>
              <w:bottom w:val="single" w:sz="4" w:space="0" w:color="16365C"/>
              <w:right w:val="single" w:sz="4" w:space="0" w:color="16365C"/>
            </w:tcBorders>
            <w:shd w:val="clear" w:color="auto" w:fill="auto"/>
            <w:noWrap/>
            <w:vAlign w:val="center"/>
            <w:hideMark/>
          </w:tcPr>
          <w:p w14:paraId="1A045321"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Importing</w:t>
            </w:r>
          </w:p>
        </w:tc>
        <w:tc>
          <w:tcPr>
            <w:tcW w:w="0" w:type="auto"/>
            <w:tcBorders>
              <w:top w:val="nil"/>
              <w:left w:val="nil"/>
              <w:bottom w:val="single" w:sz="4" w:space="0" w:color="16365C"/>
              <w:right w:val="single" w:sz="4" w:space="0" w:color="16365C"/>
            </w:tcBorders>
            <w:shd w:val="clear" w:color="auto" w:fill="auto"/>
            <w:noWrap/>
            <w:vAlign w:val="center"/>
            <w:hideMark/>
          </w:tcPr>
          <w:p w14:paraId="32F5E0C5"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w:t>
            </w:r>
          </w:p>
        </w:tc>
        <w:tc>
          <w:tcPr>
            <w:tcW w:w="0" w:type="auto"/>
            <w:tcBorders>
              <w:top w:val="nil"/>
              <w:left w:val="nil"/>
              <w:bottom w:val="single" w:sz="4" w:space="0" w:color="16365C"/>
              <w:right w:val="single" w:sz="4" w:space="0" w:color="16365C"/>
            </w:tcBorders>
            <w:shd w:val="clear" w:color="auto" w:fill="auto"/>
            <w:noWrap/>
            <w:vAlign w:val="center"/>
            <w:hideMark/>
          </w:tcPr>
          <w:p w14:paraId="1DBCBFDB"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XUBNAME</w:t>
            </w:r>
          </w:p>
        </w:tc>
        <w:tc>
          <w:tcPr>
            <w:tcW w:w="0" w:type="auto"/>
            <w:tcBorders>
              <w:top w:val="nil"/>
              <w:left w:val="nil"/>
              <w:bottom w:val="single" w:sz="4" w:space="0" w:color="16365C"/>
              <w:right w:val="single" w:sz="4" w:space="0" w:color="16365C"/>
            </w:tcBorders>
            <w:shd w:val="clear" w:color="auto" w:fill="auto"/>
            <w:noWrap/>
            <w:vAlign w:val="center"/>
            <w:hideMark/>
          </w:tcPr>
          <w:p w14:paraId="6D1909AD"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r w:rsidR="009A37B5" w:rsidRPr="00B02CCC" w14:paraId="679B61E4" w14:textId="77777777" w:rsidTr="41757733">
        <w:tc>
          <w:tcPr>
            <w:tcW w:w="0" w:type="auto"/>
            <w:tcBorders>
              <w:top w:val="nil"/>
              <w:left w:val="single" w:sz="4" w:space="0" w:color="16365C"/>
              <w:bottom w:val="single" w:sz="4" w:space="0" w:color="16365C"/>
              <w:right w:val="single" w:sz="4" w:space="0" w:color="16365C"/>
            </w:tcBorders>
            <w:shd w:val="clear" w:color="auto" w:fill="auto"/>
            <w:noWrap/>
            <w:vAlign w:val="center"/>
            <w:hideMark/>
          </w:tcPr>
          <w:p w14:paraId="16E819ED"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RO_RECIPIENT</w:t>
            </w:r>
          </w:p>
        </w:tc>
        <w:tc>
          <w:tcPr>
            <w:tcW w:w="0" w:type="auto"/>
            <w:tcBorders>
              <w:top w:val="nil"/>
              <w:left w:val="nil"/>
              <w:bottom w:val="single" w:sz="4" w:space="0" w:color="16365C"/>
              <w:right w:val="single" w:sz="4" w:space="0" w:color="16365C"/>
            </w:tcBorders>
            <w:shd w:val="clear" w:color="auto" w:fill="auto"/>
            <w:noWrap/>
            <w:vAlign w:val="center"/>
            <w:hideMark/>
          </w:tcPr>
          <w:p w14:paraId="613756C3"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Returning</w:t>
            </w:r>
          </w:p>
        </w:tc>
        <w:tc>
          <w:tcPr>
            <w:tcW w:w="0" w:type="auto"/>
            <w:tcBorders>
              <w:top w:val="nil"/>
              <w:left w:val="nil"/>
              <w:bottom w:val="single" w:sz="4" w:space="0" w:color="16365C"/>
              <w:right w:val="single" w:sz="4" w:space="0" w:color="16365C"/>
            </w:tcBorders>
            <w:shd w:val="clear" w:color="auto" w:fill="auto"/>
            <w:noWrap/>
            <w:vAlign w:val="center"/>
            <w:hideMark/>
          </w:tcPr>
          <w:p w14:paraId="2308637D"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Type Ref To</w:t>
            </w:r>
          </w:p>
        </w:tc>
        <w:tc>
          <w:tcPr>
            <w:tcW w:w="0" w:type="auto"/>
            <w:tcBorders>
              <w:top w:val="nil"/>
              <w:left w:val="nil"/>
              <w:bottom w:val="single" w:sz="4" w:space="0" w:color="16365C"/>
              <w:right w:val="single" w:sz="4" w:space="0" w:color="16365C"/>
            </w:tcBorders>
            <w:shd w:val="clear" w:color="auto" w:fill="auto"/>
            <w:noWrap/>
            <w:vAlign w:val="center"/>
            <w:hideMark/>
          </w:tcPr>
          <w:p w14:paraId="13DD746D"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IF_RECIPIENT_BCS</w:t>
            </w:r>
          </w:p>
        </w:tc>
        <w:tc>
          <w:tcPr>
            <w:tcW w:w="0" w:type="auto"/>
            <w:tcBorders>
              <w:top w:val="nil"/>
              <w:left w:val="nil"/>
              <w:bottom w:val="single" w:sz="4" w:space="0" w:color="16365C"/>
              <w:right w:val="single" w:sz="4" w:space="0" w:color="16365C"/>
            </w:tcBorders>
            <w:shd w:val="clear" w:color="auto" w:fill="auto"/>
            <w:noWrap/>
            <w:vAlign w:val="center"/>
            <w:hideMark/>
          </w:tcPr>
          <w:p w14:paraId="31C82E0C" w14:textId="77777777" w:rsidR="009A37B5" w:rsidRPr="00B02CCC" w:rsidRDefault="009A37B5" w:rsidP="41757733">
            <w:pPr>
              <w:spacing w:before="0"/>
              <w:jc w:val="left"/>
              <w:rPr>
                <w:rFonts w:ascii="Calibri" w:eastAsia="Calibri" w:hAnsi="Calibri" w:cs="Calibri"/>
                <w:sz w:val="16"/>
                <w:szCs w:val="16"/>
                <w:lang w:val="en-GB" w:eastAsia="en-GB"/>
              </w:rPr>
            </w:pPr>
            <w:r w:rsidRPr="00B02CCC">
              <w:rPr>
                <w:rFonts w:ascii="Calibri" w:eastAsia="Calibri" w:hAnsi="Calibri" w:cs="Calibri"/>
                <w:sz w:val="16"/>
                <w:szCs w:val="16"/>
                <w:lang w:val="en-GB" w:eastAsia="en-GB"/>
              </w:rPr>
              <w:t> </w:t>
            </w:r>
          </w:p>
        </w:tc>
      </w:tr>
    </w:tbl>
    <w:p w14:paraId="5624B143" w14:textId="2BC97595" w:rsidR="00B10A8A" w:rsidRPr="00B02CCC" w:rsidRDefault="00B10A8A" w:rsidP="00753147">
      <w:pPr>
        <w:pStyle w:val="Heading4"/>
        <w:rPr>
          <w:color w:val="000000" w:themeColor="text1"/>
          <w:lang w:val="en-GB"/>
        </w:rPr>
      </w:pPr>
      <w:bookmarkStart w:id="233" w:name="_Toc532566234"/>
      <w:bookmarkStart w:id="234" w:name="_Toc532568320"/>
      <w:bookmarkStart w:id="235" w:name="_Toc89072714"/>
      <w:bookmarkEnd w:id="233"/>
      <w:bookmarkEnd w:id="234"/>
      <w:r w:rsidRPr="00B02CCC">
        <w:rPr>
          <w:lang w:val="en-GB"/>
        </w:rPr>
        <w:lastRenderedPageBreak/>
        <w:t>Function Group ZMM_SRM_PAYREQ</w:t>
      </w:r>
      <w:bookmarkEnd w:id="235"/>
    </w:p>
    <w:p w14:paraId="25E58F37" w14:textId="0270CF00" w:rsidR="00B10A8A" w:rsidRPr="00B02CCC" w:rsidRDefault="00B10A8A" w:rsidP="00753147">
      <w:pPr>
        <w:pStyle w:val="Heading5"/>
        <w:tabs>
          <w:tab w:val="clear" w:pos="1800"/>
          <w:tab w:val="num" w:pos="993"/>
        </w:tabs>
        <w:rPr>
          <w:color w:val="000000" w:themeColor="text1"/>
          <w:lang w:val="en-GB"/>
        </w:rPr>
      </w:pPr>
      <w:r w:rsidRPr="00B02CCC">
        <w:rPr>
          <w:lang w:val="en-GB"/>
        </w:rPr>
        <w:t>Function Module Z_FI_CONVERT_IBAN_2_BANK_ACCNT</w:t>
      </w:r>
    </w:p>
    <w:tbl>
      <w:tblPr>
        <w:tblW w:w="5440" w:type="dxa"/>
        <w:tblInd w:w="93" w:type="dxa"/>
        <w:tblLook w:val="04A0" w:firstRow="1" w:lastRow="0" w:firstColumn="1" w:lastColumn="0" w:noHBand="0" w:noVBand="1"/>
      </w:tblPr>
      <w:tblGrid>
        <w:gridCol w:w="1739"/>
        <w:gridCol w:w="852"/>
        <w:gridCol w:w="1829"/>
        <w:gridCol w:w="1020"/>
      </w:tblGrid>
      <w:tr w:rsidR="00B10A8A" w:rsidRPr="00B02CCC" w14:paraId="3465B994" w14:textId="77777777" w:rsidTr="41757733">
        <w:tc>
          <w:tcPr>
            <w:tcW w:w="0" w:type="auto"/>
            <w:tcBorders>
              <w:top w:val="single" w:sz="4" w:space="0" w:color="16365C"/>
              <w:left w:val="single" w:sz="4" w:space="0" w:color="16365C"/>
              <w:bottom w:val="single" w:sz="4" w:space="0" w:color="16365C"/>
              <w:right w:val="single" w:sz="4" w:space="0" w:color="FFFFFF" w:themeColor="background1"/>
            </w:tcBorders>
            <w:shd w:val="clear" w:color="auto" w:fill="16365C"/>
            <w:noWrap/>
            <w:vAlign w:val="bottom"/>
            <w:hideMark/>
          </w:tcPr>
          <w:p w14:paraId="47F63805" w14:textId="77777777" w:rsidR="00B10A8A" w:rsidRPr="00B02CCC" w:rsidRDefault="00B10A8A" w:rsidP="41757733">
            <w:pPr>
              <w:spacing w:before="0"/>
              <w:jc w:val="left"/>
              <w:rPr>
                <w:rFonts w:ascii="Calibri" w:eastAsia="Calibri" w:hAnsi="Calibri" w:cs="Calibri"/>
                <w:b/>
                <w:bCs/>
                <w:i/>
                <w:iCs/>
                <w:sz w:val="16"/>
                <w:szCs w:val="16"/>
                <w:lang w:val="en-GB"/>
              </w:rPr>
            </w:pPr>
            <w:r w:rsidRPr="00B02CCC">
              <w:rPr>
                <w:rFonts w:ascii="Calibri" w:eastAsia="Calibri" w:hAnsi="Calibri" w:cs="Calibri"/>
                <w:b/>
                <w:bCs/>
                <w:i/>
                <w:iCs/>
                <w:sz w:val="16"/>
                <w:szCs w:val="16"/>
                <w:lang w:val="en-GB"/>
              </w:rPr>
              <w:t>Parameter Name</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bottom"/>
            <w:hideMark/>
          </w:tcPr>
          <w:p w14:paraId="4BCFF9AC" w14:textId="77777777" w:rsidR="00B10A8A" w:rsidRPr="00B02CCC" w:rsidRDefault="00B10A8A" w:rsidP="41757733">
            <w:pPr>
              <w:spacing w:before="0"/>
              <w:jc w:val="left"/>
              <w:rPr>
                <w:rFonts w:ascii="Calibri" w:eastAsia="Calibri" w:hAnsi="Calibri" w:cs="Calibri"/>
                <w:b/>
                <w:bCs/>
                <w:i/>
                <w:iCs/>
                <w:sz w:val="16"/>
                <w:szCs w:val="16"/>
                <w:lang w:val="en-GB"/>
              </w:rPr>
            </w:pPr>
            <w:r w:rsidRPr="00B02CCC">
              <w:rPr>
                <w:rFonts w:ascii="Calibri" w:eastAsia="Calibri" w:hAnsi="Calibri" w:cs="Calibri"/>
                <w:b/>
                <w:bCs/>
                <w:i/>
                <w:iCs/>
                <w:sz w:val="16"/>
                <w:szCs w:val="16"/>
                <w:lang w:val="en-GB"/>
              </w:rPr>
              <w:t>Typing</w:t>
            </w:r>
          </w:p>
        </w:tc>
        <w:tc>
          <w:tcPr>
            <w:tcW w:w="0" w:type="auto"/>
            <w:tcBorders>
              <w:top w:val="single" w:sz="4" w:space="0" w:color="16365C"/>
              <w:left w:val="nil"/>
              <w:bottom w:val="single" w:sz="4" w:space="0" w:color="16365C"/>
              <w:right w:val="single" w:sz="4" w:space="0" w:color="FFFFFF" w:themeColor="background1"/>
            </w:tcBorders>
            <w:shd w:val="clear" w:color="auto" w:fill="16365C"/>
            <w:noWrap/>
            <w:vAlign w:val="bottom"/>
            <w:hideMark/>
          </w:tcPr>
          <w:p w14:paraId="04AA1DDF" w14:textId="77777777" w:rsidR="00B10A8A" w:rsidRPr="00B02CCC" w:rsidRDefault="00B10A8A" w:rsidP="41757733">
            <w:pPr>
              <w:spacing w:before="0"/>
              <w:jc w:val="left"/>
              <w:rPr>
                <w:rFonts w:ascii="Calibri" w:eastAsia="Calibri" w:hAnsi="Calibri" w:cs="Calibri"/>
                <w:b/>
                <w:bCs/>
                <w:i/>
                <w:iCs/>
                <w:sz w:val="16"/>
                <w:szCs w:val="16"/>
                <w:lang w:val="en-GB"/>
              </w:rPr>
            </w:pPr>
            <w:r w:rsidRPr="00B02CCC">
              <w:rPr>
                <w:rFonts w:ascii="Calibri" w:eastAsia="Calibri" w:hAnsi="Calibri" w:cs="Calibri"/>
                <w:b/>
                <w:bCs/>
                <w:i/>
                <w:iCs/>
                <w:sz w:val="16"/>
                <w:szCs w:val="16"/>
                <w:lang w:val="en-GB"/>
              </w:rPr>
              <w:t>Associated Type</w:t>
            </w:r>
          </w:p>
        </w:tc>
        <w:tc>
          <w:tcPr>
            <w:tcW w:w="0" w:type="auto"/>
            <w:tcBorders>
              <w:top w:val="single" w:sz="4" w:space="0" w:color="16365C"/>
              <w:left w:val="nil"/>
              <w:bottom w:val="single" w:sz="4" w:space="0" w:color="16365C"/>
              <w:right w:val="single" w:sz="4" w:space="0" w:color="16365C"/>
            </w:tcBorders>
            <w:shd w:val="clear" w:color="auto" w:fill="16365C"/>
            <w:noWrap/>
            <w:vAlign w:val="bottom"/>
            <w:hideMark/>
          </w:tcPr>
          <w:p w14:paraId="0D489416" w14:textId="77777777" w:rsidR="00B10A8A" w:rsidRPr="00B02CCC" w:rsidRDefault="00B10A8A" w:rsidP="41757733">
            <w:pPr>
              <w:spacing w:before="0"/>
              <w:jc w:val="left"/>
              <w:rPr>
                <w:rFonts w:ascii="Calibri" w:eastAsia="Calibri" w:hAnsi="Calibri" w:cs="Calibri"/>
                <w:b/>
                <w:bCs/>
                <w:i/>
                <w:iCs/>
                <w:sz w:val="16"/>
                <w:szCs w:val="16"/>
                <w:lang w:val="en-GB"/>
              </w:rPr>
            </w:pPr>
            <w:r w:rsidRPr="00B02CCC">
              <w:rPr>
                <w:rFonts w:ascii="Calibri" w:eastAsia="Calibri" w:hAnsi="Calibri" w:cs="Calibri"/>
                <w:b/>
                <w:bCs/>
                <w:i/>
                <w:iCs/>
                <w:sz w:val="16"/>
                <w:szCs w:val="16"/>
                <w:lang w:val="en-GB"/>
              </w:rPr>
              <w:t>Optional</w:t>
            </w:r>
          </w:p>
        </w:tc>
      </w:tr>
      <w:tr w:rsidR="00B10A8A" w:rsidRPr="00B02CCC" w14:paraId="6D440486" w14:textId="77777777" w:rsidTr="41757733">
        <w:tc>
          <w:tcPr>
            <w:tcW w:w="0" w:type="auto"/>
            <w:gridSpan w:val="4"/>
            <w:tcBorders>
              <w:top w:val="single" w:sz="4" w:space="0" w:color="16365C"/>
              <w:left w:val="single" w:sz="4" w:space="0" w:color="16365C"/>
              <w:bottom w:val="single" w:sz="4" w:space="0" w:color="16365C"/>
              <w:right w:val="single" w:sz="4" w:space="0" w:color="16365C"/>
            </w:tcBorders>
            <w:shd w:val="clear" w:color="auto" w:fill="538DD5"/>
            <w:noWrap/>
            <w:vAlign w:val="center"/>
            <w:hideMark/>
          </w:tcPr>
          <w:p w14:paraId="3D8D3556" w14:textId="77777777" w:rsidR="00B10A8A" w:rsidRPr="00B02CCC" w:rsidRDefault="00B10A8A" w:rsidP="41757733">
            <w:pPr>
              <w:spacing w:before="0"/>
              <w:jc w:val="left"/>
              <w:rPr>
                <w:rFonts w:ascii="Calibri" w:eastAsia="Calibri" w:hAnsi="Calibri" w:cs="Calibri"/>
                <w:b/>
                <w:bCs/>
                <w:i/>
                <w:iCs/>
                <w:sz w:val="16"/>
                <w:szCs w:val="16"/>
                <w:lang w:val="en-GB"/>
              </w:rPr>
            </w:pPr>
            <w:r w:rsidRPr="00B02CCC">
              <w:rPr>
                <w:rFonts w:ascii="Calibri" w:eastAsia="Calibri" w:hAnsi="Calibri" w:cs="Calibri"/>
                <w:b/>
                <w:bCs/>
                <w:i/>
                <w:iCs/>
                <w:sz w:val="16"/>
                <w:szCs w:val="16"/>
                <w:lang w:val="en-GB"/>
              </w:rPr>
              <w:t>Import Parameters</w:t>
            </w:r>
          </w:p>
        </w:tc>
      </w:tr>
      <w:tr w:rsidR="00B10A8A" w:rsidRPr="00B02CCC" w14:paraId="4D861466" w14:textId="77777777" w:rsidTr="41757733">
        <w:tc>
          <w:tcPr>
            <w:tcW w:w="0" w:type="auto"/>
            <w:tcBorders>
              <w:top w:val="nil"/>
              <w:left w:val="single" w:sz="4" w:space="0" w:color="16365C"/>
              <w:bottom w:val="single" w:sz="4" w:space="0" w:color="auto"/>
              <w:right w:val="single" w:sz="4" w:space="0" w:color="16365C"/>
            </w:tcBorders>
            <w:shd w:val="clear" w:color="auto" w:fill="auto"/>
            <w:noWrap/>
            <w:vAlign w:val="bottom"/>
            <w:hideMark/>
          </w:tcPr>
          <w:p w14:paraId="656E722D" w14:textId="34091639" w:rsidR="00B10A8A"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IM_IBAN</w:t>
            </w:r>
          </w:p>
        </w:tc>
        <w:tc>
          <w:tcPr>
            <w:tcW w:w="0" w:type="auto"/>
            <w:tcBorders>
              <w:top w:val="nil"/>
              <w:left w:val="nil"/>
              <w:bottom w:val="single" w:sz="4" w:space="0" w:color="auto"/>
              <w:right w:val="single" w:sz="4" w:space="0" w:color="16365C"/>
            </w:tcBorders>
            <w:shd w:val="clear" w:color="auto" w:fill="auto"/>
            <w:noWrap/>
            <w:vAlign w:val="bottom"/>
            <w:hideMark/>
          </w:tcPr>
          <w:p w14:paraId="591F1EF5" w14:textId="77777777" w:rsidR="00B10A8A" w:rsidRPr="00B02CCC" w:rsidRDefault="00B10A8A"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TYPE</w:t>
            </w:r>
          </w:p>
        </w:tc>
        <w:tc>
          <w:tcPr>
            <w:tcW w:w="0" w:type="auto"/>
            <w:tcBorders>
              <w:top w:val="nil"/>
              <w:left w:val="nil"/>
              <w:bottom w:val="single" w:sz="4" w:space="0" w:color="auto"/>
              <w:right w:val="single" w:sz="4" w:space="0" w:color="16365C"/>
            </w:tcBorders>
            <w:shd w:val="clear" w:color="auto" w:fill="auto"/>
            <w:noWrap/>
            <w:vAlign w:val="bottom"/>
            <w:hideMark/>
          </w:tcPr>
          <w:p w14:paraId="19F38B73" w14:textId="43401DBF" w:rsidR="00B10A8A"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TIBAN-IBAN</w:t>
            </w:r>
          </w:p>
        </w:tc>
        <w:tc>
          <w:tcPr>
            <w:tcW w:w="0" w:type="auto"/>
            <w:tcBorders>
              <w:top w:val="nil"/>
              <w:left w:val="nil"/>
              <w:bottom w:val="single" w:sz="4" w:space="0" w:color="auto"/>
              <w:right w:val="single" w:sz="4" w:space="0" w:color="16365C"/>
            </w:tcBorders>
            <w:shd w:val="clear" w:color="auto" w:fill="auto"/>
            <w:noWrap/>
            <w:vAlign w:val="bottom"/>
            <w:hideMark/>
          </w:tcPr>
          <w:p w14:paraId="2F398A94" w14:textId="77777777" w:rsidR="00B10A8A" w:rsidRPr="00B02CCC" w:rsidRDefault="00B10A8A"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 </w:t>
            </w:r>
          </w:p>
        </w:tc>
      </w:tr>
      <w:tr w:rsidR="00C46D82" w:rsidRPr="00B02CCC" w14:paraId="1971E69E" w14:textId="77777777" w:rsidTr="41757733">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7588BAC4" w14:textId="44F8B413"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b/>
                <w:bCs/>
                <w:i/>
                <w:iCs/>
                <w:sz w:val="16"/>
                <w:szCs w:val="16"/>
                <w:lang w:val="en-GB"/>
              </w:rPr>
              <w:t>Export Parameters</w:t>
            </w:r>
          </w:p>
        </w:tc>
      </w:tr>
      <w:tr w:rsidR="00C46D82" w:rsidRPr="00B02CCC" w14:paraId="33A86205" w14:textId="77777777" w:rsidTr="41757733">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7E5839F7" w14:textId="11E99917"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EX_BANKS</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19B4A1EF" w14:textId="3096F93C"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TYPE</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41B50233" w14:textId="39D9FD57"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BNKA-BANKS</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58223717" w14:textId="77777777" w:rsidR="00C46D82" w:rsidRPr="00B02CCC" w:rsidRDefault="00C46D82" w:rsidP="41757733">
            <w:pPr>
              <w:spacing w:before="0"/>
              <w:jc w:val="left"/>
              <w:rPr>
                <w:rFonts w:ascii="Calibri" w:hAnsi="Calibri"/>
                <w:sz w:val="16"/>
                <w:szCs w:val="16"/>
                <w:lang w:val="en-GB"/>
              </w:rPr>
            </w:pPr>
          </w:p>
        </w:tc>
      </w:tr>
      <w:tr w:rsidR="00C46D82" w:rsidRPr="00B02CCC" w14:paraId="2DBE6C3B" w14:textId="77777777" w:rsidTr="41757733">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339E2DA8" w14:textId="3314FC74"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EX_BANKN</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564A633E" w14:textId="6D494E77"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TYPE</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7ECE19DC" w14:textId="53C0BD6C"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REGUH_BF-ZBNKN</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43C3130B" w14:textId="77777777" w:rsidR="00C46D82" w:rsidRPr="00B02CCC" w:rsidRDefault="00C46D82" w:rsidP="41757733">
            <w:pPr>
              <w:spacing w:before="0"/>
              <w:jc w:val="left"/>
              <w:rPr>
                <w:rFonts w:ascii="Calibri" w:hAnsi="Calibri"/>
                <w:sz w:val="16"/>
                <w:szCs w:val="16"/>
                <w:lang w:val="en-GB"/>
              </w:rPr>
            </w:pPr>
          </w:p>
        </w:tc>
      </w:tr>
      <w:tr w:rsidR="00C46D82" w:rsidRPr="00B02CCC" w14:paraId="09A2255A" w14:textId="77777777" w:rsidTr="41757733">
        <w:tc>
          <w:tcPr>
            <w:tcW w:w="0" w:type="auto"/>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1CABE5F8" w14:textId="55D19580"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b/>
                <w:bCs/>
                <w:i/>
                <w:iCs/>
                <w:sz w:val="16"/>
                <w:szCs w:val="16"/>
                <w:lang w:val="en-GB"/>
              </w:rPr>
              <w:t>Table Parameters</w:t>
            </w:r>
          </w:p>
        </w:tc>
      </w:tr>
      <w:tr w:rsidR="00C46D82" w:rsidRPr="00B02CCC" w14:paraId="3DC21DBA" w14:textId="77777777" w:rsidTr="41757733">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2C7FA166" w14:textId="09AF2BAE"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TA_BNKA</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375F8645" w14:textId="25688B95"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LIKE</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66AED217" w14:textId="18DF82C3" w:rsidR="00C46D82" w:rsidRPr="00B02CCC" w:rsidRDefault="00C46D82"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BNKA</w:t>
            </w:r>
          </w:p>
        </w:tc>
        <w:tc>
          <w:tcPr>
            <w:tcW w:w="0" w:type="auto"/>
            <w:tcBorders>
              <w:top w:val="single" w:sz="4" w:space="0" w:color="auto"/>
              <w:left w:val="single" w:sz="4" w:space="0" w:color="auto"/>
              <w:bottom w:val="single" w:sz="4" w:space="0" w:color="auto"/>
              <w:right w:val="single" w:sz="4" w:space="0" w:color="auto"/>
            </w:tcBorders>
            <w:shd w:val="clear" w:color="auto" w:fill="auto"/>
            <w:noWrap/>
            <w:vAlign w:val="bottom"/>
          </w:tcPr>
          <w:p w14:paraId="5BBEB211" w14:textId="60F558CB" w:rsidR="00C46D82" w:rsidRPr="00B02CCC" w:rsidRDefault="00044BBD" w:rsidP="41757733">
            <w:pPr>
              <w:spacing w:before="0"/>
              <w:jc w:val="left"/>
              <w:rPr>
                <w:rFonts w:ascii="Calibri" w:eastAsia="Calibri" w:hAnsi="Calibri" w:cs="Calibri"/>
                <w:sz w:val="16"/>
                <w:szCs w:val="16"/>
                <w:lang w:val="en-GB"/>
              </w:rPr>
            </w:pPr>
            <w:r w:rsidRPr="00B02CCC">
              <w:rPr>
                <w:rFonts w:ascii="Calibri" w:eastAsia="Calibri" w:hAnsi="Calibri" w:cs="Calibri"/>
                <w:sz w:val="16"/>
                <w:szCs w:val="16"/>
                <w:lang w:val="en-GB"/>
              </w:rPr>
              <w:t>X</w:t>
            </w:r>
          </w:p>
        </w:tc>
      </w:tr>
    </w:tbl>
    <w:p w14:paraId="7E90A8DC" w14:textId="77777777" w:rsidR="00B10A8A" w:rsidRPr="00B02CCC" w:rsidRDefault="00B10A8A" w:rsidP="00B10A8A">
      <w:pPr>
        <w:rPr>
          <w:lang w:val="en-GB"/>
        </w:rPr>
      </w:pPr>
    </w:p>
    <w:p w14:paraId="14F4B960" w14:textId="77777777" w:rsidR="00602D08" w:rsidRPr="00B02CCC" w:rsidRDefault="00602D08" w:rsidP="002236AC">
      <w:pPr>
        <w:rPr>
          <w:lang w:val="en-GB"/>
        </w:rPr>
      </w:pPr>
    </w:p>
    <w:p w14:paraId="68221F73" w14:textId="77777777" w:rsidR="002236AC" w:rsidRPr="00B02CCC" w:rsidRDefault="00357E88" w:rsidP="00753147">
      <w:pPr>
        <w:pStyle w:val="Heading2"/>
        <w:rPr>
          <w:lang w:val="en-GB"/>
        </w:rPr>
      </w:pPr>
      <w:bookmarkStart w:id="236" w:name="_Toc78686534"/>
      <w:bookmarkStart w:id="237" w:name="_Toc89072715"/>
      <w:r w:rsidRPr="00B02CCC">
        <w:rPr>
          <w:lang w:val="en-GB"/>
        </w:rPr>
        <w:t>Proc</w:t>
      </w:r>
      <w:r w:rsidRPr="00B02CCC">
        <w:rPr>
          <w:rStyle w:val="Heading2Char"/>
          <w:lang w:val="en-GB"/>
        </w:rPr>
        <w:t>e</w:t>
      </w:r>
      <w:r w:rsidRPr="00B02CCC">
        <w:rPr>
          <w:lang w:val="en-GB"/>
        </w:rPr>
        <w:t>ssing and A</w:t>
      </w:r>
      <w:r w:rsidR="002236AC" w:rsidRPr="00B02CCC">
        <w:rPr>
          <w:lang w:val="en-GB"/>
        </w:rPr>
        <w:t>lgorithm</w:t>
      </w:r>
      <w:bookmarkEnd w:id="236"/>
      <w:bookmarkEnd w:id="237"/>
    </w:p>
    <w:p w14:paraId="68221F75" w14:textId="77777777" w:rsidR="00C26B0B" w:rsidRPr="00B02CCC" w:rsidRDefault="00C26B0B" w:rsidP="00753147">
      <w:pPr>
        <w:pStyle w:val="Heading3"/>
        <w:rPr>
          <w:lang w:val="en-GB"/>
        </w:rPr>
      </w:pPr>
      <w:bookmarkStart w:id="238" w:name="_Toc44389620"/>
      <w:bookmarkStart w:id="239" w:name="_Toc52345113"/>
      <w:bookmarkStart w:id="240" w:name="_Toc89072716"/>
      <w:r w:rsidRPr="00B02CCC">
        <w:rPr>
          <w:lang w:val="en-GB"/>
        </w:rPr>
        <w:t>Process Map</w:t>
      </w:r>
      <w:bookmarkEnd w:id="238"/>
      <w:bookmarkEnd w:id="239"/>
      <w:bookmarkEnd w:id="240"/>
    </w:p>
    <w:p w14:paraId="04FB5920" w14:textId="4DCEA18C" w:rsidR="0094616F" w:rsidRPr="00B02CCC" w:rsidRDefault="0094616F" w:rsidP="00753147">
      <w:pPr>
        <w:pStyle w:val="Heading4"/>
        <w:rPr>
          <w:lang w:val="en-GB"/>
        </w:rPr>
      </w:pPr>
      <w:bookmarkStart w:id="241" w:name="_Toc89072717"/>
      <w:r w:rsidRPr="00B02CCC">
        <w:rPr>
          <w:lang w:val="en-GB"/>
        </w:rPr>
        <w:t>ePayment Request Blocking Concept</w:t>
      </w:r>
      <w:bookmarkEnd w:id="241"/>
    </w:p>
    <w:p w14:paraId="0B184830" w14:textId="063554A8" w:rsidR="0094616F" w:rsidRPr="00B02CCC" w:rsidRDefault="0094616F" w:rsidP="2C6EF065">
      <w:pPr>
        <w:rPr>
          <w:lang w:val="en-GB"/>
        </w:rPr>
      </w:pPr>
      <w:r w:rsidRPr="00B02CCC">
        <w:rPr>
          <w:lang w:val="en-GB"/>
        </w:rPr>
        <w:t>In function module Z_FI_PAYREQ_SRM_SC:</w:t>
      </w:r>
    </w:p>
    <w:p w14:paraId="46FD5EF6" w14:textId="25E2DE37" w:rsidR="0094616F" w:rsidRPr="00B02CCC" w:rsidRDefault="0094616F" w:rsidP="00753147">
      <w:pPr>
        <w:pStyle w:val="ListParagraph"/>
        <w:numPr>
          <w:ilvl w:val="0"/>
          <w:numId w:val="7"/>
        </w:numPr>
        <w:rPr>
          <w:lang w:val="en-GB"/>
        </w:rPr>
      </w:pPr>
      <w:r w:rsidRPr="00B02CCC">
        <w:rPr>
          <w:lang w:val="en-GB"/>
        </w:rPr>
        <w:t>during FI Document Line Item creation, determine the Blocking Reason dynamically calling method GET_BLOCK_CODE_FOR_COMPANY of class ZCL_FI_EPAY_BLOCK_HELPER</w:t>
      </w:r>
    </w:p>
    <w:p w14:paraId="0B739836" w14:textId="11C9D702" w:rsidR="0094616F" w:rsidRPr="00B02CCC" w:rsidRDefault="0094616F" w:rsidP="00753147">
      <w:pPr>
        <w:pStyle w:val="ListParagraph"/>
        <w:numPr>
          <w:ilvl w:val="0"/>
          <w:numId w:val="7"/>
        </w:numPr>
        <w:rPr>
          <w:lang w:val="en-GB"/>
        </w:rPr>
      </w:pPr>
      <w:r w:rsidRPr="00B02CCC">
        <w:rPr>
          <w:lang w:val="en-GB"/>
        </w:rPr>
        <w:t>after successful execution of BAPI_ACC_DOCUMENT_POST, get FM to call in ZFI_DEVELOPMENTS for Step ‘PFM’</w:t>
      </w:r>
      <w:r w:rsidR="00C75285" w:rsidRPr="00B02CCC">
        <w:rPr>
          <w:lang w:val="en-GB"/>
        </w:rPr>
        <w:t xml:space="preserve"> and the current company code. Loop and call function modules dynamically in sequence</w:t>
      </w:r>
    </w:p>
    <w:p w14:paraId="074A2911" w14:textId="6EE133FF" w:rsidR="00C75285" w:rsidRPr="00B02CCC" w:rsidRDefault="00C75285" w:rsidP="2C6EF065">
      <w:pPr>
        <w:rPr>
          <w:lang w:val="en-GB"/>
        </w:rPr>
      </w:pPr>
      <w:r w:rsidRPr="00B02CCC">
        <w:rPr>
          <w:lang w:val="en-GB"/>
        </w:rPr>
        <w:t>In dynamic FM ZFI_EPAY_POST_COMPL_BLOCK called here above:</w:t>
      </w:r>
    </w:p>
    <w:p w14:paraId="5094A1E4" w14:textId="1C90EFC9" w:rsidR="00C75285" w:rsidRPr="00B02CCC" w:rsidRDefault="00C75285" w:rsidP="00753147">
      <w:pPr>
        <w:pStyle w:val="ListParagraph"/>
        <w:numPr>
          <w:ilvl w:val="0"/>
          <w:numId w:val="7"/>
        </w:numPr>
        <w:rPr>
          <w:lang w:val="en-GB"/>
        </w:rPr>
      </w:pPr>
      <w:r w:rsidRPr="00B02CCC">
        <w:rPr>
          <w:lang w:val="en-GB"/>
        </w:rPr>
        <w:t>Save ePayment Request &amp; FI Document Data in DB tables ZFI_EPAY_BLOCK_H and ZFI_EPAY_BLOCK_I</w:t>
      </w:r>
    </w:p>
    <w:p w14:paraId="7F4BA8A4" w14:textId="7D569084" w:rsidR="00C75285" w:rsidRPr="00B02CCC" w:rsidRDefault="00C75285" w:rsidP="00753147">
      <w:pPr>
        <w:pStyle w:val="ListParagraph"/>
        <w:numPr>
          <w:ilvl w:val="0"/>
          <w:numId w:val="7"/>
        </w:numPr>
        <w:rPr>
          <w:lang w:val="en-GB"/>
        </w:rPr>
      </w:pPr>
      <w:r w:rsidRPr="00B02CCC">
        <w:rPr>
          <w:lang w:val="en-GB"/>
        </w:rPr>
        <w:t>Instantiate Notification class ZCL_FI_EPAY_NOTIFICATION in “Synchronous” mode and Send the email to ePayment Request Creator</w:t>
      </w:r>
    </w:p>
    <w:p w14:paraId="7CF306B2" w14:textId="1EF64122" w:rsidR="00120C3A" w:rsidRPr="00B02CCC" w:rsidRDefault="00120C3A" w:rsidP="2C6EF065">
      <w:pPr>
        <w:rPr>
          <w:lang w:val="en-GB"/>
        </w:rPr>
      </w:pPr>
      <w:r w:rsidRPr="00B02CCC">
        <w:rPr>
          <w:lang w:val="en-GB"/>
        </w:rPr>
        <w:t>In transaction ZFI_EPAY_COCKPIT</w:t>
      </w:r>
    </w:p>
    <w:p w14:paraId="682D83E0" w14:textId="5A809530" w:rsidR="005C1194" w:rsidRPr="00B02CCC" w:rsidRDefault="005C1194" w:rsidP="00753147">
      <w:pPr>
        <w:pStyle w:val="ListParagraph"/>
        <w:numPr>
          <w:ilvl w:val="0"/>
          <w:numId w:val="7"/>
        </w:numPr>
        <w:rPr>
          <w:lang w:val="en-GB"/>
        </w:rPr>
      </w:pPr>
      <w:r w:rsidRPr="00B02CCC">
        <w:rPr>
          <w:lang w:val="en-GB"/>
        </w:rPr>
        <w:lastRenderedPageBreak/>
        <w:t>Select ePayment Requests (FI Documents) according file coming from Archiving department</w:t>
      </w:r>
    </w:p>
    <w:p w14:paraId="11E83D23" w14:textId="0A904F91" w:rsidR="005C1194" w:rsidRPr="00B02CCC" w:rsidRDefault="005C1194" w:rsidP="00753147">
      <w:pPr>
        <w:pStyle w:val="ListParagraph"/>
        <w:numPr>
          <w:ilvl w:val="0"/>
          <w:numId w:val="7"/>
        </w:numPr>
        <w:rPr>
          <w:lang w:val="en-GB"/>
        </w:rPr>
      </w:pPr>
      <w:r w:rsidRPr="00B02CCC">
        <w:rPr>
          <w:lang w:val="en-GB"/>
        </w:rPr>
        <w:t xml:space="preserve">Change the Status to “Archived” clicking the button </w:t>
      </w:r>
      <w:r w:rsidRPr="00B02CCC">
        <w:rPr>
          <w:noProof/>
          <w:lang w:val="en-IN" w:eastAsia="en-IN"/>
        </w:rPr>
        <w:drawing>
          <wp:inline distT="0" distB="0" distL="0" distR="0" wp14:anchorId="16FDF137" wp14:editId="05BF0F21">
            <wp:extent cx="1289878" cy="162170"/>
            <wp:effectExtent l="0" t="0" r="571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1053"/>
                    <a:stretch/>
                  </pic:blipFill>
                  <pic:spPr bwMode="auto">
                    <a:xfrm>
                      <a:off x="0" y="0"/>
                      <a:ext cx="1322451" cy="166265"/>
                    </a:xfrm>
                    <a:prstGeom prst="rect">
                      <a:avLst/>
                    </a:prstGeom>
                    <a:ln>
                      <a:noFill/>
                    </a:ln>
                    <a:extLst>
                      <a:ext uri="{53640926-AAD7-44D8-BBD7-CCE9431645EC}">
                        <a14:shadowObscured xmlns:a14="http://schemas.microsoft.com/office/drawing/2010/main"/>
                      </a:ext>
                    </a:extLst>
                  </pic:spPr>
                </pic:pic>
              </a:graphicData>
            </a:graphic>
          </wp:inline>
        </w:drawing>
      </w:r>
    </w:p>
    <w:p w14:paraId="5D491756" w14:textId="650EAE42" w:rsidR="006D226E" w:rsidRPr="00B02CCC" w:rsidRDefault="006D226E" w:rsidP="00753147">
      <w:pPr>
        <w:pStyle w:val="ListParagraph"/>
        <w:numPr>
          <w:ilvl w:val="0"/>
          <w:numId w:val="7"/>
        </w:numPr>
        <w:rPr>
          <w:lang w:val="en-GB"/>
        </w:rPr>
      </w:pPr>
      <w:r w:rsidRPr="00B02CCC">
        <w:rPr>
          <w:lang w:val="en-GB"/>
        </w:rPr>
        <w:t xml:space="preserve">When ready, remove the Blocking Reason from FI Documents lines with status “Archived” clicking the button </w:t>
      </w:r>
      <w:r w:rsidRPr="00B02CCC">
        <w:rPr>
          <w:noProof/>
          <w:lang w:val="en-IN" w:eastAsia="en-IN"/>
        </w:rPr>
        <w:drawing>
          <wp:inline distT="0" distB="0" distL="0" distR="0" wp14:anchorId="45DFC027" wp14:editId="38C93357">
            <wp:extent cx="1630017" cy="169271"/>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64275" cy="172829"/>
                    </a:xfrm>
                    <a:prstGeom prst="rect">
                      <a:avLst/>
                    </a:prstGeom>
                  </pic:spPr>
                </pic:pic>
              </a:graphicData>
            </a:graphic>
          </wp:inline>
        </w:drawing>
      </w:r>
      <w:r w:rsidRPr="00B02CCC">
        <w:rPr>
          <w:lang w:val="en-GB"/>
        </w:rPr>
        <w:t>, Status is changed to “Unblocked”</w:t>
      </w:r>
    </w:p>
    <w:p w14:paraId="25A0422F" w14:textId="7035E6AA" w:rsidR="00F83386" w:rsidRPr="00B02CCC" w:rsidRDefault="00F83386" w:rsidP="00DF1868">
      <w:pPr>
        <w:ind w:left="720"/>
        <w:rPr>
          <w:lang w:val="en-GB"/>
        </w:rPr>
      </w:pPr>
    </w:p>
    <w:p w14:paraId="696AB943" w14:textId="39B1D229" w:rsidR="002C08FF" w:rsidRPr="00B02CCC" w:rsidRDefault="00C26B0B" w:rsidP="00753147">
      <w:pPr>
        <w:pStyle w:val="Heading3"/>
        <w:rPr>
          <w:lang w:val="en-GB"/>
        </w:rPr>
      </w:pPr>
      <w:bookmarkStart w:id="242" w:name="_Ref36890877"/>
      <w:bookmarkStart w:id="243" w:name="_Ref36891017"/>
      <w:bookmarkStart w:id="244" w:name="_Ref36891034"/>
      <w:bookmarkStart w:id="245" w:name="_Ref36891050"/>
      <w:bookmarkStart w:id="246" w:name="_Toc36906396"/>
      <w:bookmarkStart w:id="247" w:name="_Toc44389621"/>
      <w:bookmarkStart w:id="248" w:name="_Toc52345114"/>
      <w:bookmarkStart w:id="249" w:name="_Toc89072718"/>
      <w:r w:rsidRPr="00B02CCC">
        <w:rPr>
          <w:lang w:val="en-GB"/>
        </w:rPr>
        <w:t>Processing logic</w:t>
      </w:r>
      <w:bookmarkEnd w:id="242"/>
      <w:bookmarkEnd w:id="243"/>
      <w:bookmarkEnd w:id="244"/>
      <w:bookmarkEnd w:id="245"/>
      <w:bookmarkEnd w:id="246"/>
      <w:bookmarkEnd w:id="247"/>
      <w:bookmarkEnd w:id="248"/>
      <w:bookmarkEnd w:id="249"/>
    </w:p>
    <w:p w14:paraId="5FD49042" w14:textId="63EC9EAB" w:rsidR="002C08FF" w:rsidRPr="00B02CCC" w:rsidRDefault="002C08FF" w:rsidP="00753147">
      <w:pPr>
        <w:pStyle w:val="Heading4"/>
        <w:rPr>
          <w:lang w:val="en-GB"/>
        </w:rPr>
      </w:pPr>
      <w:bookmarkStart w:id="250" w:name="_Toc454441873"/>
      <w:bookmarkStart w:id="251" w:name="_Toc89072719"/>
      <w:r w:rsidRPr="00B02CCC">
        <w:rPr>
          <w:lang w:val="en-GB"/>
        </w:rPr>
        <w:t>Function Group - ZFI_1372_PAYMENT</w:t>
      </w:r>
      <w:bookmarkEnd w:id="250"/>
      <w:bookmarkEnd w:id="251"/>
      <w:r w:rsidR="00FA2AFC">
        <w:rPr>
          <w:lang w:val="en-GB"/>
        </w:rPr>
        <w:t xml:space="preserve"> (if not used anymore to be decommissioned)</w:t>
      </w:r>
    </w:p>
    <w:p w14:paraId="78AF0C77" w14:textId="77777777" w:rsidR="002C08FF" w:rsidRPr="00B02CCC" w:rsidRDefault="002C08FF" w:rsidP="002C08FF">
      <w:pPr>
        <w:rPr>
          <w:lang w:val="en-GB"/>
        </w:rPr>
      </w:pPr>
      <w:r w:rsidRPr="00B02CCC">
        <w:rPr>
          <w:lang w:val="en-GB"/>
        </w:rPr>
        <w:t>Function group is used to allow down payment request from SRM and is called in function module Z_FI_0772_CITIBANK_TO_SAP.</w:t>
      </w:r>
    </w:p>
    <w:p w14:paraId="6E7E1EEC" w14:textId="77777777" w:rsidR="002C08FF" w:rsidRPr="00B02CCC" w:rsidRDefault="002C08FF" w:rsidP="00753147">
      <w:pPr>
        <w:pStyle w:val="Heading5"/>
        <w:rPr>
          <w:lang w:val="en-GB"/>
        </w:rPr>
      </w:pPr>
      <w:r w:rsidRPr="00B02CCC">
        <w:rPr>
          <w:lang w:val="en-GB"/>
        </w:rPr>
        <w:t>Function Module - Z_FI_1372_PYMT_POST_FROM_SRM</w:t>
      </w:r>
    </w:p>
    <w:p w14:paraId="777540F0" w14:textId="77777777" w:rsidR="002C08FF" w:rsidRPr="00B02CCC" w:rsidRDefault="002C08FF" w:rsidP="00753147">
      <w:pPr>
        <w:numPr>
          <w:ilvl w:val="1"/>
          <w:numId w:val="8"/>
        </w:numPr>
        <w:rPr>
          <w:lang w:val="en-GB"/>
        </w:rPr>
      </w:pPr>
      <w:r w:rsidRPr="00B02CCC">
        <w:rPr>
          <w:lang w:val="en-GB"/>
        </w:rPr>
        <w:t>BAPI Enhancement Function Module has been created to allow down payment request postings from SRM and called in function module Z_FI_0772_CITIBANK_TO_SAP.</w:t>
      </w:r>
    </w:p>
    <w:p w14:paraId="6849251B" w14:textId="77777777" w:rsidR="002C08FF" w:rsidRPr="00B02CCC" w:rsidRDefault="002C08FF" w:rsidP="00CB4ABC">
      <w:pPr>
        <w:ind w:left="1080"/>
        <w:rPr>
          <w:lang w:val="en-GB"/>
        </w:rPr>
      </w:pPr>
      <w:r w:rsidRPr="00B02CCC">
        <w:rPr>
          <w:lang w:val="en-GB"/>
        </w:rPr>
        <w:t>The following fields of the first line of TA_ACCIT are updated with values as below.</w:t>
      </w:r>
    </w:p>
    <w:p w14:paraId="592168A1" w14:textId="77777777" w:rsidR="002C08FF" w:rsidRPr="00B02CCC" w:rsidRDefault="002C08FF" w:rsidP="00CB4ABC">
      <w:pPr>
        <w:ind w:left="1080"/>
        <w:rPr>
          <w:lang w:val="en-GB"/>
        </w:rPr>
      </w:pPr>
      <w:r w:rsidRPr="00B02CCC">
        <w:rPr>
          <w:lang w:val="en-GB"/>
        </w:rPr>
        <w:t xml:space="preserve">Business transaction = ‘RFST’ </w:t>
      </w:r>
    </w:p>
    <w:p w14:paraId="71B7D0F0" w14:textId="77777777" w:rsidR="002C08FF" w:rsidRPr="00B02CCC" w:rsidRDefault="002C08FF" w:rsidP="00CB4ABC">
      <w:pPr>
        <w:ind w:left="1080"/>
        <w:rPr>
          <w:lang w:val="en-GB"/>
        </w:rPr>
      </w:pPr>
      <w:r w:rsidRPr="00B02CCC">
        <w:rPr>
          <w:lang w:val="en-GB"/>
        </w:rPr>
        <w:t xml:space="preserve">Document status = ‘S’, </w:t>
      </w:r>
    </w:p>
    <w:p w14:paraId="33D768F8" w14:textId="77777777" w:rsidR="002C08FF" w:rsidRPr="00B02CCC" w:rsidRDefault="002C08FF" w:rsidP="00CB4ABC">
      <w:pPr>
        <w:ind w:left="1080"/>
        <w:rPr>
          <w:lang w:val="en-GB"/>
        </w:rPr>
      </w:pPr>
      <w:r w:rsidRPr="00B02CCC">
        <w:rPr>
          <w:lang w:val="en-GB"/>
        </w:rPr>
        <w:t>Posting Key = ‘9’</w:t>
      </w:r>
    </w:p>
    <w:p w14:paraId="69E2CD94" w14:textId="77777777" w:rsidR="002C08FF" w:rsidRPr="00B02CCC" w:rsidRDefault="002C08FF" w:rsidP="00CB4ABC">
      <w:pPr>
        <w:ind w:left="1080"/>
        <w:rPr>
          <w:lang w:val="en-GB"/>
        </w:rPr>
      </w:pPr>
      <w:r w:rsidRPr="00B02CCC">
        <w:rPr>
          <w:lang w:val="en-GB"/>
        </w:rPr>
        <w:t>Special G/L Indicator = ‘F’</w:t>
      </w:r>
    </w:p>
    <w:p w14:paraId="3CF59EA7" w14:textId="77777777" w:rsidR="002C08FF" w:rsidRPr="00B02CCC" w:rsidRDefault="002C08FF" w:rsidP="00CB4ABC">
      <w:pPr>
        <w:ind w:left="1080"/>
        <w:rPr>
          <w:lang w:val="en-GB"/>
        </w:rPr>
      </w:pPr>
      <w:r w:rsidRPr="00B02CCC">
        <w:rPr>
          <w:lang w:val="en-GB"/>
        </w:rPr>
        <w:t xml:space="preserve">Target Special G/L Indicator = ‘A’.     </w:t>
      </w:r>
    </w:p>
    <w:p w14:paraId="35D4381F" w14:textId="7A7D21F2" w:rsidR="002C08FF" w:rsidRPr="00B02CCC" w:rsidRDefault="002C08FF" w:rsidP="00CB4ABC">
      <w:pPr>
        <w:ind w:left="1080"/>
        <w:rPr>
          <w:lang w:val="en-GB"/>
        </w:rPr>
      </w:pPr>
      <w:r w:rsidRPr="00B02CCC">
        <w:rPr>
          <w:lang w:val="en-GB"/>
        </w:rPr>
        <w:t>And PO number and line item number has also been set from importing parameter</w:t>
      </w:r>
    </w:p>
    <w:p w14:paraId="2039CDBC" w14:textId="0C5260B8" w:rsidR="00A44D99" w:rsidRPr="00B02CCC" w:rsidRDefault="00FA42FC" w:rsidP="002C08FF">
      <w:pPr>
        <w:ind w:left="720"/>
        <w:rPr>
          <w:lang w:val="en-GB"/>
        </w:rPr>
      </w:pPr>
      <w:r w:rsidRPr="00B02CCC">
        <w:rPr>
          <w:lang w:val="en-GB"/>
        </w:rPr>
        <w:t>Rem</w:t>
      </w:r>
      <w:r w:rsidR="00A44D99" w:rsidRPr="00B02CCC">
        <w:rPr>
          <w:lang w:val="en-GB"/>
        </w:rPr>
        <w:t>ark: next modification of change will need to NOT use Z_FI_0772_CITIBANK_TO_SAP but well independent access point for the SRM payment request.</w:t>
      </w:r>
    </w:p>
    <w:p w14:paraId="2979D3BB" w14:textId="77C23CFE" w:rsidR="002C08FF" w:rsidRPr="00B02CCC" w:rsidRDefault="002C08FF" w:rsidP="00753147">
      <w:pPr>
        <w:pStyle w:val="Heading4"/>
        <w:rPr>
          <w:lang w:val="en-GB"/>
        </w:rPr>
      </w:pPr>
      <w:bookmarkStart w:id="252" w:name="_Toc454441874"/>
      <w:bookmarkStart w:id="253" w:name="_Toc89072720"/>
      <w:r w:rsidRPr="00B02CCC">
        <w:rPr>
          <w:lang w:val="en-GB"/>
        </w:rPr>
        <w:lastRenderedPageBreak/>
        <w:t>Function Group - ZMM_SRM_PAYREQ</w:t>
      </w:r>
      <w:bookmarkEnd w:id="252"/>
      <w:bookmarkEnd w:id="253"/>
      <w:r w:rsidR="00FA2AFC">
        <w:rPr>
          <w:lang w:val="en-GB"/>
        </w:rPr>
        <w:t xml:space="preserve"> (if not used anymore to be decommissioned)</w:t>
      </w:r>
    </w:p>
    <w:p w14:paraId="41BC77F0" w14:textId="77777777" w:rsidR="002C08FF" w:rsidRPr="00B02CCC" w:rsidRDefault="002C08FF" w:rsidP="00753147">
      <w:pPr>
        <w:numPr>
          <w:ilvl w:val="1"/>
          <w:numId w:val="8"/>
        </w:numPr>
        <w:rPr>
          <w:lang w:val="en-GB"/>
        </w:rPr>
      </w:pPr>
      <w:r w:rsidRPr="00B02CCC">
        <w:rPr>
          <w:lang w:val="en-GB"/>
        </w:rPr>
        <w:t>Function groups contain RFC function modules called from SRM system to retrieve F4 values from ECC and to create payment request for SRM shopping carts.</w:t>
      </w:r>
    </w:p>
    <w:p w14:paraId="76520534" w14:textId="77777777" w:rsidR="002C08FF" w:rsidRPr="00B02CCC" w:rsidRDefault="002C08FF" w:rsidP="00753147">
      <w:pPr>
        <w:pStyle w:val="Heading5"/>
        <w:rPr>
          <w:lang w:val="en-GB"/>
        </w:rPr>
      </w:pPr>
      <w:r w:rsidRPr="00B02CCC">
        <w:rPr>
          <w:lang w:val="en-GB"/>
        </w:rPr>
        <w:t>Function Module - Z_FI_DETERMINE_DOC_TYP</w:t>
      </w:r>
    </w:p>
    <w:p w14:paraId="439EA5FC" w14:textId="77777777" w:rsidR="002C08FF" w:rsidRPr="00B02CCC" w:rsidRDefault="002C08FF" w:rsidP="00753147">
      <w:pPr>
        <w:numPr>
          <w:ilvl w:val="1"/>
          <w:numId w:val="8"/>
        </w:numPr>
        <w:rPr>
          <w:lang w:val="en-GB"/>
        </w:rPr>
      </w:pPr>
      <w:r w:rsidRPr="00B02CCC">
        <w:rPr>
          <w:lang w:val="en-GB"/>
        </w:rPr>
        <w:t>This function module determines the document type of the invoice based on the country code from the ZFI_DEVELOPMENTS table and is called in function module Z_FI_PAYREQ_SRM_SC.</w:t>
      </w:r>
    </w:p>
    <w:p w14:paraId="38528565" w14:textId="77777777" w:rsidR="002C08FF" w:rsidRPr="00B02CCC" w:rsidRDefault="002C08FF" w:rsidP="00753147">
      <w:pPr>
        <w:numPr>
          <w:ilvl w:val="1"/>
          <w:numId w:val="8"/>
        </w:numPr>
        <w:rPr>
          <w:lang w:val="en-GB"/>
        </w:rPr>
      </w:pPr>
      <w:r w:rsidRPr="00B02CCC">
        <w:rPr>
          <w:lang w:val="en-GB"/>
        </w:rPr>
        <w:t>Fetch the entries from the developments table based on the company code and payment request type, if not found fetch based on payment request type and company code with blank where UDD = 1372 and STEP = 001.</w:t>
      </w:r>
    </w:p>
    <w:p w14:paraId="50D44D28" w14:textId="77777777" w:rsidR="002C08FF" w:rsidRPr="00B02CCC" w:rsidRDefault="002C08FF" w:rsidP="00753147">
      <w:pPr>
        <w:numPr>
          <w:ilvl w:val="1"/>
          <w:numId w:val="8"/>
        </w:numPr>
        <w:rPr>
          <w:lang w:val="en-GB"/>
        </w:rPr>
      </w:pPr>
      <w:r w:rsidRPr="00B02CCC">
        <w:rPr>
          <w:lang w:val="en-GB"/>
        </w:rPr>
        <w:t>If the company code country T001-LAND1 is same as the vendor country LFA1-LAND1, then return ZFI_DEVELOPMENTS-ZZPARAMETER2 as document type.</w:t>
      </w:r>
    </w:p>
    <w:p w14:paraId="7BA0CCB9" w14:textId="77777777" w:rsidR="002C08FF" w:rsidRPr="00B02CCC" w:rsidRDefault="002C08FF" w:rsidP="00753147">
      <w:pPr>
        <w:numPr>
          <w:ilvl w:val="1"/>
          <w:numId w:val="8"/>
        </w:numPr>
        <w:rPr>
          <w:lang w:val="en-GB"/>
        </w:rPr>
      </w:pPr>
      <w:r w:rsidRPr="00B02CCC">
        <w:rPr>
          <w:lang w:val="en-GB"/>
        </w:rPr>
        <w:t>Else, if the vendor country LFA1-LAND1 is a European country i.e. T005-XEGLD = 'X', then return ZFI_DEVELOPMENTS-ZZPARAMETER3 as document type else return ZFI_DEVELOPMENTS-ZZPARAMETER4 as the document type.</w:t>
      </w:r>
    </w:p>
    <w:p w14:paraId="62DAC333" w14:textId="77777777" w:rsidR="002C08FF" w:rsidRPr="00B02CCC" w:rsidRDefault="002C08FF" w:rsidP="002C08FF">
      <w:pPr>
        <w:rPr>
          <w:lang w:val="en-GB"/>
        </w:rPr>
      </w:pPr>
    </w:p>
    <w:p w14:paraId="7D7F6E3D" w14:textId="77777777" w:rsidR="002C08FF" w:rsidRPr="00B02CCC" w:rsidRDefault="002C08FF" w:rsidP="00753147">
      <w:pPr>
        <w:pStyle w:val="Heading5"/>
        <w:rPr>
          <w:lang w:val="en-GB"/>
        </w:rPr>
      </w:pPr>
      <w:r w:rsidRPr="00B02CCC">
        <w:rPr>
          <w:lang w:val="en-GB"/>
        </w:rPr>
        <w:t>Function Module - Z_FI_PAYREQ_F4_BVTYP</w:t>
      </w:r>
    </w:p>
    <w:p w14:paraId="1CB51DE3" w14:textId="77777777" w:rsidR="002C08FF" w:rsidRPr="00B02CCC" w:rsidRDefault="002C08FF" w:rsidP="00753147">
      <w:pPr>
        <w:numPr>
          <w:ilvl w:val="1"/>
          <w:numId w:val="8"/>
        </w:numPr>
        <w:rPr>
          <w:lang w:val="en-GB"/>
        </w:rPr>
      </w:pPr>
      <w:r w:rsidRPr="00B02CCC">
        <w:rPr>
          <w:lang w:val="en-GB"/>
        </w:rPr>
        <w:t>Is an RFC function module used in SRM system to fetch the F4 values of Partner bank type.</w:t>
      </w:r>
    </w:p>
    <w:p w14:paraId="150DEDA0" w14:textId="77777777" w:rsidR="00932D22" w:rsidRPr="00B02CCC" w:rsidRDefault="002C08FF" w:rsidP="00753147">
      <w:pPr>
        <w:numPr>
          <w:ilvl w:val="1"/>
          <w:numId w:val="8"/>
        </w:numPr>
        <w:rPr>
          <w:lang w:val="en-GB"/>
        </w:rPr>
      </w:pPr>
      <w:r w:rsidRPr="00B02CCC">
        <w:rPr>
          <w:lang w:val="en-GB"/>
        </w:rPr>
        <w:t xml:space="preserve">It is a copy of function module FI_F4_BVTYP.   </w:t>
      </w:r>
    </w:p>
    <w:p w14:paraId="0BB13011" w14:textId="77777777" w:rsidR="00D42E9B" w:rsidRPr="00B02CCC" w:rsidRDefault="00932D22" w:rsidP="00753147">
      <w:pPr>
        <w:numPr>
          <w:ilvl w:val="1"/>
          <w:numId w:val="8"/>
        </w:numPr>
        <w:rPr>
          <w:lang w:val="en-GB"/>
        </w:rPr>
      </w:pPr>
      <w:r w:rsidRPr="00B02CCC">
        <w:rPr>
          <w:lang w:val="en-GB"/>
        </w:rPr>
        <w:t xml:space="preserve">Fetching the data from LFBK </w:t>
      </w:r>
      <w:r w:rsidR="00D42E9B" w:rsidRPr="00B02CCC">
        <w:rPr>
          <w:lang w:val="en-GB"/>
        </w:rPr>
        <w:t>on the basis different condition such as vendor account number, partner bank type with data flowing .</w:t>
      </w:r>
    </w:p>
    <w:p w14:paraId="4FCD59C1" w14:textId="77777777" w:rsidR="002C08FF" w:rsidRPr="00B02CCC" w:rsidRDefault="002C08FF" w:rsidP="00753147">
      <w:pPr>
        <w:pStyle w:val="Heading5"/>
        <w:rPr>
          <w:lang w:val="en-GB"/>
        </w:rPr>
      </w:pPr>
      <w:r w:rsidRPr="00B02CCC">
        <w:rPr>
          <w:lang w:val="en-GB"/>
        </w:rPr>
        <w:t>Function Module - Z_FI_PAYREQ_SRMF4_PAYMETHOD</w:t>
      </w:r>
    </w:p>
    <w:p w14:paraId="13F920F3" w14:textId="77777777" w:rsidR="002C08FF" w:rsidRPr="00B02CCC" w:rsidRDefault="002C08FF" w:rsidP="00753147">
      <w:pPr>
        <w:numPr>
          <w:ilvl w:val="1"/>
          <w:numId w:val="8"/>
        </w:numPr>
        <w:rPr>
          <w:lang w:val="en-GB"/>
        </w:rPr>
      </w:pPr>
      <w:r w:rsidRPr="00B02CCC">
        <w:rPr>
          <w:lang w:val="en-GB"/>
        </w:rPr>
        <w:t>Is an RFC function module used in SRM system to fetch the F4 values of Payment method.</w:t>
      </w:r>
    </w:p>
    <w:p w14:paraId="5771C9F7" w14:textId="77777777" w:rsidR="002C08FF" w:rsidRPr="00B02CCC" w:rsidRDefault="002C08FF" w:rsidP="002C08FF">
      <w:pPr>
        <w:rPr>
          <w:lang w:val="en-GB"/>
        </w:rPr>
      </w:pPr>
    </w:p>
    <w:p w14:paraId="435DF1B5" w14:textId="77777777" w:rsidR="002C08FF" w:rsidRPr="00B02CCC" w:rsidRDefault="002C08FF" w:rsidP="00753147">
      <w:pPr>
        <w:pStyle w:val="Heading5"/>
        <w:rPr>
          <w:lang w:val="en-GB"/>
        </w:rPr>
      </w:pPr>
      <w:r w:rsidRPr="00B02CCC">
        <w:rPr>
          <w:lang w:val="en-GB"/>
        </w:rPr>
        <w:lastRenderedPageBreak/>
        <w:t>Function Module - Z_FI_PAYREQ_SRM_SC</w:t>
      </w:r>
    </w:p>
    <w:p w14:paraId="060E7297" w14:textId="77777777" w:rsidR="002C08FF" w:rsidRPr="00B02CCC" w:rsidRDefault="002C08FF" w:rsidP="00753147">
      <w:pPr>
        <w:numPr>
          <w:ilvl w:val="1"/>
          <w:numId w:val="8"/>
        </w:numPr>
        <w:rPr>
          <w:lang w:val="en-GB"/>
        </w:rPr>
      </w:pPr>
      <w:r w:rsidRPr="00B02CCC">
        <w:rPr>
          <w:lang w:val="en-GB"/>
        </w:rPr>
        <w:t>Function module is used to create payment request from SRM shopping carts.</w:t>
      </w:r>
    </w:p>
    <w:p w14:paraId="1FCACF58" w14:textId="6E8B8396" w:rsidR="005B6252" w:rsidRPr="00B02CCC" w:rsidRDefault="005B6252" w:rsidP="00753147">
      <w:pPr>
        <w:numPr>
          <w:ilvl w:val="1"/>
          <w:numId w:val="8"/>
        </w:numPr>
        <w:rPr>
          <w:lang w:val="en-GB"/>
        </w:rPr>
      </w:pPr>
      <w:r w:rsidRPr="00B02CCC">
        <w:rPr>
          <w:lang w:val="en-GB"/>
        </w:rPr>
        <w:t>Checking for the lower currency, by passing currency to the table TCURX, if it is lower currency posting then passing ABAP_TRUE to LV_LOWER_CHECK</w:t>
      </w:r>
      <w:r w:rsidRPr="00B02CCC">
        <w:rPr>
          <w:rFonts w:ascii="Courier New" w:eastAsia="Courier New" w:hAnsi="Courier New" w:cs="Courier New"/>
          <w:color w:val="000000"/>
          <w:sz w:val="18"/>
          <w:szCs w:val="18"/>
          <w:shd w:val="clear" w:color="auto" w:fill="FFFFFF"/>
          <w:lang w:val="en-GB"/>
        </w:rPr>
        <w:t>.</w:t>
      </w:r>
    </w:p>
    <w:p w14:paraId="734EC96B" w14:textId="6E5FF48B" w:rsidR="002C08FF" w:rsidRPr="00B02CCC" w:rsidRDefault="002C08FF" w:rsidP="00753147">
      <w:pPr>
        <w:numPr>
          <w:ilvl w:val="1"/>
          <w:numId w:val="8"/>
        </w:numPr>
        <w:rPr>
          <w:lang w:val="en-GB"/>
        </w:rPr>
      </w:pPr>
      <w:r w:rsidRPr="00B02CCC">
        <w:rPr>
          <w:lang w:val="en-GB"/>
        </w:rPr>
        <w:t>The document type of the invoice to be created is determined dynamically using function module Z_FI_DETERMINE_DOC_TYP.</w:t>
      </w:r>
    </w:p>
    <w:p w14:paraId="30920169" w14:textId="50599189" w:rsidR="002C08FF" w:rsidRPr="00B02CCC" w:rsidRDefault="002C08FF" w:rsidP="00753147">
      <w:pPr>
        <w:numPr>
          <w:ilvl w:val="1"/>
          <w:numId w:val="8"/>
        </w:numPr>
        <w:rPr>
          <w:lang w:val="en-GB"/>
        </w:rPr>
      </w:pPr>
      <w:r w:rsidRPr="00B02CCC">
        <w:rPr>
          <w:lang w:val="en-GB"/>
        </w:rPr>
        <w:t>Due date is determined using function module SD_PRINT_TERMS_OF_PAYMENT in case of payment request type PO and FI.</w:t>
      </w:r>
    </w:p>
    <w:p w14:paraId="173ABCFB" w14:textId="749D3A3E" w:rsidR="000226E6" w:rsidRPr="00B02CCC" w:rsidRDefault="006A79F0" w:rsidP="00753147">
      <w:pPr>
        <w:numPr>
          <w:ilvl w:val="1"/>
          <w:numId w:val="8"/>
        </w:numPr>
        <w:rPr>
          <w:lang w:val="en-GB"/>
        </w:rPr>
      </w:pPr>
      <w:r w:rsidRPr="00B02CCC">
        <w:rPr>
          <w:lang w:val="en-GB"/>
        </w:rPr>
        <w:t xml:space="preserve">EARLY CLOSING LOGIC: </w:t>
      </w:r>
      <w:r w:rsidR="000226E6" w:rsidRPr="00B02CCC">
        <w:rPr>
          <w:lang w:val="en-GB"/>
        </w:rPr>
        <w:t>Get Current period using system date (Current period = Current System period).</w:t>
      </w:r>
    </w:p>
    <w:p w14:paraId="4370B5AF" w14:textId="77777777" w:rsidR="000226E6" w:rsidRPr="00B02CCC" w:rsidRDefault="000226E6" w:rsidP="00753147">
      <w:pPr>
        <w:numPr>
          <w:ilvl w:val="1"/>
          <w:numId w:val="8"/>
        </w:numPr>
        <w:rPr>
          <w:lang w:val="en-GB"/>
        </w:rPr>
      </w:pPr>
      <w:r w:rsidRPr="00B02CCC">
        <w:rPr>
          <w:lang w:val="en-GB"/>
        </w:rPr>
        <w:t>Get Next period using current month + 1 (Next period = Current System Month + 1).</w:t>
      </w:r>
    </w:p>
    <w:p w14:paraId="55F6E5DF" w14:textId="77777777" w:rsidR="000226E6" w:rsidRPr="00B02CCC" w:rsidRDefault="000226E6" w:rsidP="00753147">
      <w:pPr>
        <w:numPr>
          <w:ilvl w:val="1"/>
          <w:numId w:val="8"/>
        </w:numPr>
        <w:rPr>
          <w:lang w:val="en-GB"/>
        </w:rPr>
      </w:pPr>
      <w:r w:rsidRPr="00B02CCC">
        <w:rPr>
          <w:lang w:val="en-GB"/>
        </w:rPr>
        <w:t>Fetching the corresponding open periods from T001B based on document company code, Account type (KOART) = 'K' and corresponding posting variant for company code in T001 table.</w:t>
      </w:r>
    </w:p>
    <w:p w14:paraId="7BDD7A0B" w14:textId="77777777" w:rsidR="000226E6" w:rsidRPr="00B02CCC" w:rsidRDefault="000226E6" w:rsidP="00753147">
      <w:pPr>
        <w:numPr>
          <w:ilvl w:val="1"/>
          <w:numId w:val="8"/>
        </w:numPr>
        <w:rPr>
          <w:lang w:val="en-GB"/>
        </w:rPr>
      </w:pPr>
      <w:r w:rsidRPr="00B02CCC">
        <w:rPr>
          <w:lang w:val="en-GB"/>
        </w:rPr>
        <w:t>Concatenate and move T001B table entry, (from period and to period) into variables (LV_PERIOD_FROM, LV_PERIOD_TO).</w:t>
      </w:r>
    </w:p>
    <w:p w14:paraId="6CA33695" w14:textId="36C7FAF9" w:rsidR="000226E6" w:rsidRPr="00B02CCC" w:rsidRDefault="000226E6" w:rsidP="00753147">
      <w:pPr>
        <w:numPr>
          <w:ilvl w:val="1"/>
          <w:numId w:val="8"/>
        </w:numPr>
        <w:rPr>
          <w:lang w:val="en-GB"/>
        </w:rPr>
      </w:pPr>
      <w:r w:rsidRPr="00B02CCC">
        <w:rPr>
          <w:lang w:val="en-GB"/>
        </w:rPr>
        <w:t>Check if Next period available between from period and to period. then, move Posting date to first date of next period.</w:t>
      </w:r>
    </w:p>
    <w:p w14:paraId="3FF57ADE" w14:textId="437D2F34" w:rsidR="00D13062" w:rsidRPr="00B02CCC" w:rsidRDefault="00027B1D" w:rsidP="00753147">
      <w:pPr>
        <w:numPr>
          <w:ilvl w:val="1"/>
          <w:numId w:val="8"/>
        </w:numPr>
        <w:rPr>
          <w:lang w:val="en-GB"/>
        </w:rPr>
      </w:pPr>
      <w:r w:rsidRPr="00B02CCC">
        <w:rPr>
          <w:lang w:val="en-GB"/>
        </w:rPr>
        <w:t>D</w:t>
      </w:r>
      <w:r w:rsidR="00993C85" w:rsidRPr="00B02CCC">
        <w:rPr>
          <w:lang w:val="en-GB"/>
        </w:rPr>
        <w:t>etermine Payment Block calling method GET_BLOCK_CODE_FOR_COMPANY of class ZCL_FI_EPAY_BLOCK_HELPER.</w:t>
      </w:r>
      <w:r w:rsidR="009F1D64" w:rsidRPr="00B02CCC">
        <w:rPr>
          <w:lang w:val="en-GB"/>
        </w:rPr>
        <w:t xml:space="preserve"> </w:t>
      </w:r>
      <w:r w:rsidR="00C772F8" w:rsidRPr="00B02CCC">
        <w:rPr>
          <w:lang w:val="en-GB"/>
        </w:rPr>
        <w:t>(</w:t>
      </w:r>
      <w:r w:rsidR="00D13062" w:rsidRPr="00B02CCC">
        <w:rPr>
          <w:lang w:val="en-GB"/>
        </w:rPr>
        <w:t>Get the payment block 'C' based on company code</w:t>
      </w:r>
      <w:r w:rsidR="007B35A3" w:rsidRPr="00B02CCC">
        <w:rPr>
          <w:lang w:val="en-GB"/>
        </w:rPr>
        <w:t>)</w:t>
      </w:r>
      <w:r w:rsidR="00D13062" w:rsidRPr="00B02CCC">
        <w:rPr>
          <w:lang w:val="en-GB"/>
        </w:rPr>
        <w:t xml:space="preserve"> </w:t>
      </w:r>
    </w:p>
    <w:p w14:paraId="6AB4FCD8" w14:textId="01541263" w:rsidR="00ED6A89" w:rsidRPr="00B02CCC" w:rsidRDefault="00ED6A89" w:rsidP="00753147">
      <w:pPr>
        <w:numPr>
          <w:ilvl w:val="1"/>
          <w:numId w:val="8"/>
        </w:numPr>
        <w:jc w:val="left"/>
        <w:rPr>
          <w:lang w:val="en-GB"/>
        </w:rPr>
      </w:pPr>
      <w:r w:rsidRPr="00B02CCC">
        <w:rPr>
          <w:lang w:val="en-GB"/>
        </w:rPr>
        <w:t xml:space="preserve">Add the payment urgency </w:t>
      </w:r>
      <w:r w:rsidR="00F86A7D" w:rsidRPr="00B02CCC">
        <w:rPr>
          <w:lang w:val="en-GB"/>
        </w:rPr>
        <w:t>value (</w:t>
      </w:r>
      <w:r w:rsidRPr="00B02CCC">
        <w:rPr>
          <w:lang w:val="en-GB"/>
        </w:rPr>
        <w:t xml:space="preserve">CL or Blank) into Payment Method Supplement. </w:t>
      </w:r>
    </w:p>
    <w:p w14:paraId="5F96B945" w14:textId="77777777" w:rsidR="002C08FF" w:rsidRPr="00B02CCC" w:rsidRDefault="002C08FF" w:rsidP="00753147">
      <w:pPr>
        <w:numPr>
          <w:ilvl w:val="1"/>
          <w:numId w:val="8"/>
        </w:numPr>
        <w:rPr>
          <w:lang w:val="en-GB"/>
        </w:rPr>
      </w:pPr>
      <w:r w:rsidRPr="00B02CCC">
        <w:rPr>
          <w:lang w:val="en-GB"/>
        </w:rPr>
        <w:t>Amount is formatted taking into account nr of decimals via FM “CURRENCY_AMOUNT_SAP_TO_BAPI”. So that actual number of decimal places is passed based on currency type while creating Payment Request.</w:t>
      </w:r>
      <w:r w:rsidRPr="00B02CCC" w:rsidDel="00385AF4">
        <w:rPr>
          <w:lang w:val="en-GB"/>
        </w:rPr>
        <w:t xml:space="preserve"> </w:t>
      </w:r>
    </w:p>
    <w:p w14:paraId="3EED43DA" w14:textId="77777777" w:rsidR="002C08FF" w:rsidRPr="00B02CCC" w:rsidRDefault="002C08FF" w:rsidP="00753147">
      <w:pPr>
        <w:numPr>
          <w:ilvl w:val="1"/>
          <w:numId w:val="8"/>
        </w:numPr>
        <w:rPr>
          <w:lang w:val="en-GB"/>
        </w:rPr>
      </w:pPr>
      <w:r w:rsidRPr="00B02CCC">
        <w:rPr>
          <w:lang w:val="en-GB"/>
        </w:rPr>
        <w:t>Tax is calculated for each line item using function module CALCULATE_TAX_FROM_NET_AMOUNT and passed to the BAPI_ACC_DOCUMENT_POST to create invoice.</w:t>
      </w:r>
    </w:p>
    <w:p w14:paraId="2F50C568" w14:textId="3ABB93D0" w:rsidR="002C08FF" w:rsidRPr="00B02CCC" w:rsidRDefault="002C08FF" w:rsidP="00753147">
      <w:pPr>
        <w:numPr>
          <w:ilvl w:val="1"/>
          <w:numId w:val="8"/>
        </w:numPr>
        <w:rPr>
          <w:lang w:val="en-GB"/>
        </w:rPr>
      </w:pPr>
      <w:r w:rsidRPr="00B02CCC">
        <w:rPr>
          <w:lang w:val="en-GB"/>
        </w:rPr>
        <w:lastRenderedPageBreak/>
        <w:t>Add line items to tax internal table of function module BAPI_ACC_DOCUMENT_POST only if the internal table returned by function module CALCULATE_TAX_FROM_NET_AMOUNT contains a GL account, else add the amount to the GL account line for which the tax is calculated.</w:t>
      </w:r>
    </w:p>
    <w:p w14:paraId="32A7294F" w14:textId="0262FB17" w:rsidR="00F876DE" w:rsidRPr="00B02CCC" w:rsidRDefault="00BB4801" w:rsidP="00753147">
      <w:pPr>
        <w:numPr>
          <w:ilvl w:val="1"/>
          <w:numId w:val="8"/>
        </w:numPr>
        <w:rPr>
          <w:lang w:val="en-GB"/>
        </w:rPr>
      </w:pPr>
      <w:r w:rsidRPr="00B02CCC">
        <w:rPr>
          <w:lang w:val="en-GB"/>
        </w:rPr>
        <w:t>After calculating tax for lower currency truncating or c</w:t>
      </w:r>
      <w:r w:rsidR="00F876DE" w:rsidRPr="00B02CCC">
        <w:rPr>
          <w:lang w:val="en-GB"/>
        </w:rPr>
        <w:t xml:space="preserve">eiling of LV_AMNT1 is done based on Rounding Rule defined for </w:t>
      </w:r>
      <w:r w:rsidRPr="00B02CCC">
        <w:rPr>
          <w:lang w:val="en-GB"/>
        </w:rPr>
        <w:t>a particular</w:t>
      </w:r>
      <w:r w:rsidR="00F876DE" w:rsidRPr="00B02CCC">
        <w:rPr>
          <w:lang w:val="en-GB"/>
        </w:rPr>
        <w:t xml:space="preserve"> Condition Type and Application, which is defined </w:t>
      </w:r>
      <w:r w:rsidRPr="00B02CCC">
        <w:rPr>
          <w:lang w:val="en-GB"/>
        </w:rPr>
        <w:t>in table T685A.</w:t>
      </w:r>
    </w:p>
    <w:p w14:paraId="5BCAEA83" w14:textId="52639DF7" w:rsidR="00BB4801" w:rsidRPr="00B02CCC" w:rsidRDefault="00BB4801" w:rsidP="00753147">
      <w:pPr>
        <w:numPr>
          <w:ilvl w:val="1"/>
          <w:numId w:val="8"/>
        </w:numPr>
        <w:rPr>
          <w:lang w:val="en-GB"/>
        </w:rPr>
      </w:pPr>
      <w:r w:rsidRPr="00B02CCC">
        <w:rPr>
          <w:lang w:val="en-GB"/>
        </w:rPr>
        <w:t>Application value is considered for Tax Line Items.</w:t>
      </w:r>
    </w:p>
    <w:p w14:paraId="45432CD1" w14:textId="70267023" w:rsidR="00BB4801" w:rsidRPr="00B02CCC" w:rsidRDefault="00BB4801" w:rsidP="00753147">
      <w:pPr>
        <w:numPr>
          <w:ilvl w:val="1"/>
          <w:numId w:val="8"/>
        </w:numPr>
        <w:rPr>
          <w:lang w:val="en-GB"/>
        </w:rPr>
      </w:pPr>
      <w:r w:rsidRPr="00B02CCC">
        <w:rPr>
          <w:lang w:val="en-GB"/>
        </w:rPr>
        <w:t xml:space="preserve">If Rounding Rule Value is maintained as ‘A’, </w:t>
      </w:r>
      <w:r w:rsidR="001647E2" w:rsidRPr="00B02CCC">
        <w:rPr>
          <w:lang w:val="en-GB"/>
        </w:rPr>
        <w:t xml:space="preserve">ceiling of the amount </w:t>
      </w:r>
      <w:r w:rsidRPr="00B02CCC">
        <w:rPr>
          <w:lang w:val="en-GB"/>
        </w:rPr>
        <w:t>is done.</w:t>
      </w:r>
    </w:p>
    <w:p w14:paraId="60A7590F" w14:textId="2087314C" w:rsidR="00BB4801" w:rsidRPr="00B02CCC" w:rsidRDefault="00BB4801" w:rsidP="00753147">
      <w:pPr>
        <w:numPr>
          <w:ilvl w:val="1"/>
          <w:numId w:val="8"/>
        </w:numPr>
        <w:rPr>
          <w:lang w:val="en-GB"/>
        </w:rPr>
      </w:pPr>
      <w:r w:rsidRPr="00B02CCC">
        <w:rPr>
          <w:lang w:val="en-GB"/>
        </w:rPr>
        <w:t xml:space="preserve">If Rounding Rule Value is maintained as ‘B’ or space, </w:t>
      </w:r>
      <w:r w:rsidR="001647E2" w:rsidRPr="00B02CCC">
        <w:rPr>
          <w:lang w:val="en-GB"/>
        </w:rPr>
        <w:t xml:space="preserve">truncating </w:t>
      </w:r>
      <w:r w:rsidRPr="00B02CCC">
        <w:rPr>
          <w:lang w:val="en-GB"/>
        </w:rPr>
        <w:t>of the amount is done.</w:t>
      </w:r>
    </w:p>
    <w:p w14:paraId="4BA38513" w14:textId="00901E05" w:rsidR="00C533CE" w:rsidRPr="00B02CCC" w:rsidRDefault="00C533CE" w:rsidP="00753147">
      <w:pPr>
        <w:numPr>
          <w:ilvl w:val="1"/>
          <w:numId w:val="8"/>
        </w:numPr>
        <w:rPr>
          <w:lang w:val="en-GB"/>
        </w:rPr>
      </w:pPr>
      <w:r w:rsidRPr="00B02CCC">
        <w:rPr>
          <w:lang w:val="en-GB"/>
        </w:rPr>
        <w:t>Check if line-by-line item check is activated for the Payment Requester's Company Code i.e., get country(T001-LAND1)</w:t>
      </w:r>
      <w:r w:rsidR="00F16A4E" w:rsidRPr="00B02CCC">
        <w:rPr>
          <w:lang w:val="en-GB"/>
        </w:rPr>
        <w:t xml:space="preserve"> </w:t>
      </w:r>
      <w:r w:rsidRPr="00B02CCC">
        <w:rPr>
          <w:lang w:val="en-GB"/>
        </w:rPr>
        <w:t>from T001 table, then using country get pricing procedure(T005-KALSM) from T005 table then further Tax-Line-by-Line indicator(TTXD-XTXIT)from TTXD table using pricing procedure (t005-kalsm).</w:t>
      </w:r>
    </w:p>
    <w:p w14:paraId="10B844B2" w14:textId="7D07597D" w:rsidR="00C533CE" w:rsidRPr="00B02CCC" w:rsidRDefault="00C533CE" w:rsidP="00753147">
      <w:pPr>
        <w:numPr>
          <w:ilvl w:val="1"/>
          <w:numId w:val="8"/>
        </w:numPr>
        <w:rPr>
          <w:lang w:val="en-GB"/>
        </w:rPr>
      </w:pPr>
      <w:r w:rsidRPr="00B02CCC">
        <w:rPr>
          <w:lang w:val="en-GB"/>
        </w:rPr>
        <w:t>If line-by-line check is activated then fill ITEMNO_TAX detail field for G/L line item.</w:t>
      </w:r>
    </w:p>
    <w:p w14:paraId="48B1FDFF" w14:textId="77777777" w:rsidR="002C08FF" w:rsidRPr="00B02CCC" w:rsidRDefault="002C08FF" w:rsidP="00753147">
      <w:pPr>
        <w:numPr>
          <w:ilvl w:val="1"/>
          <w:numId w:val="8"/>
        </w:numPr>
        <w:rPr>
          <w:lang w:val="en-GB"/>
        </w:rPr>
      </w:pPr>
      <w:r w:rsidRPr="00B02CCC">
        <w:rPr>
          <w:lang w:val="en-GB"/>
        </w:rPr>
        <w:t>The Alloc number for accounts payable is created using the concatenation of constant term ‘PMT’ and shopping cart number.</w:t>
      </w:r>
    </w:p>
    <w:p w14:paraId="4DF0D49A" w14:textId="445C07B7" w:rsidR="00932D22" w:rsidRPr="00B02CCC" w:rsidRDefault="00932D22" w:rsidP="00753147">
      <w:pPr>
        <w:numPr>
          <w:ilvl w:val="1"/>
          <w:numId w:val="8"/>
        </w:numPr>
        <w:rPr>
          <w:lang w:val="en-GB"/>
        </w:rPr>
      </w:pPr>
      <w:r w:rsidRPr="00B02CCC">
        <w:rPr>
          <w:lang w:val="en-GB"/>
        </w:rPr>
        <w:t>Checking for the supplier name and populating fields for the one time vendor</w:t>
      </w:r>
      <w:r w:rsidR="009D36DB" w:rsidRPr="00B02CCC">
        <w:rPr>
          <w:lang w:val="en-GB"/>
        </w:rPr>
        <w:t>:</w:t>
      </w:r>
      <w:r w:rsidRPr="00B02CCC">
        <w:rPr>
          <w:lang w:val="en-GB"/>
        </w:rPr>
        <w:t xml:space="preserve"> supplier address,  supplier country, supplier city, bank key, bank country key and bank account number </w:t>
      </w:r>
    </w:p>
    <w:p w14:paraId="520CF28A" w14:textId="77777777" w:rsidR="002C08FF" w:rsidRPr="00B02CCC" w:rsidRDefault="002C08FF" w:rsidP="00753147">
      <w:pPr>
        <w:numPr>
          <w:ilvl w:val="1"/>
          <w:numId w:val="8"/>
        </w:numPr>
        <w:rPr>
          <w:lang w:val="en-GB"/>
        </w:rPr>
      </w:pPr>
      <w:r w:rsidRPr="00B02CCC">
        <w:rPr>
          <w:u w:val="single"/>
          <w:lang w:val="en-GB"/>
        </w:rPr>
        <w:t>Function Module -ROUND</w:t>
      </w:r>
      <w:r w:rsidRPr="00B02CCC">
        <w:rPr>
          <w:lang w:val="en-GB"/>
        </w:rPr>
        <w:t xml:space="preserve"> : is used to round off amount to 2 decimal places.</w:t>
      </w:r>
    </w:p>
    <w:p w14:paraId="55C17F9C" w14:textId="77777777" w:rsidR="002C08FF" w:rsidRPr="00B02CCC" w:rsidRDefault="002C08FF" w:rsidP="00753147">
      <w:pPr>
        <w:numPr>
          <w:ilvl w:val="1"/>
          <w:numId w:val="8"/>
        </w:numPr>
        <w:rPr>
          <w:lang w:val="en-GB"/>
        </w:rPr>
      </w:pPr>
      <w:r w:rsidRPr="00B02CCC">
        <w:rPr>
          <w:lang w:val="en-GB"/>
        </w:rPr>
        <w:t>Ref. Doc.- convert the case of reference document number of SRM portal into UPPER case , to change it to upper case as reference doc no  is always in CAPS in FI .</w:t>
      </w:r>
    </w:p>
    <w:p w14:paraId="7B495797" w14:textId="77777777" w:rsidR="002C08FF" w:rsidRPr="00B02CCC" w:rsidRDefault="002C08FF" w:rsidP="00753147">
      <w:pPr>
        <w:numPr>
          <w:ilvl w:val="1"/>
          <w:numId w:val="8"/>
        </w:numPr>
        <w:rPr>
          <w:u w:val="single"/>
          <w:lang w:val="en-GB"/>
        </w:rPr>
      </w:pPr>
      <w:r w:rsidRPr="00B02CCC">
        <w:rPr>
          <w:u w:val="single"/>
          <w:lang w:val="en-GB"/>
        </w:rPr>
        <w:t>Function Module -Z_FI_DUPLICATE_INVOICE_CHECK -</w:t>
      </w:r>
    </w:p>
    <w:p w14:paraId="47B2267A" w14:textId="77777777" w:rsidR="002C08FF" w:rsidRPr="00B02CCC" w:rsidRDefault="002C08FF" w:rsidP="00753147">
      <w:pPr>
        <w:numPr>
          <w:ilvl w:val="1"/>
          <w:numId w:val="8"/>
        </w:numPr>
        <w:rPr>
          <w:lang w:val="en-GB"/>
        </w:rPr>
      </w:pPr>
      <w:r w:rsidRPr="00B02CCC">
        <w:rPr>
          <w:lang w:val="en-GB"/>
        </w:rPr>
        <w:t>Z_FI_DUPLICATE_INVOICE_CHECK is created as a copy of standard FM FI_DUPLICATE_INVOICE_CHECK for invoice duplicate check. This FM is copied as messages has to be returned to SRM , which was not the case in STANDARD as it throws error on screen and stops further execution. This FM is created under function group ZMM_SRM_PAYREQ.</w:t>
      </w:r>
    </w:p>
    <w:p w14:paraId="187B0272" w14:textId="77777777" w:rsidR="002C08FF" w:rsidRPr="00B02CCC" w:rsidRDefault="002C08FF" w:rsidP="00753147">
      <w:pPr>
        <w:numPr>
          <w:ilvl w:val="1"/>
          <w:numId w:val="8"/>
        </w:numPr>
        <w:rPr>
          <w:u w:val="single"/>
          <w:lang w:val="en-GB"/>
        </w:rPr>
      </w:pPr>
      <w:r w:rsidRPr="00B02CCC">
        <w:rPr>
          <w:u w:val="single"/>
          <w:lang w:val="en-GB"/>
        </w:rPr>
        <w:lastRenderedPageBreak/>
        <w:t>Function Module- Z_FI_CUSTOMIZED_MESSAGE -</w:t>
      </w:r>
    </w:p>
    <w:p w14:paraId="42198703" w14:textId="77777777" w:rsidR="002C08FF" w:rsidRPr="00B02CCC" w:rsidRDefault="002C08FF" w:rsidP="00753147">
      <w:pPr>
        <w:numPr>
          <w:ilvl w:val="1"/>
          <w:numId w:val="8"/>
        </w:numPr>
        <w:rPr>
          <w:b/>
          <w:bCs/>
          <w:lang w:val="en-GB"/>
        </w:rPr>
      </w:pPr>
      <w:r w:rsidRPr="00B02CCC">
        <w:rPr>
          <w:lang w:val="en-GB"/>
        </w:rPr>
        <w:t>This FM gathers the customised messages for duplicate invoice, using FM BALW_BAPIRETURN_GET2. This FM is created under function group ZMM_SRM_PAYREQ.</w:t>
      </w:r>
    </w:p>
    <w:p w14:paraId="685D4F63" w14:textId="77777777" w:rsidR="002C08FF" w:rsidRPr="00B02CCC" w:rsidRDefault="002C08FF" w:rsidP="00753147">
      <w:pPr>
        <w:numPr>
          <w:ilvl w:val="1"/>
          <w:numId w:val="8"/>
        </w:numPr>
        <w:rPr>
          <w:lang w:val="en-GB"/>
        </w:rPr>
      </w:pPr>
      <w:r w:rsidRPr="00B02CCC">
        <w:rPr>
          <w:lang w:val="en-GB"/>
        </w:rPr>
        <w:t>Only the Error Messages are collected and passed to TA_RETURN  which is passed to SRM system through RFC call and FM is exited.</w:t>
      </w:r>
    </w:p>
    <w:p w14:paraId="3409F1F0" w14:textId="77777777" w:rsidR="002C08FF" w:rsidRPr="00B02CCC" w:rsidRDefault="002C08FF" w:rsidP="00753147">
      <w:pPr>
        <w:numPr>
          <w:ilvl w:val="1"/>
          <w:numId w:val="8"/>
        </w:numPr>
        <w:rPr>
          <w:lang w:val="en-GB"/>
        </w:rPr>
      </w:pPr>
      <w:r w:rsidRPr="00B02CCC">
        <w:rPr>
          <w:lang w:val="en-GB"/>
        </w:rPr>
        <w:t>Added new item field ACC_DET into importing item table structure ZFI_S_PAYREQ_SC_ITEM. If LS_PAYREQ_SC_ITEM-ACC_DET is having account detail value from SRM then move that value and GL line item number LV_INT1 to LT_EXTENSION1-FIELD2.</w:t>
      </w:r>
    </w:p>
    <w:p w14:paraId="7C935914" w14:textId="77777777" w:rsidR="002C08FF" w:rsidRPr="00B02CCC" w:rsidRDefault="002C08FF" w:rsidP="00753147">
      <w:pPr>
        <w:numPr>
          <w:ilvl w:val="1"/>
          <w:numId w:val="8"/>
        </w:numPr>
        <w:rPr>
          <w:lang w:val="en-GB"/>
        </w:rPr>
      </w:pPr>
      <w:r w:rsidRPr="00B02CCC">
        <w:rPr>
          <w:lang w:val="en-GB"/>
        </w:rPr>
        <w:t>Extension1 field2 ZACCDETAIL get handle in BTE RWBAPI01 and store in database table BSEG. Refer UDD0772-02 for this.</w:t>
      </w:r>
    </w:p>
    <w:p w14:paraId="7D155B3B" w14:textId="52A9013A" w:rsidR="00E60C9E" w:rsidRPr="00B02CCC" w:rsidRDefault="008824C6" w:rsidP="00753147">
      <w:pPr>
        <w:pStyle w:val="ListParagraph"/>
        <w:numPr>
          <w:ilvl w:val="1"/>
          <w:numId w:val="10"/>
        </w:numPr>
        <w:rPr>
          <w:lang w:val="en-GB"/>
        </w:rPr>
      </w:pPr>
      <w:r w:rsidRPr="00B02CCC">
        <w:rPr>
          <w:lang w:val="en-GB"/>
        </w:rPr>
        <w:t xml:space="preserve">For withholding tax evaluation, </w:t>
      </w:r>
      <w:r w:rsidR="00E60C9E" w:rsidRPr="00B02CCC">
        <w:rPr>
          <w:lang w:val="en-GB"/>
        </w:rPr>
        <w:t xml:space="preserve">the company code and vendor is checked before passing with holding details to the </w:t>
      </w:r>
      <w:r w:rsidR="00B90CCC" w:rsidRPr="00B02CCC">
        <w:rPr>
          <w:lang w:val="en-GB"/>
        </w:rPr>
        <w:t>t</w:t>
      </w:r>
      <w:r w:rsidR="00E60C9E" w:rsidRPr="00B02CCC">
        <w:rPr>
          <w:lang w:val="en-GB"/>
        </w:rPr>
        <w:t xml:space="preserve">able lt_accwt </w:t>
      </w:r>
      <w:r w:rsidRPr="00B02CCC">
        <w:rPr>
          <w:lang w:val="en-GB"/>
        </w:rPr>
        <w:t>of the BAPI BAPI_ACC_DOCUMENT_POST</w:t>
      </w:r>
      <w:r w:rsidR="00B90CCC" w:rsidRPr="00B02CCC">
        <w:rPr>
          <w:lang w:val="en-GB"/>
        </w:rPr>
        <w:t>.</w:t>
      </w:r>
    </w:p>
    <w:p w14:paraId="4F55E6A7" w14:textId="134377EA" w:rsidR="00B90CCC" w:rsidRPr="00B02CCC" w:rsidRDefault="00B90CCC" w:rsidP="00753147">
      <w:pPr>
        <w:pStyle w:val="ListParagraph"/>
        <w:numPr>
          <w:ilvl w:val="2"/>
          <w:numId w:val="10"/>
        </w:numPr>
        <w:rPr>
          <w:lang w:val="en-GB"/>
        </w:rPr>
      </w:pPr>
      <w:r w:rsidRPr="00B02CCC">
        <w:rPr>
          <w:lang w:val="en-GB"/>
        </w:rPr>
        <w:t>The withholding details are fetched from the LFBW table</w:t>
      </w:r>
      <w:r w:rsidR="008824C6" w:rsidRPr="00B02CCC">
        <w:rPr>
          <w:lang w:val="en-GB"/>
        </w:rPr>
        <w:t xml:space="preserve"> for the vendor and company</w:t>
      </w:r>
      <w:r w:rsidRPr="00B02CCC">
        <w:rPr>
          <w:lang w:val="en-GB"/>
        </w:rPr>
        <w:t xml:space="preserve"> </w:t>
      </w:r>
    </w:p>
    <w:p w14:paraId="54C805D9" w14:textId="19C36BCC" w:rsidR="00B90CCC" w:rsidRPr="00B02CCC" w:rsidRDefault="008824C6" w:rsidP="00753147">
      <w:pPr>
        <w:pStyle w:val="ListParagraph"/>
        <w:numPr>
          <w:ilvl w:val="2"/>
          <w:numId w:val="10"/>
        </w:numPr>
        <w:rPr>
          <w:lang w:val="en-GB"/>
        </w:rPr>
      </w:pPr>
      <w:r w:rsidRPr="00B02CCC">
        <w:rPr>
          <w:lang w:val="en-GB"/>
        </w:rPr>
        <w:t>With</w:t>
      </w:r>
      <w:r w:rsidR="009E5C24">
        <w:rPr>
          <w:lang w:val="en-GB"/>
        </w:rPr>
        <w:t>h</w:t>
      </w:r>
      <w:r w:rsidRPr="00B02CCC">
        <w:rPr>
          <w:lang w:val="en-GB"/>
        </w:rPr>
        <w:t xml:space="preserve">olding tax details postings added to to </w:t>
      </w:r>
      <w:r w:rsidR="00B90CCC" w:rsidRPr="00B02CCC">
        <w:rPr>
          <w:lang w:val="en-GB"/>
        </w:rPr>
        <w:t>LT_ACCWT</w:t>
      </w:r>
      <w:r w:rsidRPr="00B02CCC">
        <w:rPr>
          <w:lang w:val="en-GB"/>
        </w:rPr>
        <w:t xml:space="preserve"> parameter of</w:t>
      </w:r>
      <w:r w:rsidR="00B90CCC" w:rsidRPr="00B02CCC">
        <w:rPr>
          <w:lang w:val="en-GB"/>
        </w:rPr>
        <w:t xml:space="preserve"> </w:t>
      </w:r>
      <w:r w:rsidRPr="00B02CCC">
        <w:rPr>
          <w:lang w:val="en-GB"/>
        </w:rPr>
        <w:t xml:space="preserve">BAPI_ACC_DOCUMENT_POST </w:t>
      </w:r>
    </w:p>
    <w:p w14:paraId="4E063E96" w14:textId="146E4EF3" w:rsidR="002C08FF" w:rsidRPr="00B02CCC" w:rsidRDefault="002C08FF" w:rsidP="00753147">
      <w:pPr>
        <w:numPr>
          <w:ilvl w:val="1"/>
          <w:numId w:val="8"/>
        </w:numPr>
        <w:rPr>
          <w:lang w:val="en-GB"/>
        </w:rPr>
      </w:pPr>
      <w:r w:rsidRPr="00B02CCC">
        <w:rPr>
          <w:lang w:val="en-GB"/>
        </w:rPr>
        <w:t xml:space="preserve">Payment request is created using function module </w:t>
      </w:r>
      <w:r w:rsidRPr="00B02CCC">
        <w:rPr>
          <w:rFonts w:ascii="Courier New" w:eastAsia="Courier New" w:hAnsi="Courier New" w:cs="Courier New"/>
          <w:color w:val="000000"/>
          <w:shd w:val="clear" w:color="auto" w:fill="FFFFFF"/>
          <w:lang w:val="en-GB"/>
        </w:rPr>
        <w:t>BAPI_ACC_DOCUMENT_POST.</w:t>
      </w:r>
    </w:p>
    <w:p w14:paraId="66D78C2D" w14:textId="71C73BF9" w:rsidR="00753A5C" w:rsidRPr="00B02CCC" w:rsidRDefault="00753A5C" w:rsidP="00753147">
      <w:pPr>
        <w:numPr>
          <w:ilvl w:val="1"/>
          <w:numId w:val="8"/>
        </w:numPr>
        <w:rPr>
          <w:lang w:val="en-GB"/>
        </w:rPr>
      </w:pPr>
      <w:r w:rsidRPr="00B02CCC">
        <w:rPr>
          <w:lang w:val="en-GB"/>
        </w:rPr>
        <w:t>Call Additional Function Module(s) dynamically, get FM to call in ZFI_DEVELOPMENTS for UDD = 1372 and Step = PFM, then call them in sequence dynamically.</w:t>
      </w:r>
    </w:p>
    <w:p w14:paraId="56615D0F" w14:textId="77777777" w:rsidR="002C08FF" w:rsidRPr="00B02CCC" w:rsidRDefault="002C08FF" w:rsidP="00753147">
      <w:pPr>
        <w:numPr>
          <w:ilvl w:val="1"/>
          <w:numId w:val="8"/>
        </w:numPr>
        <w:rPr>
          <w:b/>
          <w:bCs/>
          <w:lang w:val="en-GB"/>
        </w:rPr>
      </w:pPr>
      <w:r w:rsidRPr="00B02CCC">
        <w:rPr>
          <w:lang w:val="en-GB"/>
        </w:rPr>
        <w:t>With the URL’s of the E-payment requests attachments obtained. Function module – ‘</w:t>
      </w:r>
      <w:r w:rsidRPr="00B02CCC">
        <w:rPr>
          <w:sz w:val="18"/>
          <w:szCs w:val="18"/>
          <w:lang w:val="en-GB"/>
        </w:rPr>
        <w:t>HTTP</w:t>
      </w:r>
      <w:r w:rsidRPr="00B02CCC">
        <w:rPr>
          <w:lang w:val="en-GB"/>
        </w:rPr>
        <w:t xml:space="preserve">_GET’ is used to read the contents of those attachments. </w:t>
      </w:r>
    </w:p>
    <w:p w14:paraId="703BE5A8" w14:textId="3DC92B20" w:rsidR="002C08FF" w:rsidRPr="00B02CCC" w:rsidRDefault="002C08FF" w:rsidP="00753147">
      <w:pPr>
        <w:numPr>
          <w:ilvl w:val="1"/>
          <w:numId w:val="8"/>
        </w:numPr>
        <w:rPr>
          <w:b/>
          <w:bCs/>
          <w:lang w:val="en-GB"/>
        </w:rPr>
      </w:pPr>
      <w:r w:rsidRPr="00B02CCC">
        <w:rPr>
          <w:lang w:val="en-GB"/>
        </w:rPr>
        <w:t>With the contents obtained, a  relationship ‘ATTA’- attachment is established between the E-payment req. attachment document &amp; FI document using the function module – ‘BINARY_RELATION_CREATE_COMMIT’</w:t>
      </w:r>
      <w:r w:rsidRPr="00B02CCC">
        <w:rPr>
          <w:rFonts w:ascii="Courier New" w:eastAsia="Courier New" w:hAnsi="Courier New" w:cs="Courier New"/>
          <w:color w:val="000000"/>
          <w:shd w:val="clear" w:color="auto" w:fill="FFFFFF"/>
          <w:lang w:val="en-GB"/>
        </w:rPr>
        <w:t>.</w:t>
      </w:r>
    </w:p>
    <w:p w14:paraId="44E65CBC" w14:textId="77777777" w:rsidR="002C08FF" w:rsidRPr="00B02CCC" w:rsidRDefault="002C08FF" w:rsidP="00753147">
      <w:pPr>
        <w:numPr>
          <w:ilvl w:val="1"/>
          <w:numId w:val="8"/>
        </w:numPr>
        <w:rPr>
          <w:lang w:val="en-GB"/>
        </w:rPr>
      </w:pPr>
      <w:r w:rsidRPr="00B02CCC">
        <w:rPr>
          <w:lang w:val="en-GB"/>
        </w:rPr>
        <w:t>This relationship when successfully established the attachment available in E-payment request is also available in FI document.</w:t>
      </w:r>
    </w:p>
    <w:p w14:paraId="5010189B" w14:textId="77777777" w:rsidR="002C08FF" w:rsidRPr="00B02CCC" w:rsidRDefault="002C08FF" w:rsidP="00753147">
      <w:pPr>
        <w:pStyle w:val="Heading5"/>
        <w:rPr>
          <w:lang w:val="en-GB"/>
        </w:rPr>
      </w:pPr>
      <w:r w:rsidRPr="00B02CCC">
        <w:rPr>
          <w:lang w:val="en-GB"/>
        </w:rPr>
        <w:lastRenderedPageBreak/>
        <w:t>Function Module - ZMM_GET_PO_CTY_MAX_TAX_RATE</w:t>
      </w:r>
    </w:p>
    <w:p w14:paraId="7B40DFCA" w14:textId="77777777" w:rsidR="002C08FF" w:rsidRPr="00B02CCC" w:rsidRDefault="002C08FF" w:rsidP="152D6B2F">
      <w:pPr>
        <w:contextualSpacing/>
        <w:rPr>
          <w:rFonts w:ascii="Calibri" w:eastAsia="Calibri" w:hAnsi="Calibri" w:cs="Calibri"/>
          <w:sz w:val="22"/>
          <w:szCs w:val="22"/>
          <w:lang w:val="en-GB"/>
        </w:rPr>
      </w:pPr>
      <w:r w:rsidRPr="00B02CCC">
        <w:rPr>
          <w:rFonts w:ascii="Calibri" w:eastAsia="Calibri" w:hAnsi="Calibri" w:cs="Calibri"/>
          <w:sz w:val="22"/>
          <w:szCs w:val="22"/>
          <w:lang w:val="en-GB"/>
        </w:rPr>
        <w:t xml:space="preserve">A Z RFC </w:t>
      </w:r>
      <w:r w:rsidRPr="00B02CCC">
        <w:rPr>
          <w:rFonts w:ascii="Calibri" w:eastAsia="Calibri" w:hAnsi="Calibri" w:cs="Calibri"/>
          <w:color w:val="000000"/>
          <w:sz w:val="22"/>
          <w:szCs w:val="22"/>
          <w:lang w:val="en-GB"/>
        </w:rPr>
        <w:t xml:space="preserve">ZMM_GET_CTY_MAX_TAX_RATE </w:t>
      </w:r>
      <w:r w:rsidRPr="00B02CCC">
        <w:rPr>
          <w:rFonts w:ascii="Calibri" w:eastAsia="Calibri" w:hAnsi="Calibri" w:cs="Calibri"/>
          <w:sz w:val="22"/>
          <w:szCs w:val="22"/>
          <w:lang w:val="en-GB"/>
        </w:rPr>
        <w:t>function module determines the max tax rate of the PO relevant to the country with following logic:</w:t>
      </w:r>
    </w:p>
    <w:p w14:paraId="02D63BED" w14:textId="77777777" w:rsidR="002C08FF" w:rsidRPr="00B02CCC" w:rsidRDefault="002C08FF" w:rsidP="00753147">
      <w:pPr>
        <w:numPr>
          <w:ilvl w:val="0"/>
          <w:numId w:val="9"/>
        </w:numPr>
        <w:contextualSpacing/>
        <w:rPr>
          <w:rFonts w:ascii="Calibri" w:eastAsia="Calibri" w:hAnsi="Calibri" w:cs="Calibri"/>
          <w:sz w:val="22"/>
          <w:szCs w:val="22"/>
          <w:lang w:val="en-GB"/>
        </w:rPr>
      </w:pPr>
      <w:r w:rsidRPr="00B02CCC">
        <w:rPr>
          <w:rFonts w:ascii="Calibri" w:eastAsia="Calibri" w:hAnsi="Calibri" w:cs="Calibri"/>
          <w:sz w:val="22"/>
          <w:szCs w:val="22"/>
          <w:lang w:val="en-GB"/>
        </w:rPr>
        <w:t xml:space="preserve">The PO is passed to determine the Country from T001 using the company code from EKKO table. </w:t>
      </w:r>
    </w:p>
    <w:p w14:paraId="6FC5AA04" w14:textId="77777777" w:rsidR="002C08FF" w:rsidRPr="00B02CCC" w:rsidRDefault="002C08FF" w:rsidP="00753147">
      <w:pPr>
        <w:numPr>
          <w:ilvl w:val="0"/>
          <w:numId w:val="9"/>
        </w:numPr>
        <w:contextualSpacing/>
        <w:rPr>
          <w:rFonts w:ascii="Calibri" w:eastAsia="Calibri" w:hAnsi="Calibri" w:cs="Calibri"/>
          <w:sz w:val="22"/>
          <w:szCs w:val="22"/>
          <w:lang w:val="en-GB"/>
        </w:rPr>
      </w:pPr>
      <w:r w:rsidRPr="00B02CCC">
        <w:rPr>
          <w:rFonts w:ascii="Calibri" w:eastAsia="Calibri" w:hAnsi="Calibri" w:cs="Calibri"/>
          <w:sz w:val="22"/>
          <w:szCs w:val="22"/>
          <w:lang w:val="en-GB"/>
        </w:rPr>
        <w:t>Using the Country details the table T005 is queries to determine the tax procedure.</w:t>
      </w:r>
    </w:p>
    <w:p w14:paraId="0D186122" w14:textId="77777777" w:rsidR="002C08FF" w:rsidRPr="00B02CCC" w:rsidRDefault="002C08FF" w:rsidP="00753147">
      <w:pPr>
        <w:numPr>
          <w:ilvl w:val="0"/>
          <w:numId w:val="9"/>
        </w:numPr>
        <w:contextualSpacing/>
        <w:rPr>
          <w:rFonts w:ascii="Calibri" w:eastAsia="Calibri" w:hAnsi="Calibri" w:cs="Calibri"/>
          <w:sz w:val="22"/>
          <w:szCs w:val="22"/>
          <w:lang w:val="en-GB"/>
        </w:rPr>
      </w:pPr>
      <w:r w:rsidRPr="00B02CCC">
        <w:rPr>
          <w:rFonts w:ascii="Calibri" w:eastAsia="Calibri" w:hAnsi="Calibri" w:cs="Calibri"/>
          <w:sz w:val="22"/>
          <w:szCs w:val="22"/>
          <w:lang w:val="en-GB"/>
        </w:rPr>
        <w:t>With the tax procedure obtained it is passed to T007A table along with the Tax type – ‘V’ input tax to determine the relevant input tax codes.</w:t>
      </w:r>
    </w:p>
    <w:p w14:paraId="7B52FB30" w14:textId="77777777" w:rsidR="002C08FF" w:rsidRPr="00B02CCC" w:rsidRDefault="002C08FF" w:rsidP="00753147">
      <w:pPr>
        <w:numPr>
          <w:ilvl w:val="0"/>
          <w:numId w:val="9"/>
        </w:numPr>
        <w:contextualSpacing/>
        <w:rPr>
          <w:rFonts w:ascii="Calibri" w:eastAsia="Calibri" w:hAnsi="Calibri" w:cs="Calibri"/>
          <w:sz w:val="22"/>
          <w:szCs w:val="22"/>
          <w:lang w:val="en-GB"/>
        </w:rPr>
      </w:pPr>
      <w:r w:rsidRPr="00B02CCC">
        <w:rPr>
          <w:rFonts w:ascii="Calibri" w:eastAsia="Calibri" w:hAnsi="Calibri" w:cs="Calibri"/>
          <w:sz w:val="22"/>
          <w:szCs w:val="22"/>
          <w:lang w:val="en-GB"/>
        </w:rPr>
        <w:t>With the tax codes obtained the table A003 is queried to determine the Condition record details by passing the following conditions:</w:t>
      </w:r>
    </w:p>
    <w:p w14:paraId="397B563A" w14:textId="77777777" w:rsidR="002C08FF" w:rsidRPr="00B02CCC" w:rsidRDefault="002C08FF" w:rsidP="00753147">
      <w:pPr>
        <w:numPr>
          <w:ilvl w:val="0"/>
          <w:numId w:val="9"/>
        </w:numPr>
        <w:contextualSpacing/>
        <w:rPr>
          <w:rFonts w:ascii="Calibri" w:eastAsia="Calibri" w:hAnsi="Calibri" w:cs="Calibri"/>
          <w:sz w:val="22"/>
          <w:szCs w:val="22"/>
          <w:lang w:val="en-GB"/>
        </w:rPr>
      </w:pPr>
      <w:r w:rsidRPr="00B02CCC">
        <w:rPr>
          <w:rFonts w:ascii="Calibri" w:eastAsia="Calibri" w:hAnsi="Calibri" w:cs="Calibri"/>
          <w:sz w:val="22"/>
          <w:szCs w:val="22"/>
          <w:lang w:val="en-GB"/>
        </w:rPr>
        <w:t>Application – TX (TAX), ALAND – Country and MWSKZ – tax codes from T007A</w:t>
      </w:r>
    </w:p>
    <w:p w14:paraId="4BA7B73A" w14:textId="77777777" w:rsidR="002C08FF" w:rsidRPr="00B02CCC" w:rsidRDefault="002C08FF" w:rsidP="00753147">
      <w:pPr>
        <w:numPr>
          <w:ilvl w:val="0"/>
          <w:numId w:val="9"/>
        </w:numPr>
        <w:contextualSpacing/>
        <w:rPr>
          <w:rFonts w:ascii="Calibri" w:eastAsia="Calibri" w:hAnsi="Calibri" w:cs="Calibri"/>
          <w:sz w:val="22"/>
          <w:szCs w:val="22"/>
          <w:lang w:val="en-GB"/>
        </w:rPr>
      </w:pPr>
      <w:r w:rsidRPr="00B02CCC">
        <w:rPr>
          <w:rFonts w:ascii="Calibri" w:eastAsia="Calibri" w:hAnsi="Calibri" w:cs="Calibri"/>
          <w:sz w:val="22"/>
          <w:szCs w:val="22"/>
          <w:lang w:val="en-GB"/>
        </w:rPr>
        <w:t>With the condition records determined the table KONP is queried to determine the tax % from KBETR table as shown in screen shot below:</w:t>
      </w:r>
    </w:p>
    <w:p w14:paraId="7C2D02D5" w14:textId="77777777" w:rsidR="002C08FF" w:rsidRPr="00B02CCC" w:rsidRDefault="002C08FF" w:rsidP="002C08FF">
      <w:pPr>
        <w:contextualSpacing/>
        <w:rPr>
          <w:rFonts w:ascii="Calibri" w:hAnsi="Calibri" w:cs="Calibri"/>
          <w:sz w:val="22"/>
          <w:szCs w:val="22"/>
          <w:lang w:val="en-GB"/>
        </w:rPr>
      </w:pPr>
    </w:p>
    <w:p w14:paraId="65D2B29E" w14:textId="7E66EC26" w:rsidR="002C08FF" w:rsidRPr="00B02CCC" w:rsidRDefault="002C08FF" w:rsidP="002C08FF">
      <w:pPr>
        <w:ind w:left="720"/>
        <w:contextualSpacing/>
        <w:rPr>
          <w:noProof/>
          <w:lang w:val="en-GB"/>
        </w:rPr>
      </w:pPr>
      <w:r w:rsidRPr="00B02CCC">
        <w:rPr>
          <w:noProof/>
          <w:lang w:val="en-IN" w:eastAsia="en-IN"/>
        </w:rPr>
        <w:drawing>
          <wp:inline distT="0" distB="0" distL="0" distR="0" wp14:anchorId="408F985A" wp14:editId="4A5A1F13">
            <wp:extent cx="5943600" cy="51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514350"/>
                    </a:xfrm>
                    <a:prstGeom prst="rect">
                      <a:avLst/>
                    </a:prstGeom>
                    <a:noFill/>
                    <a:ln>
                      <a:noFill/>
                    </a:ln>
                  </pic:spPr>
                </pic:pic>
              </a:graphicData>
            </a:graphic>
          </wp:inline>
        </w:drawing>
      </w:r>
    </w:p>
    <w:p w14:paraId="5F1B405F" w14:textId="77777777" w:rsidR="002C08FF" w:rsidRPr="00B02CCC" w:rsidRDefault="002C08FF" w:rsidP="002C08FF">
      <w:pPr>
        <w:ind w:left="360"/>
        <w:contextualSpacing/>
        <w:rPr>
          <w:noProof/>
          <w:lang w:val="en-GB"/>
        </w:rPr>
      </w:pPr>
    </w:p>
    <w:p w14:paraId="338168B6" w14:textId="77777777" w:rsidR="002C08FF" w:rsidRPr="00B02CCC" w:rsidRDefault="002C08FF" w:rsidP="002C08FF">
      <w:pPr>
        <w:ind w:left="720"/>
        <w:contextualSpacing/>
        <w:rPr>
          <w:noProof/>
          <w:lang w:val="en-GB"/>
        </w:rPr>
      </w:pPr>
      <w:r w:rsidRPr="00B02CCC">
        <w:rPr>
          <w:noProof/>
          <w:lang w:val="en-GB"/>
        </w:rPr>
        <w:t>The KBETR field which is obtained as above is not the actual tax rate %, but can be used to derive the tax rate. The actual tax % is 9.5% here and not 95% which is actually obtained using the write statement with deimals 3 and hence 95,00 becomes 9,500 so the actual value becomes  9.5%.</w:t>
      </w:r>
    </w:p>
    <w:p w14:paraId="069ACCB0" w14:textId="77777777" w:rsidR="002C08FF" w:rsidRPr="00B02CCC" w:rsidRDefault="002C08FF" w:rsidP="002C08FF">
      <w:pPr>
        <w:contextualSpacing/>
        <w:rPr>
          <w:noProof/>
          <w:lang w:val="en-GB"/>
        </w:rPr>
      </w:pPr>
    </w:p>
    <w:p w14:paraId="7BAB22BF" w14:textId="77777777" w:rsidR="002C08FF" w:rsidRPr="00B02CCC" w:rsidRDefault="002C08FF" w:rsidP="00753147">
      <w:pPr>
        <w:numPr>
          <w:ilvl w:val="0"/>
          <w:numId w:val="9"/>
        </w:numPr>
        <w:contextualSpacing/>
        <w:rPr>
          <w:noProof/>
          <w:lang w:val="en-GB"/>
        </w:rPr>
      </w:pPr>
      <w:r w:rsidRPr="00B02CCC">
        <w:rPr>
          <w:noProof/>
          <w:lang w:val="en-GB"/>
        </w:rPr>
        <w:t>With reference to standard transaction – FTXA the logic is determined for the tax rate %. A Write statement which is available In the same transaction is used to determine the actual tax rate % after fetching the details from KONP table.</w:t>
      </w:r>
    </w:p>
    <w:p w14:paraId="6F60FD08" w14:textId="77777777" w:rsidR="002C08FF" w:rsidRPr="00B02CCC" w:rsidRDefault="002C08FF" w:rsidP="002C08FF">
      <w:pPr>
        <w:contextualSpacing/>
        <w:rPr>
          <w:noProof/>
          <w:lang w:val="en-GB"/>
        </w:rPr>
      </w:pPr>
    </w:p>
    <w:p w14:paraId="76D821A6" w14:textId="77777777" w:rsidR="002C08FF" w:rsidRPr="00B02CCC" w:rsidRDefault="002C08FF" w:rsidP="00753147">
      <w:pPr>
        <w:numPr>
          <w:ilvl w:val="0"/>
          <w:numId w:val="9"/>
        </w:numPr>
        <w:rPr>
          <w:noProof/>
          <w:lang w:val="en-GB"/>
        </w:rPr>
      </w:pPr>
      <w:r w:rsidRPr="00B02CCC">
        <w:rPr>
          <w:noProof/>
          <w:lang w:val="en-GB"/>
        </w:rPr>
        <w:t xml:space="preserve">A list of tax rates are determined and from the list the max tax rate is obtained and converted to percentage / 100. For EG: 9.5/100 is the actual value to be multiplied with PO value to determine the tax. </w:t>
      </w:r>
    </w:p>
    <w:p w14:paraId="5C8FE659" w14:textId="77777777" w:rsidR="002C08FF" w:rsidRPr="00B02CCC" w:rsidRDefault="002C08FF" w:rsidP="002C08FF">
      <w:pPr>
        <w:pStyle w:val="ListParagraph"/>
        <w:rPr>
          <w:noProof/>
          <w:lang w:val="en-GB"/>
        </w:rPr>
      </w:pPr>
    </w:p>
    <w:p w14:paraId="1784C6B7" w14:textId="77777777" w:rsidR="002C08FF" w:rsidRPr="00B02CCC" w:rsidRDefault="002C08FF" w:rsidP="00753147">
      <w:pPr>
        <w:numPr>
          <w:ilvl w:val="0"/>
          <w:numId w:val="9"/>
        </w:numPr>
        <w:rPr>
          <w:noProof/>
          <w:lang w:val="en-GB"/>
        </w:rPr>
      </w:pPr>
      <w:r w:rsidRPr="00B02CCC">
        <w:rPr>
          <w:noProof/>
          <w:lang w:val="en-GB"/>
        </w:rPr>
        <w:t>Total Po Value = Po amount + ( Po amount * max tax percentage / 100 ). In this case the value max tax percentage / 100 is calculated in the RFC and the same value is used to calculate the final Po amount.</w:t>
      </w:r>
    </w:p>
    <w:p w14:paraId="5173D100" w14:textId="550D1F3E" w:rsidR="00627511" w:rsidRPr="00B02CCC" w:rsidRDefault="00AA3E64" w:rsidP="00753147">
      <w:pPr>
        <w:pStyle w:val="Heading5"/>
        <w:rPr>
          <w:lang w:val="en-GB"/>
        </w:rPr>
      </w:pPr>
      <w:bookmarkStart w:id="254" w:name="_Toc41142832"/>
      <w:bookmarkStart w:id="255" w:name="_Toc41143722"/>
      <w:bookmarkStart w:id="256" w:name="_Toc41143843"/>
      <w:bookmarkStart w:id="257" w:name="_Toc41143964"/>
      <w:bookmarkStart w:id="258" w:name="_Toc41218672"/>
      <w:bookmarkStart w:id="259" w:name="_Toc41221591"/>
      <w:bookmarkStart w:id="260" w:name="_Toc41142833"/>
      <w:bookmarkStart w:id="261" w:name="_Toc41143723"/>
      <w:bookmarkStart w:id="262" w:name="_Toc41143844"/>
      <w:bookmarkStart w:id="263" w:name="_Toc41143965"/>
      <w:bookmarkStart w:id="264" w:name="_Toc41218673"/>
      <w:bookmarkStart w:id="265" w:name="_Toc41221592"/>
      <w:bookmarkStart w:id="266" w:name="_Toc78686535"/>
      <w:bookmarkStart w:id="267" w:name="_Toc23823270"/>
      <w:bookmarkStart w:id="268" w:name="_Toc23824836"/>
      <w:bookmarkStart w:id="269" w:name="_Toc44389622"/>
      <w:bookmarkEnd w:id="254"/>
      <w:bookmarkEnd w:id="255"/>
      <w:bookmarkEnd w:id="256"/>
      <w:bookmarkEnd w:id="257"/>
      <w:bookmarkEnd w:id="258"/>
      <w:bookmarkEnd w:id="259"/>
      <w:bookmarkEnd w:id="260"/>
      <w:bookmarkEnd w:id="261"/>
      <w:bookmarkEnd w:id="262"/>
      <w:bookmarkEnd w:id="263"/>
      <w:bookmarkEnd w:id="264"/>
      <w:bookmarkEnd w:id="265"/>
      <w:r w:rsidRPr="00B02CCC">
        <w:rPr>
          <w:lang w:val="en-GB"/>
        </w:rPr>
        <w:t>Function Module -Z_FI_1372_EXTEN_FIELDS_FRM_SRM</w:t>
      </w:r>
    </w:p>
    <w:p w14:paraId="6D6AD120" w14:textId="09AFBE84" w:rsidR="00627511" w:rsidRPr="00B02CCC" w:rsidRDefault="00627511" w:rsidP="00FA2AFC">
      <w:pPr>
        <w:rPr>
          <w:noProof/>
          <w:lang w:val="en-GB"/>
        </w:rPr>
      </w:pPr>
      <w:r w:rsidRPr="00B02CCC">
        <w:rPr>
          <w:noProof/>
          <w:lang w:val="en-GB"/>
        </w:rPr>
        <w:t>BAPI Enhancement Function Module allow</w:t>
      </w:r>
      <w:r w:rsidR="00551642" w:rsidRPr="00B02CCC">
        <w:rPr>
          <w:noProof/>
          <w:lang w:val="en-GB"/>
        </w:rPr>
        <w:t>s</w:t>
      </w:r>
      <w:r w:rsidRPr="00B02CCC">
        <w:rPr>
          <w:noProof/>
          <w:lang w:val="en-GB"/>
        </w:rPr>
        <w:t xml:space="preserve"> down payment request postings from SRM and called in function module Z_FI_0772_CITIBANK_TO_SAP.</w:t>
      </w:r>
    </w:p>
    <w:p w14:paraId="5A26D370" w14:textId="362C7CB6" w:rsidR="00627511" w:rsidRPr="00B02CCC" w:rsidRDefault="00627511" w:rsidP="00753147">
      <w:pPr>
        <w:numPr>
          <w:ilvl w:val="0"/>
          <w:numId w:val="9"/>
        </w:numPr>
        <w:rPr>
          <w:noProof/>
          <w:lang w:val="en-GB"/>
        </w:rPr>
      </w:pPr>
      <w:r w:rsidRPr="00B02CCC">
        <w:rPr>
          <w:noProof/>
          <w:lang w:val="en-GB"/>
        </w:rPr>
        <w:t>Tabl parameter IT_ACCIT and EXTENSION are pa</w:t>
      </w:r>
      <w:r w:rsidR="00551642" w:rsidRPr="00B02CCC">
        <w:rPr>
          <w:noProof/>
          <w:lang w:val="en-GB"/>
        </w:rPr>
        <w:t>s</w:t>
      </w:r>
      <w:r w:rsidRPr="00B02CCC">
        <w:rPr>
          <w:noProof/>
          <w:lang w:val="en-GB"/>
        </w:rPr>
        <w:t>sed to the above described FM</w:t>
      </w:r>
    </w:p>
    <w:p w14:paraId="73748315" w14:textId="53AB01BE" w:rsidR="00627511" w:rsidRPr="00B02CCC" w:rsidRDefault="00AA3E64" w:rsidP="00753147">
      <w:pPr>
        <w:numPr>
          <w:ilvl w:val="0"/>
          <w:numId w:val="9"/>
        </w:numPr>
        <w:rPr>
          <w:noProof/>
          <w:lang w:val="en-GB"/>
        </w:rPr>
      </w:pPr>
      <w:r w:rsidRPr="00B02CCC">
        <w:rPr>
          <w:noProof/>
          <w:lang w:val="en-GB"/>
        </w:rPr>
        <w:t>In the above described FM the value are available in table TA_EXTENSION.</w:t>
      </w:r>
    </w:p>
    <w:p w14:paraId="6AA0B401" w14:textId="727A2342" w:rsidR="00AA3E64" w:rsidRPr="00B02CCC" w:rsidRDefault="00AA3E64" w:rsidP="00753147">
      <w:pPr>
        <w:numPr>
          <w:ilvl w:val="0"/>
          <w:numId w:val="9"/>
        </w:numPr>
        <w:rPr>
          <w:noProof/>
          <w:lang w:val="en-GB"/>
        </w:rPr>
      </w:pPr>
      <w:r w:rsidRPr="00B02CCC">
        <w:rPr>
          <w:noProof/>
          <w:lang w:val="en-GB"/>
        </w:rPr>
        <w:t xml:space="preserve">The available value are looped around to the payment request and down payment posting </w:t>
      </w:r>
    </w:p>
    <w:p w14:paraId="340C282C" w14:textId="42DD1882" w:rsidR="00AA3E64" w:rsidRPr="00B02CCC" w:rsidRDefault="00C63AA9" w:rsidP="00753147">
      <w:pPr>
        <w:pStyle w:val="Heading5"/>
        <w:rPr>
          <w:lang w:val="en-GB"/>
        </w:rPr>
      </w:pPr>
      <w:r w:rsidRPr="00B02CCC">
        <w:rPr>
          <w:lang w:val="en-GB"/>
        </w:rPr>
        <w:t>Function Module- Z_FI_CONVERT_IBAN_2_BANK_ACCNT</w:t>
      </w:r>
    </w:p>
    <w:p w14:paraId="6603C81A" w14:textId="21130A2D" w:rsidR="00844680" w:rsidRPr="00B02CCC" w:rsidRDefault="00844680" w:rsidP="00753147">
      <w:pPr>
        <w:numPr>
          <w:ilvl w:val="1"/>
          <w:numId w:val="8"/>
        </w:numPr>
        <w:rPr>
          <w:lang w:val="en-GB"/>
        </w:rPr>
      </w:pPr>
      <w:r w:rsidRPr="00B02CCC">
        <w:rPr>
          <w:lang w:val="en-GB"/>
        </w:rPr>
        <w:t>Is an RFC function module used in SRM system to fetch the bank account details using standard FM : SEARCH_FOR_BANK by passing IBAN number from payment request.</w:t>
      </w:r>
    </w:p>
    <w:p w14:paraId="3702159C" w14:textId="3A2083C2" w:rsidR="00844680" w:rsidRPr="00B02CCC" w:rsidRDefault="00844680" w:rsidP="00844680">
      <w:pPr>
        <w:rPr>
          <w:lang w:val="en-GB"/>
        </w:rPr>
      </w:pPr>
    </w:p>
    <w:p w14:paraId="4C05444E" w14:textId="77777777" w:rsidR="0011413C" w:rsidRPr="00B02CCC" w:rsidRDefault="0011413C" w:rsidP="00753147">
      <w:pPr>
        <w:pStyle w:val="Heading4"/>
        <w:spacing w:before="120"/>
        <w:ind w:left="850" w:hanging="850"/>
        <w:rPr>
          <w:lang w:val="en-GB"/>
        </w:rPr>
      </w:pPr>
      <w:bookmarkStart w:id="270" w:name="_Toc89072721"/>
      <w:r w:rsidRPr="00B02CCC">
        <w:rPr>
          <w:lang w:val="en-GB"/>
        </w:rPr>
        <w:t>Function Group ZFI_EPAY_POST</w:t>
      </w:r>
      <w:bookmarkEnd w:id="270"/>
    </w:p>
    <w:p w14:paraId="28718113" w14:textId="77777777" w:rsidR="0011413C" w:rsidRPr="00B02CCC" w:rsidRDefault="0011413C" w:rsidP="00753147">
      <w:pPr>
        <w:pStyle w:val="Heading5"/>
        <w:tabs>
          <w:tab w:val="clear" w:pos="1800"/>
          <w:tab w:val="num" w:pos="993"/>
        </w:tabs>
        <w:rPr>
          <w:lang w:val="en-GB"/>
        </w:rPr>
      </w:pPr>
      <w:r w:rsidRPr="00B02CCC">
        <w:rPr>
          <w:lang w:val="en-GB"/>
        </w:rPr>
        <w:t>Function Module ZFI_EPAY_POST_COMPL_BLOCK</w:t>
      </w:r>
    </w:p>
    <w:p w14:paraId="11A54C85" w14:textId="3D55715D" w:rsidR="002F3820" w:rsidRPr="00B02CCC" w:rsidRDefault="00D04740" w:rsidP="268F9A9B">
      <w:pPr>
        <w:jc w:val="left"/>
        <w:rPr>
          <w:lang w:val="en-GB"/>
        </w:rPr>
      </w:pPr>
      <w:r w:rsidRPr="00B02CCC">
        <w:rPr>
          <w:lang w:val="en-GB"/>
        </w:rPr>
        <w:t>* Check if a Compliance Block should be traced calling method GET_BLOCK_CODE_FOR_COMPANY of class ZCL_FI_EPAY_BLOCK_HELPER</w:t>
      </w:r>
      <w:r w:rsidR="009839FF" w:rsidRPr="00B02CCC">
        <w:rPr>
          <w:lang w:val="en-GB"/>
        </w:rPr>
        <w:t xml:space="preserve"> (</w:t>
      </w:r>
      <w:r w:rsidR="002F3820" w:rsidRPr="00B02CCC">
        <w:rPr>
          <w:lang w:val="en-GB"/>
        </w:rPr>
        <w:t>Get the payment block 'C' based on company code and payment request type</w:t>
      </w:r>
      <w:r w:rsidR="009839FF" w:rsidRPr="00B02CCC">
        <w:rPr>
          <w:lang w:val="en-GB"/>
        </w:rPr>
        <w:t xml:space="preserve">) </w:t>
      </w:r>
    </w:p>
    <w:p w14:paraId="741FB0FD" w14:textId="5511BA29" w:rsidR="00D04740" w:rsidRPr="00B02CCC" w:rsidRDefault="00D04740" w:rsidP="7BB7247A">
      <w:pPr>
        <w:jc w:val="left"/>
        <w:rPr>
          <w:lang w:val="en-GB"/>
        </w:rPr>
      </w:pPr>
      <w:r w:rsidRPr="00B02CCC">
        <w:rPr>
          <w:lang w:val="en-GB"/>
        </w:rPr>
        <w:t>* Prepare Data for Compliance Block follow-up</w:t>
      </w:r>
    </w:p>
    <w:p w14:paraId="241FA0C5" w14:textId="059CED86" w:rsidR="00D04740" w:rsidRPr="00B02CCC" w:rsidRDefault="00D04740" w:rsidP="7BB7247A">
      <w:pPr>
        <w:jc w:val="left"/>
        <w:rPr>
          <w:lang w:val="en-GB"/>
        </w:rPr>
      </w:pPr>
      <w:r w:rsidRPr="00B02CCC">
        <w:rPr>
          <w:lang w:val="en-GB"/>
        </w:rPr>
        <w:t>* Get real FI Data in BSEG to have the correct BUZEI for Unblock action</w:t>
      </w:r>
    </w:p>
    <w:p w14:paraId="7679F6F5" w14:textId="77777777" w:rsidR="00D04740" w:rsidRPr="00B02CCC" w:rsidRDefault="00D04740" w:rsidP="7BB7247A">
      <w:pPr>
        <w:jc w:val="left"/>
        <w:rPr>
          <w:lang w:val="en-GB"/>
        </w:rPr>
      </w:pPr>
      <w:r w:rsidRPr="00B02CCC">
        <w:rPr>
          <w:lang w:val="en-GB"/>
        </w:rPr>
        <w:t>* Update the DB calling method SET_LIST_IN_DB of class ZCL_FI_EPAY_BLOCK_HELPER</w:t>
      </w:r>
    </w:p>
    <w:p w14:paraId="0F65BA32" w14:textId="33656568" w:rsidR="00D04740" w:rsidRPr="00B02CCC" w:rsidRDefault="00D04740" w:rsidP="7BB7247A">
      <w:pPr>
        <w:jc w:val="left"/>
        <w:rPr>
          <w:lang w:val="en-GB"/>
        </w:rPr>
      </w:pPr>
      <w:r w:rsidRPr="00B02CCC">
        <w:rPr>
          <w:lang w:val="en-GB"/>
        </w:rPr>
        <w:t>* Send the "Compliance Block Notification" to ePayment Request Requestor</w:t>
      </w:r>
    </w:p>
    <w:p w14:paraId="09E6F27B" w14:textId="59F55056" w:rsidR="00D04740" w:rsidRPr="00B02CCC" w:rsidRDefault="00D04740" w:rsidP="7BB7247A">
      <w:pPr>
        <w:jc w:val="left"/>
        <w:rPr>
          <w:lang w:val="en-GB"/>
        </w:rPr>
      </w:pPr>
      <w:r w:rsidRPr="00B02CCC">
        <w:rPr>
          <w:lang w:val="en-GB"/>
        </w:rPr>
        <w:lastRenderedPageBreak/>
        <w:tab/>
        <w:t>* Instantiate notification class ZCL_FI_EPAY_NOTIFICATION in mode ‘Synchronous’</w:t>
      </w:r>
    </w:p>
    <w:p w14:paraId="53F024D1" w14:textId="7BF108C9" w:rsidR="00D04740" w:rsidRPr="00B02CCC" w:rsidRDefault="00D04740" w:rsidP="7BB7247A">
      <w:pPr>
        <w:ind w:firstLine="720"/>
        <w:jc w:val="left"/>
        <w:rPr>
          <w:lang w:val="en-GB"/>
        </w:rPr>
      </w:pPr>
      <w:r w:rsidRPr="00B02CCC">
        <w:rPr>
          <w:lang w:val="en-GB"/>
        </w:rPr>
        <w:t>* Send the notification calling method SEND_NOTIFICATION</w:t>
      </w:r>
    </w:p>
    <w:p w14:paraId="0B5A5A9C" w14:textId="77777777" w:rsidR="0011413C" w:rsidRPr="00B02CCC" w:rsidRDefault="0011413C" w:rsidP="0011413C">
      <w:pPr>
        <w:rPr>
          <w:lang w:val="en-GB"/>
        </w:rPr>
      </w:pPr>
    </w:p>
    <w:p w14:paraId="2452DC8E" w14:textId="77777777" w:rsidR="0011413C" w:rsidRPr="00B02CCC" w:rsidRDefault="0011413C" w:rsidP="00753147">
      <w:pPr>
        <w:pStyle w:val="Heading4"/>
        <w:spacing w:before="120"/>
        <w:ind w:left="850" w:hanging="850"/>
        <w:rPr>
          <w:lang w:val="en-GB"/>
        </w:rPr>
      </w:pPr>
      <w:bookmarkStart w:id="271" w:name="_Toc89072722"/>
      <w:r w:rsidRPr="00B02CCC">
        <w:rPr>
          <w:lang w:val="en-GB"/>
        </w:rPr>
        <w:t>Class ZCL_FI_EPAY_BLOCK_HELPER</w:t>
      </w:r>
      <w:bookmarkEnd w:id="271"/>
    </w:p>
    <w:p w14:paraId="2A0C76F9" w14:textId="77777777" w:rsidR="0011413C" w:rsidRPr="00B02CCC" w:rsidRDefault="0011413C" w:rsidP="00753147">
      <w:pPr>
        <w:pStyle w:val="Heading5"/>
        <w:tabs>
          <w:tab w:val="clear" w:pos="1800"/>
          <w:tab w:val="num" w:pos="993"/>
        </w:tabs>
        <w:rPr>
          <w:lang w:val="en-GB"/>
        </w:rPr>
      </w:pPr>
      <w:r w:rsidRPr="00B02CCC">
        <w:rPr>
          <w:lang w:val="en-GB"/>
        </w:rPr>
        <w:t>Method GET_BLOCK_CODE_FOR_COMPANY</w:t>
      </w:r>
    </w:p>
    <w:p w14:paraId="3B3CE90D" w14:textId="5034C63B" w:rsidR="0011413C" w:rsidRPr="00B02CCC" w:rsidRDefault="00820ADB" w:rsidP="7BB7247A">
      <w:pPr>
        <w:rPr>
          <w:lang w:val="en-GB"/>
        </w:rPr>
      </w:pPr>
      <w:r w:rsidRPr="00B02CCC">
        <w:rPr>
          <w:lang w:val="en-GB"/>
        </w:rPr>
        <w:t>* Get Payment Block for a specific Company Code in ZFI_DEVELOPMENTS calling method FI_GET_ACTIVE_DEV_PARAMETERS of class ZCL_UTIL_DEV for UDD = 1372 Step = BCD</w:t>
      </w:r>
      <w:r w:rsidR="009839FF" w:rsidRPr="00B02CCC">
        <w:rPr>
          <w:lang w:val="en-GB"/>
        </w:rPr>
        <w:t>,  zzparameter2</w:t>
      </w:r>
      <w:r w:rsidRPr="00B02CCC">
        <w:rPr>
          <w:lang w:val="en-GB"/>
        </w:rPr>
        <w:t xml:space="preserve"> and current company</w:t>
      </w:r>
    </w:p>
    <w:p w14:paraId="09276A34" w14:textId="684B712C" w:rsidR="00820ADB" w:rsidRPr="00B02CCC" w:rsidRDefault="00820ADB" w:rsidP="268F9A9B">
      <w:pPr>
        <w:rPr>
          <w:lang w:val="en-GB"/>
        </w:rPr>
      </w:pPr>
      <w:r w:rsidRPr="00B02CCC">
        <w:rPr>
          <w:lang w:val="en-GB"/>
        </w:rPr>
        <w:t>* Get Payment Block for Global if no specific Code is set for the current company</w:t>
      </w:r>
    </w:p>
    <w:p w14:paraId="3141815F" w14:textId="51A0217A" w:rsidR="00820ADB" w:rsidRPr="00B02CCC" w:rsidRDefault="00820ADB" w:rsidP="7BB7247A">
      <w:pPr>
        <w:rPr>
          <w:lang w:val="en-GB"/>
        </w:rPr>
      </w:pPr>
      <w:r w:rsidRPr="00B02CCC">
        <w:rPr>
          <w:lang w:val="en-GB"/>
        </w:rPr>
        <w:t>* Populate returning parameter with found Parameter1</w:t>
      </w:r>
    </w:p>
    <w:p w14:paraId="07313258" w14:textId="77777777" w:rsidR="00820ADB" w:rsidRPr="00B02CCC" w:rsidRDefault="00820ADB" w:rsidP="0011413C">
      <w:pPr>
        <w:rPr>
          <w:lang w:val="en-GB"/>
        </w:rPr>
      </w:pPr>
    </w:p>
    <w:p w14:paraId="2AC57336" w14:textId="77777777" w:rsidR="0011413C" w:rsidRPr="00B02CCC" w:rsidRDefault="0011413C" w:rsidP="00753147">
      <w:pPr>
        <w:pStyle w:val="Heading5"/>
        <w:tabs>
          <w:tab w:val="clear" w:pos="1800"/>
          <w:tab w:val="num" w:pos="993"/>
        </w:tabs>
        <w:rPr>
          <w:lang w:val="en-GB"/>
        </w:rPr>
      </w:pPr>
      <w:r w:rsidRPr="00B02CCC">
        <w:rPr>
          <w:lang w:val="en-GB"/>
        </w:rPr>
        <w:t>Method GET_LIST</w:t>
      </w:r>
    </w:p>
    <w:p w14:paraId="73E1B023" w14:textId="31DD187C" w:rsidR="0011413C" w:rsidRPr="00B02CCC" w:rsidRDefault="008C79D3" w:rsidP="7BB7247A">
      <w:pPr>
        <w:rPr>
          <w:lang w:val="en-GB"/>
        </w:rPr>
      </w:pPr>
      <w:r w:rsidRPr="00B02CCC">
        <w:rPr>
          <w:lang w:val="en-GB"/>
        </w:rPr>
        <w:t>* Retrieve Data calling private method RETRIEVE_DATA</w:t>
      </w:r>
    </w:p>
    <w:p w14:paraId="0A012850" w14:textId="1E270973" w:rsidR="008C79D3" w:rsidRPr="00B02CCC" w:rsidRDefault="008C79D3" w:rsidP="7BB7247A">
      <w:pPr>
        <w:rPr>
          <w:lang w:val="en-GB"/>
        </w:rPr>
      </w:pPr>
      <w:r w:rsidRPr="00B02CCC">
        <w:rPr>
          <w:lang w:val="en-GB"/>
        </w:rPr>
        <w:t>* Transfer Data to exporting parameters</w:t>
      </w:r>
    </w:p>
    <w:p w14:paraId="5AA23573" w14:textId="77777777" w:rsidR="008C79D3" w:rsidRPr="00B02CCC" w:rsidRDefault="008C79D3" w:rsidP="0011413C">
      <w:pPr>
        <w:rPr>
          <w:lang w:val="en-GB"/>
        </w:rPr>
      </w:pPr>
    </w:p>
    <w:p w14:paraId="342F2088" w14:textId="77777777" w:rsidR="0011413C" w:rsidRPr="00B02CCC" w:rsidRDefault="0011413C" w:rsidP="00753147">
      <w:pPr>
        <w:pStyle w:val="Heading5"/>
        <w:tabs>
          <w:tab w:val="clear" w:pos="1800"/>
          <w:tab w:val="num" w:pos="993"/>
        </w:tabs>
        <w:rPr>
          <w:lang w:val="en-GB"/>
        </w:rPr>
      </w:pPr>
      <w:r w:rsidRPr="00B02CCC">
        <w:rPr>
          <w:lang w:val="en-GB"/>
        </w:rPr>
        <w:t>Method REMOVE_PAYMENT_BLOCK</w:t>
      </w:r>
    </w:p>
    <w:p w14:paraId="43603B34" w14:textId="7622EAF7" w:rsidR="000E79B9" w:rsidRPr="00B02CCC" w:rsidRDefault="000E79B9" w:rsidP="7BB7247A">
      <w:pPr>
        <w:rPr>
          <w:lang w:val="en-GB"/>
        </w:rPr>
      </w:pPr>
      <w:r w:rsidRPr="00B02CCC">
        <w:rPr>
          <w:lang w:val="en-GB"/>
        </w:rPr>
        <w:t>* Loop at selection (Documents with status “Archived”)</w:t>
      </w:r>
    </w:p>
    <w:p w14:paraId="349D008A" w14:textId="5C4265D7" w:rsidR="000E79B9" w:rsidRPr="00B02CCC" w:rsidRDefault="000E79B9" w:rsidP="7BB7247A">
      <w:pPr>
        <w:rPr>
          <w:lang w:val="en-GB"/>
        </w:rPr>
      </w:pPr>
      <w:r w:rsidRPr="00B02CCC">
        <w:rPr>
          <w:lang w:val="en-GB"/>
        </w:rPr>
        <w:tab/>
        <w:t>* Loop at corresponding lines</w:t>
      </w:r>
    </w:p>
    <w:p w14:paraId="7A49E303" w14:textId="7E8F871F" w:rsidR="000E79B9" w:rsidRPr="00B02CCC" w:rsidRDefault="000E79B9" w:rsidP="7BB7247A">
      <w:pPr>
        <w:rPr>
          <w:lang w:val="en-GB"/>
        </w:rPr>
      </w:pPr>
      <w:r w:rsidRPr="00B02CCC">
        <w:rPr>
          <w:lang w:val="en-GB"/>
        </w:rPr>
        <w:tab/>
      </w:r>
      <w:r w:rsidRPr="00B02CCC">
        <w:rPr>
          <w:lang w:val="en-GB"/>
        </w:rPr>
        <w:tab/>
        <w:t>* Remove the Blocking Reason using function PR_WF_PAYMENT_BLOCK_RESET</w:t>
      </w:r>
    </w:p>
    <w:p w14:paraId="633FBB54" w14:textId="393E3451" w:rsidR="000E79B9" w:rsidRPr="00B02CCC" w:rsidRDefault="000E79B9" w:rsidP="7BB7247A">
      <w:pPr>
        <w:rPr>
          <w:lang w:val="en-GB"/>
        </w:rPr>
      </w:pPr>
      <w:r w:rsidRPr="00B02CCC">
        <w:rPr>
          <w:lang w:val="en-GB"/>
        </w:rPr>
        <w:t>* Update statuses to “Unblocked” calling method SET_STATUS</w:t>
      </w:r>
    </w:p>
    <w:p w14:paraId="0EFFD7F4" w14:textId="77777777" w:rsidR="0011413C" w:rsidRPr="00B02CCC" w:rsidRDefault="0011413C" w:rsidP="0011413C">
      <w:pPr>
        <w:rPr>
          <w:lang w:val="en-GB"/>
        </w:rPr>
      </w:pPr>
    </w:p>
    <w:p w14:paraId="080C5741" w14:textId="77777777" w:rsidR="0011413C" w:rsidRPr="00B02CCC" w:rsidRDefault="0011413C" w:rsidP="00753147">
      <w:pPr>
        <w:pStyle w:val="Heading5"/>
        <w:tabs>
          <w:tab w:val="clear" w:pos="1800"/>
          <w:tab w:val="num" w:pos="993"/>
        </w:tabs>
        <w:rPr>
          <w:lang w:val="en-GB"/>
        </w:rPr>
      </w:pPr>
      <w:r w:rsidRPr="00B02CCC">
        <w:rPr>
          <w:lang w:val="en-GB"/>
        </w:rPr>
        <w:t>Method RETRIEVE_DATA</w:t>
      </w:r>
    </w:p>
    <w:p w14:paraId="73B15213" w14:textId="7165B70E" w:rsidR="00471D7D" w:rsidRPr="00B02CCC" w:rsidRDefault="000F12A4" w:rsidP="7BB7247A">
      <w:pPr>
        <w:rPr>
          <w:lang w:val="en-GB"/>
        </w:rPr>
      </w:pPr>
      <w:r w:rsidRPr="00B02CCC">
        <w:rPr>
          <w:lang w:val="en-GB"/>
        </w:rPr>
        <w:lastRenderedPageBreak/>
        <w:t>* Select Data in DB tables ZFI_EPAY_BLOCK_H and ZFI_EPAY_BLOCK_I for instance’s Search Criteria and populate instance attributes MT_BLOCK_STAT_H and MT_BLOCK_STAT_I</w:t>
      </w:r>
    </w:p>
    <w:p w14:paraId="662C9616" w14:textId="77777777" w:rsidR="000F12A4" w:rsidRPr="00B02CCC" w:rsidRDefault="000F12A4" w:rsidP="000F12A4">
      <w:pPr>
        <w:rPr>
          <w:lang w:val="en-GB"/>
        </w:rPr>
      </w:pPr>
    </w:p>
    <w:p w14:paraId="1C44F2E9" w14:textId="77777777" w:rsidR="0011413C" w:rsidRPr="00B02CCC" w:rsidRDefault="0011413C" w:rsidP="00753147">
      <w:pPr>
        <w:pStyle w:val="Heading5"/>
        <w:tabs>
          <w:tab w:val="clear" w:pos="1800"/>
          <w:tab w:val="num" w:pos="993"/>
        </w:tabs>
        <w:rPr>
          <w:lang w:val="en-GB"/>
        </w:rPr>
      </w:pPr>
      <w:r w:rsidRPr="00B02CCC">
        <w:rPr>
          <w:lang w:val="en-GB"/>
        </w:rPr>
        <w:t>Method SET_LIST_IN_DB</w:t>
      </w:r>
    </w:p>
    <w:p w14:paraId="35FE4D52" w14:textId="77777777" w:rsidR="008E4600" w:rsidRPr="00B02CCC" w:rsidRDefault="008E4600" w:rsidP="7BB7247A">
      <w:pPr>
        <w:rPr>
          <w:lang w:val="en-GB"/>
        </w:rPr>
      </w:pPr>
      <w:r w:rsidRPr="00B02CCC">
        <w:rPr>
          <w:lang w:val="en-GB"/>
        </w:rPr>
        <w:t>* Modify (update) Data in DB tables ZFI_EPAY_BLOCK_H and ZFI_EPAY_BLOCK_I with local updated values</w:t>
      </w:r>
    </w:p>
    <w:p w14:paraId="77E908C5" w14:textId="77777777" w:rsidR="008E4600" w:rsidRPr="00B02CCC" w:rsidRDefault="008E4600" w:rsidP="7BB7247A">
      <w:pPr>
        <w:rPr>
          <w:lang w:val="en-GB"/>
        </w:rPr>
      </w:pPr>
      <w:r w:rsidRPr="00B02CCC">
        <w:rPr>
          <w:lang w:val="en-GB"/>
        </w:rPr>
        <w:t>* Commit the DB update calling function BAPI_TRANSACTION_COMMIT</w:t>
      </w:r>
    </w:p>
    <w:p w14:paraId="1C27A1E6" w14:textId="77777777" w:rsidR="0011413C" w:rsidRPr="00B02CCC" w:rsidRDefault="0011413C" w:rsidP="0011413C">
      <w:pPr>
        <w:rPr>
          <w:lang w:val="en-GB"/>
        </w:rPr>
      </w:pPr>
    </w:p>
    <w:p w14:paraId="377AB272" w14:textId="77777777" w:rsidR="0011413C" w:rsidRPr="00B02CCC" w:rsidRDefault="0011413C" w:rsidP="00753147">
      <w:pPr>
        <w:pStyle w:val="Heading5"/>
        <w:tabs>
          <w:tab w:val="clear" w:pos="1800"/>
          <w:tab w:val="num" w:pos="993"/>
        </w:tabs>
        <w:rPr>
          <w:lang w:val="en-GB"/>
        </w:rPr>
      </w:pPr>
      <w:r w:rsidRPr="00B02CCC">
        <w:rPr>
          <w:lang w:val="en-GB"/>
        </w:rPr>
        <w:t>Method SET_SEARCH_CRITERIA</w:t>
      </w:r>
    </w:p>
    <w:p w14:paraId="39986A7D" w14:textId="17BBD933" w:rsidR="00493ECD" w:rsidRPr="00B02CCC" w:rsidRDefault="00493ECD" w:rsidP="7BB7247A">
      <w:pPr>
        <w:rPr>
          <w:lang w:val="en-GB"/>
        </w:rPr>
      </w:pPr>
      <w:r w:rsidRPr="00B02CCC">
        <w:rPr>
          <w:lang w:val="en-GB"/>
        </w:rPr>
        <w:t>* Transfer incoming Search Criteria to the corresponding Instance attribute structure for further treatments</w:t>
      </w:r>
    </w:p>
    <w:p w14:paraId="791C9A99" w14:textId="77777777" w:rsidR="0011413C" w:rsidRPr="00B02CCC" w:rsidRDefault="0011413C" w:rsidP="0011413C">
      <w:pPr>
        <w:rPr>
          <w:lang w:val="en-GB"/>
        </w:rPr>
      </w:pPr>
    </w:p>
    <w:p w14:paraId="5963E1F5" w14:textId="77777777" w:rsidR="0011413C" w:rsidRPr="00B02CCC" w:rsidRDefault="0011413C" w:rsidP="00753147">
      <w:pPr>
        <w:pStyle w:val="Heading5"/>
        <w:tabs>
          <w:tab w:val="clear" w:pos="1800"/>
          <w:tab w:val="num" w:pos="993"/>
        </w:tabs>
        <w:rPr>
          <w:lang w:val="en-GB"/>
        </w:rPr>
      </w:pPr>
      <w:r w:rsidRPr="00B02CCC">
        <w:rPr>
          <w:lang w:val="en-GB"/>
        </w:rPr>
        <w:t>Method SET_STATUS</w:t>
      </w:r>
    </w:p>
    <w:p w14:paraId="1867CBA5" w14:textId="36728F37" w:rsidR="00020A95" w:rsidRPr="00B02CCC" w:rsidRDefault="00020A95" w:rsidP="7BB7247A">
      <w:pPr>
        <w:rPr>
          <w:lang w:val="en-GB"/>
        </w:rPr>
      </w:pPr>
      <w:r w:rsidRPr="00B02CCC">
        <w:rPr>
          <w:lang w:val="en-GB"/>
        </w:rPr>
        <w:t>* Loop at selection</w:t>
      </w:r>
    </w:p>
    <w:p w14:paraId="63ED0C17" w14:textId="011555DF" w:rsidR="00020A95" w:rsidRPr="00B02CCC" w:rsidRDefault="00020A95" w:rsidP="7BB7247A">
      <w:pPr>
        <w:rPr>
          <w:lang w:val="en-GB"/>
        </w:rPr>
      </w:pPr>
      <w:r w:rsidRPr="00B02CCC">
        <w:rPr>
          <w:lang w:val="en-GB"/>
        </w:rPr>
        <w:tab/>
        <w:t xml:space="preserve">* Check </w:t>
      </w:r>
      <w:r w:rsidR="00A328F6" w:rsidRPr="00B02CCC">
        <w:rPr>
          <w:lang w:val="en-GB"/>
        </w:rPr>
        <w:t>current Document’s status is inferior to status to be set (Cannot set "Archived" status for already "Archived" or "Unblocked")</w:t>
      </w:r>
    </w:p>
    <w:p w14:paraId="2A8BF91F" w14:textId="788D4934" w:rsidR="00A328F6" w:rsidRPr="00B02CCC" w:rsidRDefault="00A328F6" w:rsidP="7BB7247A">
      <w:pPr>
        <w:rPr>
          <w:lang w:val="en-GB"/>
        </w:rPr>
      </w:pPr>
      <w:r w:rsidRPr="00B02CCC">
        <w:rPr>
          <w:lang w:val="en-GB"/>
        </w:rPr>
        <w:tab/>
        <w:t>* Set the new status</w:t>
      </w:r>
    </w:p>
    <w:p w14:paraId="5F3E3CD6" w14:textId="018081C2" w:rsidR="00A328F6" w:rsidRPr="00B02CCC" w:rsidRDefault="00A328F6" w:rsidP="7BB7247A">
      <w:pPr>
        <w:rPr>
          <w:lang w:val="en-GB"/>
        </w:rPr>
      </w:pPr>
      <w:r w:rsidRPr="00B02CCC">
        <w:rPr>
          <w:lang w:val="en-GB"/>
        </w:rPr>
        <w:tab/>
        <w:t>* Set date, time and username for log</w:t>
      </w:r>
    </w:p>
    <w:p w14:paraId="39FE9730" w14:textId="0C4CCEA0" w:rsidR="00A328F6" w:rsidRPr="00B02CCC" w:rsidRDefault="00A328F6" w:rsidP="7BB7247A">
      <w:pPr>
        <w:rPr>
          <w:lang w:val="en-GB"/>
        </w:rPr>
      </w:pPr>
      <w:r w:rsidRPr="00B02CCC">
        <w:rPr>
          <w:lang w:val="en-GB"/>
        </w:rPr>
        <w:t>* Call method SET_LIST_IN_DB to update the Header DB table</w:t>
      </w:r>
    </w:p>
    <w:p w14:paraId="67E04FF0" w14:textId="77777777" w:rsidR="0011413C" w:rsidRPr="00B02CCC" w:rsidRDefault="0011413C" w:rsidP="0011413C">
      <w:pPr>
        <w:rPr>
          <w:lang w:val="en-GB"/>
        </w:rPr>
      </w:pPr>
    </w:p>
    <w:p w14:paraId="2367A586" w14:textId="77777777" w:rsidR="0011413C" w:rsidRPr="00B02CCC" w:rsidRDefault="0011413C" w:rsidP="0011413C">
      <w:pPr>
        <w:rPr>
          <w:lang w:val="en-GB"/>
        </w:rPr>
      </w:pPr>
    </w:p>
    <w:p w14:paraId="5A45B868" w14:textId="77777777" w:rsidR="0011413C" w:rsidRPr="00B02CCC" w:rsidRDefault="0011413C" w:rsidP="00753147">
      <w:pPr>
        <w:pStyle w:val="Heading4"/>
        <w:spacing w:before="120"/>
        <w:ind w:left="850" w:hanging="850"/>
        <w:rPr>
          <w:lang w:val="en-GB"/>
        </w:rPr>
      </w:pPr>
      <w:bookmarkStart w:id="272" w:name="_Toc89072723"/>
      <w:r w:rsidRPr="00B02CCC">
        <w:rPr>
          <w:lang w:val="en-GB"/>
        </w:rPr>
        <w:t>Class ZCL_FI_EPAY_NOTIFICATION</w:t>
      </w:r>
      <w:bookmarkEnd w:id="272"/>
    </w:p>
    <w:p w14:paraId="3FC0467F" w14:textId="77777777" w:rsidR="0011413C" w:rsidRPr="00B02CCC" w:rsidRDefault="0011413C" w:rsidP="00753147">
      <w:pPr>
        <w:pStyle w:val="Heading5"/>
        <w:tabs>
          <w:tab w:val="clear" w:pos="1800"/>
          <w:tab w:val="num" w:pos="993"/>
        </w:tabs>
        <w:rPr>
          <w:lang w:val="en-GB"/>
        </w:rPr>
      </w:pPr>
      <w:r w:rsidRPr="00B02CCC">
        <w:rPr>
          <w:lang w:val="en-GB"/>
        </w:rPr>
        <w:t>Method BUILD_EMAIL_BODY</w:t>
      </w:r>
    </w:p>
    <w:p w14:paraId="0D580F56" w14:textId="77777777" w:rsidR="004D7DE7" w:rsidRPr="00B02CCC" w:rsidRDefault="004D7DE7" w:rsidP="7BB7247A">
      <w:pPr>
        <w:rPr>
          <w:lang w:val="en-GB"/>
        </w:rPr>
      </w:pPr>
      <w:r w:rsidRPr="00B02CCC">
        <w:rPr>
          <w:lang w:val="en-GB"/>
        </w:rPr>
        <w:lastRenderedPageBreak/>
        <w:t>* Get Status descriptions in Domain with function DDUT_DOMVALUES_GET</w:t>
      </w:r>
    </w:p>
    <w:p w14:paraId="4E5D525F" w14:textId="452186C1" w:rsidR="0011413C" w:rsidRPr="00B02CCC" w:rsidRDefault="004D7DE7" w:rsidP="7BB7247A">
      <w:pPr>
        <w:rPr>
          <w:lang w:val="en-GB"/>
        </w:rPr>
      </w:pPr>
      <w:r w:rsidRPr="00B02CCC">
        <w:rPr>
          <w:lang w:val="en-GB"/>
        </w:rPr>
        <w:t>* Email Start (Header + Body Start)</w:t>
      </w:r>
    </w:p>
    <w:p w14:paraId="323B6232" w14:textId="44F9C36C" w:rsidR="004D7DE7" w:rsidRPr="00B02CCC" w:rsidRDefault="004D7DE7" w:rsidP="7BB7247A">
      <w:pPr>
        <w:rPr>
          <w:lang w:val="en-GB"/>
        </w:rPr>
      </w:pPr>
      <w:r w:rsidRPr="00B02CCC">
        <w:rPr>
          <w:lang w:val="en-GB"/>
        </w:rPr>
        <w:t>* Add Body Text (SO10 text for Body)</w:t>
      </w:r>
    </w:p>
    <w:p w14:paraId="44B98D12" w14:textId="6850B382" w:rsidR="004D7DE7" w:rsidRPr="00B02CCC" w:rsidRDefault="004D7DE7" w:rsidP="7BB7247A">
      <w:pPr>
        <w:rPr>
          <w:lang w:val="en-GB"/>
        </w:rPr>
      </w:pPr>
      <w:r w:rsidRPr="00B02CCC">
        <w:rPr>
          <w:lang w:val="en-GB"/>
        </w:rPr>
        <w:t>* Add the HTML Table with Blocked Documents</w:t>
      </w:r>
    </w:p>
    <w:p w14:paraId="7B0372EA" w14:textId="00960A95" w:rsidR="004D7DE7" w:rsidRPr="00B02CCC" w:rsidRDefault="004D7DE7" w:rsidP="7BB7247A">
      <w:pPr>
        <w:rPr>
          <w:lang w:val="en-GB"/>
        </w:rPr>
      </w:pPr>
      <w:r w:rsidRPr="00B02CCC">
        <w:rPr>
          <w:lang w:val="en-GB"/>
        </w:rPr>
        <w:tab/>
        <w:t>* Table Header</w:t>
      </w:r>
    </w:p>
    <w:p w14:paraId="1720A87C" w14:textId="2B2A3BC7" w:rsidR="004D7DE7" w:rsidRPr="00B02CCC" w:rsidRDefault="004D7DE7" w:rsidP="7BB7247A">
      <w:pPr>
        <w:rPr>
          <w:lang w:val="en-GB"/>
        </w:rPr>
      </w:pPr>
      <w:r w:rsidRPr="00B02CCC">
        <w:rPr>
          <w:lang w:val="en-GB"/>
        </w:rPr>
        <w:tab/>
        <w:t>* Table Content</w:t>
      </w:r>
    </w:p>
    <w:p w14:paraId="0E43FB97" w14:textId="55B32990" w:rsidR="004D7DE7" w:rsidRPr="00B02CCC" w:rsidRDefault="004D7DE7" w:rsidP="7BB7247A">
      <w:pPr>
        <w:rPr>
          <w:lang w:val="en-GB"/>
        </w:rPr>
      </w:pPr>
      <w:r w:rsidRPr="00B02CCC">
        <w:rPr>
          <w:lang w:val="en-GB"/>
        </w:rPr>
        <w:t>* Email End</w:t>
      </w:r>
    </w:p>
    <w:p w14:paraId="554E6D9A" w14:textId="30244D72" w:rsidR="004D7DE7" w:rsidRPr="00B02CCC" w:rsidRDefault="004D7DE7" w:rsidP="7BB7247A">
      <w:pPr>
        <w:rPr>
          <w:lang w:val="en-GB"/>
        </w:rPr>
      </w:pPr>
      <w:r w:rsidRPr="00B02CCC">
        <w:rPr>
          <w:lang w:val="en-GB"/>
        </w:rPr>
        <w:t>* Transfer String to the Changing Table Parameter</w:t>
      </w:r>
    </w:p>
    <w:p w14:paraId="4BEC62A1" w14:textId="77777777" w:rsidR="004D7DE7" w:rsidRPr="00B02CCC" w:rsidRDefault="004D7DE7" w:rsidP="0011413C">
      <w:pPr>
        <w:rPr>
          <w:lang w:val="en-GB"/>
        </w:rPr>
      </w:pPr>
    </w:p>
    <w:p w14:paraId="6D2DF75A" w14:textId="77777777" w:rsidR="0011413C" w:rsidRPr="00B02CCC" w:rsidRDefault="0011413C" w:rsidP="00753147">
      <w:pPr>
        <w:pStyle w:val="Heading5"/>
        <w:tabs>
          <w:tab w:val="clear" w:pos="1800"/>
          <w:tab w:val="num" w:pos="993"/>
        </w:tabs>
        <w:rPr>
          <w:lang w:val="en-GB"/>
        </w:rPr>
      </w:pPr>
      <w:r w:rsidRPr="00B02CCC">
        <w:rPr>
          <w:lang w:val="en-GB"/>
        </w:rPr>
        <w:t>Method CONSTRUCTOR</w:t>
      </w:r>
    </w:p>
    <w:p w14:paraId="683CBD12" w14:textId="49060734" w:rsidR="00C64FBE" w:rsidRPr="00B02CCC" w:rsidRDefault="00C64FBE" w:rsidP="7BB7247A">
      <w:pPr>
        <w:rPr>
          <w:lang w:val="en-GB"/>
        </w:rPr>
      </w:pPr>
      <w:r w:rsidRPr="00B02CCC">
        <w:rPr>
          <w:lang w:val="en-GB"/>
        </w:rPr>
        <w:t>* Transfer incoming parameters to the corresponding Instance attributes for further treatments</w:t>
      </w:r>
    </w:p>
    <w:p w14:paraId="177726AB" w14:textId="6C32901B" w:rsidR="0011413C" w:rsidRPr="00B02CCC" w:rsidRDefault="00C64FBE" w:rsidP="7BB7247A">
      <w:pPr>
        <w:rPr>
          <w:lang w:val="en-GB"/>
        </w:rPr>
      </w:pPr>
      <w:r w:rsidRPr="00B02CCC">
        <w:rPr>
          <w:lang w:val="en-GB"/>
        </w:rPr>
        <w:t>* Get Standard SO10 Texts for Subject and Body and load corresponding Instance's Attributes</w:t>
      </w:r>
    </w:p>
    <w:p w14:paraId="03AD6D32" w14:textId="77777777" w:rsidR="00C64FBE" w:rsidRPr="00B02CCC" w:rsidRDefault="00C64FBE" w:rsidP="0011413C">
      <w:pPr>
        <w:rPr>
          <w:lang w:val="en-GB"/>
        </w:rPr>
      </w:pPr>
    </w:p>
    <w:p w14:paraId="5113220C" w14:textId="77777777" w:rsidR="0011413C" w:rsidRPr="00B02CCC" w:rsidRDefault="0011413C" w:rsidP="00753147">
      <w:pPr>
        <w:pStyle w:val="Heading5"/>
        <w:tabs>
          <w:tab w:val="clear" w:pos="1800"/>
          <w:tab w:val="num" w:pos="993"/>
        </w:tabs>
        <w:rPr>
          <w:lang w:val="en-GB"/>
        </w:rPr>
      </w:pPr>
      <w:r w:rsidRPr="00B02CCC">
        <w:rPr>
          <w:lang w:val="en-GB"/>
        </w:rPr>
        <w:t>Method SEND_NOTIFICATION</w:t>
      </w:r>
    </w:p>
    <w:p w14:paraId="660DFB7A" w14:textId="46A1DCED" w:rsidR="0011413C" w:rsidRPr="00B02CCC" w:rsidRDefault="00103063" w:rsidP="7BB7247A">
      <w:pPr>
        <w:rPr>
          <w:lang w:val="en-GB"/>
        </w:rPr>
      </w:pPr>
      <w:r w:rsidRPr="00B02CCC">
        <w:rPr>
          <w:lang w:val="en-GB"/>
        </w:rPr>
        <w:t>* Build content of email body</w:t>
      </w:r>
    </w:p>
    <w:p w14:paraId="4AA55CD1" w14:textId="41AA228F" w:rsidR="00103063" w:rsidRPr="00B02CCC" w:rsidRDefault="00103063" w:rsidP="7BB7247A">
      <w:pPr>
        <w:rPr>
          <w:lang w:val="en-GB"/>
        </w:rPr>
      </w:pPr>
      <w:r w:rsidRPr="00B02CCC">
        <w:rPr>
          <w:lang w:val="en-GB"/>
        </w:rPr>
        <w:t>* Instantiate Sending Document</w:t>
      </w:r>
    </w:p>
    <w:p w14:paraId="36FC8EC2" w14:textId="6EE997D9" w:rsidR="00103063" w:rsidRPr="00B02CCC" w:rsidRDefault="00103063" w:rsidP="7BB7247A">
      <w:pPr>
        <w:rPr>
          <w:lang w:val="en-GB"/>
        </w:rPr>
      </w:pPr>
      <w:r w:rsidRPr="00B02CCC">
        <w:rPr>
          <w:lang w:val="en-GB"/>
        </w:rPr>
        <w:t>* Set the email to the sending document</w:t>
      </w:r>
    </w:p>
    <w:p w14:paraId="12734031" w14:textId="24025E9D" w:rsidR="00103063" w:rsidRPr="00B02CCC" w:rsidRDefault="00103063" w:rsidP="7BB7247A">
      <w:pPr>
        <w:rPr>
          <w:lang w:val="en-GB"/>
        </w:rPr>
      </w:pPr>
      <w:r w:rsidRPr="00B02CCC">
        <w:rPr>
          <w:lang w:val="en-GB"/>
        </w:rPr>
        <w:t>* Add recipient to the sending document</w:t>
      </w:r>
    </w:p>
    <w:p w14:paraId="09F4610A" w14:textId="60072CCE" w:rsidR="00103063" w:rsidRPr="00B02CCC" w:rsidRDefault="00103063" w:rsidP="7BB7247A">
      <w:pPr>
        <w:rPr>
          <w:lang w:val="en-GB"/>
        </w:rPr>
      </w:pPr>
      <w:r w:rsidRPr="00B02CCC">
        <w:rPr>
          <w:lang w:val="en-GB"/>
        </w:rPr>
        <w:t>* Send the document</w:t>
      </w:r>
      <w:r w:rsidR="00D90F53">
        <w:rPr>
          <w:lang w:val="en-GB"/>
        </w:rPr>
        <w:t xml:space="preserve"> </w:t>
      </w:r>
    </w:p>
    <w:p w14:paraId="18093683" w14:textId="77777777" w:rsidR="00103063" w:rsidRPr="00B02CCC" w:rsidRDefault="00103063" w:rsidP="0011413C">
      <w:pPr>
        <w:rPr>
          <w:lang w:val="en-GB"/>
        </w:rPr>
      </w:pPr>
    </w:p>
    <w:p w14:paraId="41755E59" w14:textId="77777777" w:rsidR="0011413C" w:rsidRPr="00B02CCC" w:rsidRDefault="0011413C" w:rsidP="00753147">
      <w:pPr>
        <w:pStyle w:val="Heading5"/>
        <w:tabs>
          <w:tab w:val="clear" w:pos="1800"/>
          <w:tab w:val="num" w:pos="993"/>
        </w:tabs>
        <w:rPr>
          <w:lang w:val="en-GB"/>
        </w:rPr>
      </w:pPr>
      <w:r w:rsidRPr="00B02CCC">
        <w:rPr>
          <w:lang w:val="en-GB"/>
        </w:rPr>
        <w:t>Method SET_RECIPIENT</w:t>
      </w:r>
    </w:p>
    <w:p w14:paraId="4EB14CCE" w14:textId="2076A7BF" w:rsidR="0011413C" w:rsidRPr="00B02CCC" w:rsidRDefault="00F60859" w:rsidP="7BB7247A">
      <w:pPr>
        <w:rPr>
          <w:lang w:val="en-GB"/>
        </w:rPr>
      </w:pPr>
      <w:r w:rsidRPr="00B02CCC">
        <w:rPr>
          <w:lang w:val="en-GB"/>
        </w:rPr>
        <w:lastRenderedPageBreak/>
        <w:t>* Get email address for importing parameter IV_RECIPIENT in a join USR21 – ADR6</w:t>
      </w:r>
    </w:p>
    <w:p w14:paraId="030E171E" w14:textId="30BC842B" w:rsidR="00F60859" w:rsidRPr="00B02CCC" w:rsidRDefault="00F60859" w:rsidP="7BB7247A">
      <w:pPr>
        <w:rPr>
          <w:lang w:val="en-GB"/>
        </w:rPr>
      </w:pPr>
      <w:r w:rsidRPr="00B02CCC">
        <w:rPr>
          <w:lang w:val="en-GB"/>
        </w:rPr>
        <w:t>* Instantiate Recipient class CL_CAM_ADDRESS_BCS</w:t>
      </w:r>
      <w:r w:rsidR="00F44915" w:rsidRPr="00B02CCC">
        <w:rPr>
          <w:lang w:val="en-GB"/>
        </w:rPr>
        <w:t xml:space="preserve"> to make the recipient ready to be added in email document instance</w:t>
      </w:r>
    </w:p>
    <w:p w14:paraId="2A922E89" w14:textId="77777777" w:rsidR="00F60859" w:rsidRPr="00B02CCC" w:rsidRDefault="00F60859" w:rsidP="0011413C">
      <w:pPr>
        <w:rPr>
          <w:lang w:val="en-GB"/>
        </w:rPr>
      </w:pPr>
    </w:p>
    <w:p w14:paraId="4B4EE314" w14:textId="6663C6C9" w:rsidR="0064274A" w:rsidRPr="00B02CCC" w:rsidRDefault="0064274A" w:rsidP="00753147">
      <w:pPr>
        <w:pStyle w:val="Heading4"/>
        <w:rPr>
          <w:lang w:val="en-GB"/>
        </w:rPr>
      </w:pPr>
      <w:bookmarkStart w:id="273" w:name="_Toc89072724"/>
      <w:r w:rsidRPr="00B02CCC">
        <w:rPr>
          <w:lang w:val="en-GB"/>
        </w:rPr>
        <w:t>Program ZFI_EPAY_BLOCK_COCKPIT</w:t>
      </w:r>
      <w:bookmarkEnd w:id="273"/>
    </w:p>
    <w:p w14:paraId="2127E950" w14:textId="77777777" w:rsidR="002B2C73" w:rsidRPr="00B02CCC" w:rsidRDefault="002B2C73" w:rsidP="2C6EF065">
      <w:pPr>
        <w:rPr>
          <w:b/>
          <w:bCs/>
          <w:i/>
          <w:iCs/>
          <w:u w:val="single"/>
          <w:lang w:val="en-GB"/>
        </w:rPr>
      </w:pPr>
      <w:r w:rsidRPr="00B02CCC">
        <w:rPr>
          <w:b/>
          <w:bCs/>
          <w:i/>
          <w:iCs/>
          <w:u w:val="single"/>
          <w:lang w:val="en-GB"/>
        </w:rPr>
        <w:t>Processing Logic:</w:t>
      </w:r>
    </w:p>
    <w:p w14:paraId="132E632E" w14:textId="36F8627D" w:rsidR="002B2C73" w:rsidRPr="00B02CCC" w:rsidRDefault="002B2C73" w:rsidP="7BB7247A">
      <w:pPr>
        <w:rPr>
          <w:lang w:val="en-GB"/>
        </w:rPr>
      </w:pPr>
      <w:r w:rsidRPr="00B02CCC">
        <w:rPr>
          <w:lang w:val="en-GB"/>
        </w:rPr>
        <w:t>* Get Data calling form SELECT_DATA</w:t>
      </w:r>
    </w:p>
    <w:p w14:paraId="71E718C5" w14:textId="7E3790B1" w:rsidR="002B2C73" w:rsidRPr="00B02CCC" w:rsidRDefault="002B2C73" w:rsidP="7BB7247A">
      <w:pPr>
        <w:rPr>
          <w:lang w:val="en-GB"/>
        </w:rPr>
      </w:pPr>
      <w:r w:rsidRPr="00B02CCC">
        <w:rPr>
          <w:lang w:val="en-GB"/>
        </w:rPr>
        <w:t>* Prepare Data for ALV display calling form PREPARE_DISPLAY_TABLE</w:t>
      </w:r>
    </w:p>
    <w:p w14:paraId="34B6C39F" w14:textId="4D4385D6" w:rsidR="002B2C73" w:rsidRPr="00B02CCC" w:rsidRDefault="002B2C73" w:rsidP="7BB7247A">
      <w:pPr>
        <w:rPr>
          <w:lang w:val="en-GB"/>
        </w:rPr>
      </w:pPr>
      <w:r w:rsidRPr="00B02CCC">
        <w:rPr>
          <w:lang w:val="en-GB"/>
        </w:rPr>
        <w:t>* Display ALV table calling form DISPLAY_FULL_SCREEN</w:t>
      </w:r>
    </w:p>
    <w:p w14:paraId="1CCE0475" w14:textId="0A2A3156" w:rsidR="0064274A" w:rsidRPr="00B02CCC" w:rsidRDefault="002B2C73" w:rsidP="00753147">
      <w:pPr>
        <w:pStyle w:val="Heading5"/>
        <w:rPr>
          <w:lang w:val="en-GB"/>
        </w:rPr>
      </w:pPr>
      <w:r w:rsidRPr="00B02CCC">
        <w:rPr>
          <w:lang w:val="en-GB"/>
        </w:rPr>
        <w:t>Include ZFI_EPAY_COCKPIT_F01</w:t>
      </w:r>
    </w:p>
    <w:p w14:paraId="1F80AE4F" w14:textId="389F4062" w:rsidR="002B2C73" w:rsidRPr="00B02CCC" w:rsidRDefault="002B2C73" w:rsidP="2C6EF065">
      <w:pPr>
        <w:rPr>
          <w:b/>
          <w:bCs/>
          <w:i/>
          <w:iCs/>
          <w:u w:val="single"/>
          <w:lang w:val="en-GB"/>
        </w:rPr>
      </w:pPr>
      <w:r w:rsidRPr="00B02CCC">
        <w:rPr>
          <w:b/>
          <w:bCs/>
          <w:i/>
          <w:iCs/>
          <w:u w:val="single"/>
          <w:lang w:val="en-GB"/>
        </w:rPr>
        <w:t>Form SELECT_DATA</w:t>
      </w:r>
    </w:p>
    <w:p w14:paraId="68A91B17" w14:textId="73ED830A" w:rsidR="002B2C73" w:rsidRPr="00B02CCC" w:rsidRDefault="00307FC6" w:rsidP="7BB7247A">
      <w:pPr>
        <w:jc w:val="left"/>
        <w:rPr>
          <w:lang w:val="en-GB"/>
        </w:rPr>
      </w:pPr>
      <w:r w:rsidRPr="00B02CCC">
        <w:rPr>
          <w:lang w:val="en-GB"/>
        </w:rPr>
        <w:t>* Instantiate Helper Class</w:t>
      </w:r>
    </w:p>
    <w:p w14:paraId="79C8FF87" w14:textId="09AC1C89" w:rsidR="00307FC6" w:rsidRPr="00B02CCC" w:rsidRDefault="00763687" w:rsidP="7BB7247A">
      <w:pPr>
        <w:jc w:val="left"/>
        <w:rPr>
          <w:lang w:val="en-GB"/>
        </w:rPr>
      </w:pPr>
      <w:r w:rsidRPr="00B02CCC">
        <w:rPr>
          <w:lang w:val="en-GB"/>
        </w:rPr>
        <w:t>* Manage Company Code Authority</w:t>
      </w:r>
    </w:p>
    <w:p w14:paraId="2ACF71D0" w14:textId="4C10F478" w:rsidR="00763687" w:rsidRPr="00B02CCC" w:rsidRDefault="00763687" w:rsidP="7BB7247A">
      <w:pPr>
        <w:jc w:val="left"/>
        <w:rPr>
          <w:lang w:val="en-GB"/>
        </w:rPr>
      </w:pPr>
      <w:r w:rsidRPr="00B02CCC">
        <w:rPr>
          <w:lang w:val="en-GB"/>
        </w:rPr>
        <w:t>* Transfer Selection Criteria to Helper Instance for Selection calling method SET_SEARCH_CRITERIA</w:t>
      </w:r>
    </w:p>
    <w:p w14:paraId="417F734A" w14:textId="1F012A2D" w:rsidR="00763687" w:rsidRPr="00B02CCC" w:rsidRDefault="00763687" w:rsidP="7BB7247A">
      <w:pPr>
        <w:jc w:val="left"/>
        <w:rPr>
          <w:lang w:val="en-GB"/>
        </w:rPr>
      </w:pPr>
      <w:r w:rsidRPr="00B02CCC">
        <w:rPr>
          <w:lang w:val="en-GB"/>
        </w:rPr>
        <w:t>* Get Data list calling method GET_LIST</w:t>
      </w:r>
    </w:p>
    <w:p w14:paraId="29EA696B" w14:textId="77777777" w:rsidR="00763687" w:rsidRPr="00B02CCC" w:rsidRDefault="00763687" w:rsidP="0011413C">
      <w:pPr>
        <w:rPr>
          <w:lang w:val="en-GB"/>
        </w:rPr>
      </w:pPr>
    </w:p>
    <w:p w14:paraId="644D88C7" w14:textId="491BB263" w:rsidR="002B2C73" w:rsidRPr="00B02CCC" w:rsidRDefault="002B2C73" w:rsidP="2C6EF065">
      <w:pPr>
        <w:rPr>
          <w:b/>
          <w:bCs/>
          <w:i/>
          <w:iCs/>
          <w:u w:val="single"/>
          <w:lang w:val="en-GB"/>
        </w:rPr>
      </w:pPr>
      <w:r w:rsidRPr="00B02CCC">
        <w:rPr>
          <w:b/>
          <w:bCs/>
          <w:i/>
          <w:iCs/>
          <w:u w:val="single"/>
          <w:lang w:val="en-GB"/>
        </w:rPr>
        <w:t>Form  PREPARE_DISPLAY_TABLE</w:t>
      </w:r>
    </w:p>
    <w:p w14:paraId="469769EA" w14:textId="3BEB7BBF" w:rsidR="002B2C73" w:rsidRPr="00B02CCC" w:rsidRDefault="00FD5B3B" w:rsidP="7BB7247A">
      <w:pPr>
        <w:rPr>
          <w:lang w:val="en-GB"/>
        </w:rPr>
      </w:pPr>
      <w:r w:rsidRPr="00B02CCC">
        <w:rPr>
          <w:lang w:val="en-GB"/>
        </w:rPr>
        <w:t>* Get Status descriptions in Domain with function DDUT_DOMVALUES_GET</w:t>
      </w:r>
    </w:p>
    <w:p w14:paraId="53F73078" w14:textId="20DAD48E" w:rsidR="00FD5B3B" w:rsidRPr="00B02CCC" w:rsidRDefault="00FD5B3B" w:rsidP="7BB7247A">
      <w:pPr>
        <w:rPr>
          <w:lang w:val="en-GB"/>
        </w:rPr>
      </w:pPr>
      <w:r w:rsidRPr="00B02CCC">
        <w:rPr>
          <w:lang w:val="en-GB"/>
        </w:rPr>
        <w:t>* Prepare Table List for display</w:t>
      </w:r>
    </w:p>
    <w:p w14:paraId="15208966" w14:textId="6DE46FC6" w:rsidR="00FD5B3B" w:rsidRPr="00B02CCC" w:rsidRDefault="00FD5B3B" w:rsidP="7BB7247A">
      <w:pPr>
        <w:ind w:firstLine="720"/>
        <w:rPr>
          <w:lang w:val="en-GB"/>
        </w:rPr>
      </w:pPr>
      <w:r w:rsidRPr="00B02CCC">
        <w:rPr>
          <w:lang w:val="en-GB"/>
        </w:rPr>
        <w:t xml:space="preserve">* Move Data to Display Structure </w:t>
      </w:r>
    </w:p>
    <w:p w14:paraId="6FA0F11E" w14:textId="28D3449F" w:rsidR="00FD5B3B" w:rsidRPr="00B02CCC" w:rsidRDefault="00FD5B3B" w:rsidP="7BB7247A">
      <w:pPr>
        <w:ind w:firstLine="720"/>
        <w:rPr>
          <w:lang w:val="en-GB"/>
        </w:rPr>
      </w:pPr>
      <w:r w:rsidRPr="00B02CCC">
        <w:rPr>
          <w:lang w:val="en-GB"/>
        </w:rPr>
        <w:t>* Add Status description instead code for display</w:t>
      </w:r>
    </w:p>
    <w:p w14:paraId="4BFC4AE6" w14:textId="77777777" w:rsidR="00FD5B3B" w:rsidRPr="00B02CCC" w:rsidRDefault="00FD5B3B" w:rsidP="00FD5B3B">
      <w:pPr>
        <w:ind w:firstLine="720"/>
        <w:rPr>
          <w:lang w:val="en-GB"/>
        </w:rPr>
      </w:pPr>
    </w:p>
    <w:p w14:paraId="0CF7AACB" w14:textId="010D51C1" w:rsidR="002B2C73" w:rsidRPr="00B02CCC" w:rsidRDefault="002B2C73" w:rsidP="2C6EF065">
      <w:pPr>
        <w:rPr>
          <w:b/>
          <w:bCs/>
          <w:i/>
          <w:iCs/>
          <w:u w:val="single"/>
          <w:lang w:val="en-GB"/>
        </w:rPr>
      </w:pPr>
      <w:r w:rsidRPr="00B02CCC">
        <w:rPr>
          <w:b/>
          <w:bCs/>
          <w:i/>
          <w:iCs/>
          <w:u w:val="single"/>
          <w:lang w:val="en-GB"/>
        </w:rPr>
        <w:lastRenderedPageBreak/>
        <w:t>Form DISPLAY_FULL_SCREEN</w:t>
      </w:r>
    </w:p>
    <w:p w14:paraId="2A45440E" w14:textId="504DA438" w:rsidR="00397ADE" w:rsidRPr="00B02CCC" w:rsidRDefault="00397ADE" w:rsidP="7BB7247A">
      <w:pPr>
        <w:rPr>
          <w:lang w:val="en-GB"/>
        </w:rPr>
      </w:pPr>
      <w:r w:rsidRPr="00B02CCC">
        <w:rPr>
          <w:lang w:val="en-GB"/>
        </w:rPr>
        <w:t>* If there’s something to show, call screen 100</w:t>
      </w:r>
    </w:p>
    <w:p w14:paraId="3C759097" w14:textId="6B62C420" w:rsidR="00397ADE" w:rsidRPr="00B02CCC" w:rsidRDefault="00397ADE" w:rsidP="7BB7247A">
      <w:pPr>
        <w:rPr>
          <w:lang w:val="en-GB"/>
        </w:rPr>
      </w:pPr>
      <w:r w:rsidRPr="00B02CCC">
        <w:rPr>
          <w:lang w:val="en-GB"/>
        </w:rPr>
        <w:t>* Else, display an error message</w:t>
      </w:r>
    </w:p>
    <w:p w14:paraId="7706107B" w14:textId="4D237D78" w:rsidR="002B2C73" w:rsidRPr="00B02CCC" w:rsidRDefault="002B2C73" w:rsidP="0011413C">
      <w:pPr>
        <w:rPr>
          <w:lang w:val="en-GB"/>
        </w:rPr>
      </w:pPr>
    </w:p>
    <w:p w14:paraId="65913DE8" w14:textId="732C8A58" w:rsidR="002B2C73" w:rsidRPr="00B02CCC" w:rsidRDefault="002B2C73" w:rsidP="2C6EF065">
      <w:pPr>
        <w:rPr>
          <w:b/>
          <w:bCs/>
          <w:i/>
          <w:iCs/>
          <w:u w:val="single"/>
          <w:lang w:val="en-GB"/>
        </w:rPr>
      </w:pPr>
      <w:r w:rsidRPr="00B02CCC">
        <w:rPr>
          <w:b/>
          <w:bCs/>
          <w:i/>
          <w:iCs/>
          <w:u w:val="single"/>
          <w:lang w:val="en-GB"/>
        </w:rPr>
        <w:t>Form GET_AUTHORIZED_COMPANY_CODES</w:t>
      </w:r>
    </w:p>
    <w:p w14:paraId="1BBD7174" w14:textId="2BFA99DF" w:rsidR="002B2C73" w:rsidRPr="00B02CCC" w:rsidRDefault="002A65FA" w:rsidP="7BB7247A">
      <w:pPr>
        <w:rPr>
          <w:lang w:val="en-GB"/>
        </w:rPr>
      </w:pPr>
      <w:r w:rsidRPr="00B02CCC">
        <w:rPr>
          <w:lang w:val="en-GB"/>
        </w:rPr>
        <w:t>* Get authorized Company Codes in Authorization Object “ZBLK_BUKRS” with standard function module GET_AUTH_VALUES</w:t>
      </w:r>
    </w:p>
    <w:p w14:paraId="47EDBD3A" w14:textId="14EC2F16" w:rsidR="002A65FA" w:rsidRPr="00B02CCC" w:rsidRDefault="002A65FA" w:rsidP="7BB7247A">
      <w:pPr>
        <w:rPr>
          <w:lang w:val="en-GB"/>
        </w:rPr>
      </w:pPr>
      <w:r w:rsidRPr="00B02CCC">
        <w:rPr>
          <w:lang w:val="en-GB"/>
        </w:rPr>
        <w:t>* If nothing found, try in authorization object “F_BKPF_BUK”</w:t>
      </w:r>
    </w:p>
    <w:p w14:paraId="43D71218" w14:textId="208F9058" w:rsidR="002A65FA" w:rsidRPr="00B02CCC" w:rsidRDefault="002A65FA" w:rsidP="7BB7247A">
      <w:pPr>
        <w:rPr>
          <w:lang w:val="en-GB"/>
        </w:rPr>
      </w:pPr>
      <w:r w:rsidRPr="00B02CCC">
        <w:rPr>
          <w:lang w:val="en-GB"/>
        </w:rPr>
        <w:t>* Prepare the BUKRS range with authorized Companies</w:t>
      </w:r>
    </w:p>
    <w:p w14:paraId="5B57B050" w14:textId="77777777" w:rsidR="002A65FA" w:rsidRPr="00B02CCC" w:rsidRDefault="002A65FA" w:rsidP="0011413C">
      <w:pPr>
        <w:rPr>
          <w:lang w:val="en-GB"/>
        </w:rPr>
      </w:pPr>
    </w:p>
    <w:p w14:paraId="48E02C11" w14:textId="264FD162" w:rsidR="002B2C73" w:rsidRPr="00B02CCC" w:rsidRDefault="002B2C73" w:rsidP="2C6EF065">
      <w:pPr>
        <w:rPr>
          <w:b/>
          <w:bCs/>
          <w:i/>
          <w:iCs/>
          <w:u w:val="single"/>
          <w:lang w:val="en-GB"/>
        </w:rPr>
      </w:pPr>
      <w:r w:rsidRPr="00B02CCC">
        <w:rPr>
          <w:b/>
          <w:bCs/>
          <w:i/>
          <w:iCs/>
          <w:u w:val="single"/>
          <w:lang w:val="en-GB"/>
        </w:rPr>
        <w:t>Form SET_TABLE_FIELDCAT</w:t>
      </w:r>
    </w:p>
    <w:p w14:paraId="1608C5E0" w14:textId="72B4A5BF" w:rsidR="002B2C73" w:rsidRPr="00B02CCC" w:rsidRDefault="00376B38" w:rsidP="7BB7247A">
      <w:pPr>
        <w:rPr>
          <w:lang w:val="en-GB"/>
        </w:rPr>
      </w:pPr>
      <w:r w:rsidRPr="00B02CCC">
        <w:rPr>
          <w:lang w:val="en-GB"/>
        </w:rPr>
        <w:t>* Use standard function module LVC_FIELDCATALOG_MERGE to get fields of display structure ZFI_S_EPAY_COCKPIT_LIST</w:t>
      </w:r>
    </w:p>
    <w:p w14:paraId="17477D8F" w14:textId="14076024" w:rsidR="00376B38" w:rsidRPr="00B02CCC" w:rsidRDefault="00376B38" w:rsidP="7BB7247A">
      <w:pPr>
        <w:rPr>
          <w:lang w:val="en-GB"/>
        </w:rPr>
      </w:pPr>
      <w:r w:rsidRPr="00B02CCC">
        <w:rPr>
          <w:lang w:val="en-GB"/>
        </w:rPr>
        <w:t xml:space="preserve">* Change columns’ headers with formatted labels to match requirements </w:t>
      </w:r>
    </w:p>
    <w:p w14:paraId="7A001459" w14:textId="77777777" w:rsidR="00376B38" w:rsidRPr="00B02CCC" w:rsidRDefault="00376B38" w:rsidP="00376B38">
      <w:pPr>
        <w:rPr>
          <w:lang w:val="en-GB"/>
        </w:rPr>
      </w:pPr>
    </w:p>
    <w:p w14:paraId="4FDC3C6F" w14:textId="38BC7615" w:rsidR="002B2C73" w:rsidRPr="00B02CCC" w:rsidRDefault="002B2C73" w:rsidP="2C6EF065">
      <w:pPr>
        <w:rPr>
          <w:b/>
          <w:bCs/>
          <w:i/>
          <w:iCs/>
          <w:u w:val="single"/>
          <w:lang w:val="en-GB"/>
        </w:rPr>
      </w:pPr>
      <w:r w:rsidRPr="00B02CCC">
        <w:rPr>
          <w:b/>
          <w:bCs/>
          <w:i/>
          <w:iCs/>
          <w:u w:val="single"/>
          <w:lang w:val="en-GB"/>
        </w:rPr>
        <w:t>Form PREPARE_TOOLBAR</w:t>
      </w:r>
    </w:p>
    <w:p w14:paraId="117323BA" w14:textId="49E94FC5" w:rsidR="00376B38" w:rsidRPr="00B02CCC" w:rsidRDefault="00376B38" w:rsidP="7BB7247A">
      <w:pPr>
        <w:rPr>
          <w:lang w:val="en-GB"/>
        </w:rPr>
      </w:pPr>
      <w:r w:rsidRPr="00B02CCC">
        <w:rPr>
          <w:lang w:val="en-GB"/>
        </w:rPr>
        <w:t xml:space="preserve">* Populate “Exclusion” table, to hide useless buttons from ALV toolbar </w:t>
      </w:r>
    </w:p>
    <w:p w14:paraId="2760B353" w14:textId="045BD15E" w:rsidR="002B2C73" w:rsidRPr="00B02CCC" w:rsidRDefault="002B2C73" w:rsidP="0011413C">
      <w:pPr>
        <w:rPr>
          <w:lang w:val="en-GB"/>
        </w:rPr>
      </w:pPr>
    </w:p>
    <w:p w14:paraId="48B3A235" w14:textId="1728E7B4" w:rsidR="002B2C73" w:rsidRPr="00B02CCC" w:rsidRDefault="002B2C73" w:rsidP="2C6EF065">
      <w:pPr>
        <w:rPr>
          <w:b/>
          <w:bCs/>
          <w:i/>
          <w:iCs/>
          <w:u w:val="single"/>
          <w:lang w:val="en-GB"/>
        </w:rPr>
      </w:pPr>
      <w:r w:rsidRPr="00B02CCC">
        <w:rPr>
          <w:b/>
          <w:bCs/>
          <w:i/>
          <w:iCs/>
          <w:u w:val="single"/>
          <w:lang w:val="en-GB"/>
        </w:rPr>
        <w:t>Form SET_TOOLBAR_ACTIONS</w:t>
      </w:r>
    </w:p>
    <w:p w14:paraId="436FF8F6" w14:textId="71A0A745" w:rsidR="002B2C73" w:rsidRPr="00B02CCC" w:rsidRDefault="00736AA7" w:rsidP="7BB7247A">
      <w:pPr>
        <w:rPr>
          <w:lang w:val="en-GB"/>
        </w:rPr>
      </w:pPr>
      <w:r w:rsidRPr="00B02CCC">
        <w:rPr>
          <w:lang w:val="en-GB"/>
        </w:rPr>
        <w:t>* Add a Separator</w:t>
      </w:r>
      <w:r w:rsidR="005E6FCA" w:rsidRPr="00B02CCC">
        <w:rPr>
          <w:lang w:val="en-GB"/>
        </w:rPr>
        <w:t xml:space="preserve"> to</w:t>
      </w:r>
      <w:r w:rsidRPr="00B02CCC">
        <w:rPr>
          <w:lang w:val="en-GB"/>
        </w:rPr>
        <w:t xml:space="preserve"> toolbar</w:t>
      </w:r>
    </w:p>
    <w:p w14:paraId="09C745B0" w14:textId="12FF790D" w:rsidR="00736AA7" w:rsidRPr="00B02CCC" w:rsidRDefault="005E6FCA" w:rsidP="7BB7247A">
      <w:pPr>
        <w:rPr>
          <w:lang w:val="en-GB"/>
        </w:rPr>
      </w:pPr>
      <w:r w:rsidRPr="00B02CCC">
        <w:rPr>
          <w:lang w:val="en-GB"/>
        </w:rPr>
        <w:t>* Add the ”</w:t>
      </w:r>
      <w:r w:rsidR="00736AA7" w:rsidRPr="00B02CCC">
        <w:rPr>
          <w:lang w:val="en-GB"/>
        </w:rPr>
        <w:t>Set to Archived" Button</w:t>
      </w:r>
      <w:r w:rsidRPr="00B02CCC">
        <w:rPr>
          <w:lang w:val="en-GB"/>
        </w:rPr>
        <w:t xml:space="preserve"> to toolbar</w:t>
      </w:r>
    </w:p>
    <w:p w14:paraId="6C740C02" w14:textId="5C563053" w:rsidR="005E6FCA" w:rsidRPr="00B02CCC" w:rsidRDefault="005E6FCA" w:rsidP="7BB7247A">
      <w:pPr>
        <w:rPr>
          <w:lang w:val="en-GB"/>
        </w:rPr>
      </w:pPr>
      <w:r w:rsidRPr="00B02CCC">
        <w:rPr>
          <w:lang w:val="en-GB"/>
        </w:rPr>
        <w:t>* Add the “Unblock Archived Documents” Button to toolbar</w:t>
      </w:r>
    </w:p>
    <w:p w14:paraId="1B48CC8D" w14:textId="6E27B16F" w:rsidR="0064274A" w:rsidRPr="00B02CCC" w:rsidRDefault="0064274A" w:rsidP="00753147">
      <w:pPr>
        <w:pStyle w:val="Heading4"/>
        <w:rPr>
          <w:lang w:val="en-GB"/>
        </w:rPr>
      </w:pPr>
      <w:bookmarkStart w:id="274" w:name="_Toc89072725"/>
      <w:r w:rsidRPr="00B02CCC">
        <w:rPr>
          <w:lang w:val="en-GB"/>
        </w:rPr>
        <w:lastRenderedPageBreak/>
        <w:t>Program ZFI_EPAY_BLOCK_REMINDER</w:t>
      </w:r>
      <w:bookmarkEnd w:id="274"/>
    </w:p>
    <w:p w14:paraId="03CED0E3" w14:textId="59659E6F" w:rsidR="0064274A" w:rsidRPr="00B02CCC" w:rsidRDefault="00511B1D" w:rsidP="2C6EF065">
      <w:pPr>
        <w:rPr>
          <w:b/>
          <w:bCs/>
          <w:i/>
          <w:iCs/>
          <w:u w:val="single"/>
          <w:lang w:val="en-GB"/>
        </w:rPr>
      </w:pPr>
      <w:r w:rsidRPr="00B02CCC">
        <w:rPr>
          <w:b/>
          <w:bCs/>
          <w:i/>
          <w:iCs/>
          <w:u w:val="single"/>
          <w:lang w:val="en-GB"/>
        </w:rPr>
        <w:t>Processing Logic:</w:t>
      </w:r>
    </w:p>
    <w:p w14:paraId="2A7BECF4" w14:textId="4A8BB4CF" w:rsidR="00511B1D" w:rsidRPr="00B02CCC" w:rsidRDefault="00511B1D" w:rsidP="7BB7247A">
      <w:pPr>
        <w:rPr>
          <w:lang w:val="en-GB"/>
        </w:rPr>
      </w:pPr>
      <w:r w:rsidRPr="00B02CCC">
        <w:rPr>
          <w:lang w:val="en-GB"/>
        </w:rPr>
        <w:t>* Get Reminder Data calling form GET_REMINDER_DATA</w:t>
      </w:r>
    </w:p>
    <w:p w14:paraId="6CA456AB" w14:textId="04CCD842" w:rsidR="00511B1D" w:rsidRPr="00B02CCC" w:rsidRDefault="00511B1D" w:rsidP="7BB7247A">
      <w:pPr>
        <w:rPr>
          <w:lang w:val="en-GB"/>
        </w:rPr>
      </w:pPr>
      <w:r w:rsidRPr="00B02CCC">
        <w:rPr>
          <w:lang w:val="en-GB"/>
        </w:rPr>
        <w:t>* Send notification emails calling form SEND_REMINDER_NOTIFICATIONS</w:t>
      </w:r>
    </w:p>
    <w:p w14:paraId="64E547BD" w14:textId="034D3041" w:rsidR="00511B1D" w:rsidRPr="00B02CCC" w:rsidRDefault="00511B1D" w:rsidP="00753147">
      <w:pPr>
        <w:pStyle w:val="Heading5"/>
        <w:rPr>
          <w:lang w:val="en-GB"/>
        </w:rPr>
      </w:pPr>
      <w:r w:rsidRPr="00B02CCC">
        <w:rPr>
          <w:lang w:val="en-GB"/>
        </w:rPr>
        <w:t>Include ZFI_BLCK_REM_F01</w:t>
      </w:r>
    </w:p>
    <w:p w14:paraId="4340D121" w14:textId="7567D3E7" w:rsidR="00511B1D" w:rsidRPr="00B02CCC" w:rsidRDefault="00511B1D" w:rsidP="2C6EF065">
      <w:pPr>
        <w:rPr>
          <w:b/>
          <w:bCs/>
          <w:i/>
          <w:iCs/>
          <w:u w:val="single"/>
          <w:lang w:val="en-GB"/>
        </w:rPr>
      </w:pPr>
      <w:r w:rsidRPr="00B02CCC">
        <w:rPr>
          <w:b/>
          <w:bCs/>
          <w:i/>
          <w:iCs/>
          <w:u w:val="single"/>
          <w:lang w:val="en-GB"/>
        </w:rPr>
        <w:t>Form GET_REMINDER_DATA</w:t>
      </w:r>
    </w:p>
    <w:p w14:paraId="2B3934A3" w14:textId="10C86E0F" w:rsidR="00511B1D" w:rsidRPr="00B02CCC" w:rsidRDefault="00395FE6" w:rsidP="7BB7247A">
      <w:pPr>
        <w:rPr>
          <w:lang w:val="en-GB"/>
        </w:rPr>
      </w:pPr>
      <w:r w:rsidRPr="00B02CCC">
        <w:rPr>
          <w:lang w:val="en-GB"/>
        </w:rPr>
        <w:t>* Get Documents with statuses "Blocked" and "Reminded" in table ZFI_EPAY_BLOCK_H</w:t>
      </w:r>
    </w:p>
    <w:p w14:paraId="5A95F9BE" w14:textId="7C0D1FC8" w:rsidR="00395FE6" w:rsidRPr="00B02CCC" w:rsidRDefault="00395FE6" w:rsidP="7BB7247A">
      <w:pPr>
        <w:rPr>
          <w:lang w:val="en-GB"/>
        </w:rPr>
      </w:pPr>
      <w:r w:rsidRPr="00B02CCC">
        <w:rPr>
          <w:lang w:val="en-GB"/>
        </w:rPr>
        <w:t>* Filter the table according Reminder Number of Days</w:t>
      </w:r>
    </w:p>
    <w:p w14:paraId="1E893531" w14:textId="77777777" w:rsidR="00395FE6" w:rsidRPr="00B02CCC" w:rsidRDefault="00395FE6" w:rsidP="0011413C">
      <w:pPr>
        <w:rPr>
          <w:lang w:val="en-GB"/>
        </w:rPr>
      </w:pPr>
    </w:p>
    <w:p w14:paraId="588BDD57" w14:textId="31DF7605" w:rsidR="00511B1D" w:rsidRPr="00B02CCC" w:rsidRDefault="00511B1D" w:rsidP="2C6EF065">
      <w:pPr>
        <w:rPr>
          <w:b/>
          <w:bCs/>
          <w:i/>
          <w:iCs/>
          <w:u w:val="single"/>
          <w:lang w:val="en-GB"/>
        </w:rPr>
      </w:pPr>
      <w:r w:rsidRPr="00B02CCC">
        <w:rPr>
          <w:b/>
          <w:bCs/>
          <w:i/>
          <w:iCs/>
          <w:u w:val="single"/>
          <w:lang w:val="en-GB"/>
        </w:rPr>
        <w:t>Form SEND_REMINDER_NOTIFICATIONS</w:t>
      </w:r>
    </w:p>
    <w:p w14:paraId="0004E5BB" w14:textId="654FE8DB" w:rsidR="00FB0ED9" w:rsidRPr="00B02CCC" w:rsidRDefault="00FB0ED9" w:rsidP="7BB7247A">
      <w:pPr>
        <w:rPr>
          <w:lang w:val="en-GB"/>
        </w:rPr>
      </w:pPr>
      <w:r w:rsidRPr="00B02CCC">
        <w:rPr>
          <w:lang w:val="en-GB"/>
        </w:rPr>
        <w:t>* Loop at Reminder Data and keep FI Documents Data for the key “Company Code” + “Requestor”</w:t>
      </w:r>
    </w:p>
    <w:p w14:paraId="45A50B73" w14:textId="741B76C7" w:rsidR="00FB0ED9" w:rsidRPr="00B02CCC" w:rsidRDefault="00FB0ED9" w:rsidP="7BB7247A">
      <w:pPr>
        <w:rPr>
          <w:lang w:val="en-GB"/>
        </w:rPr>
      </w:pPr>
      <w:r w:rsidRPr="00B02CCC">
        <w:rPr>
          <w:lang w:val="en-GB"/>
        </w:rPr>
        <w:t>* When Key changes, send the notification calling form SEND_EMAIL</w:t>
      </w:r>
    </w:p>
    <w:p w14:paraId="5CA8ADDF" w14:textId="2A1BF536" w:rsidR="00FB0ED9" w:rsidRPr="00B02CCC" w:rsidRDefault="00FB0ED9" w:rsidP="7BB7247A">
      <w:pPr>
        <w:rPr>
          <w:lang w:val="en-GB"/>
        </w:rPr>
      </w:pPr>
      <w:r w:rsidRPr="00B02CCC">
        <w:rPr>
          <w:lang w:val="en-GB"/>
        </w:rPr>
        <w:t>* After the Loop, send the last email calling form SEND_EMAIL</w:t>
      </w:r>
    </w:p>
    <w:p w14:paraId="64BF7AE0" w14:textId="244B50EF" w:rsidR="00511B1D" w:rsidRPr="00B02CCC" w:rsidRDefault="00511B1D" w:rsidP="0011413C">
      <w:pPr>
        <w:rPr>
          <w:lang w:val="en-GB"/>
        </w:rPr>
      </w:pPr>
    </w:p>
    <w:p w14:paraId="786CB5B7" w14:textId="7F330BBB" w:rsidR="00395FE6" w:rsidRPr="00B02CCC" w:rsidRDefault="00395FE6" w:rsidP="2C6EF065">
      <w:pPr>
        <w:rPr>
          <w:b/>
          <w:bCs/>
          <w:i/>
          <w:iCs/>
          <w:u w:val="single"/>
          <w:lang w:val="en-GB"/>
        </w:rPr>
      </w:pPr>
      <w:r w:rsidRPr="00B02CCC">
        <w:rPr>
          <w:b/>
          <w:bCs/>
          <w:i/>
          <w:iCs/>
          <w:u w:val="single"/>
          <w:lang w:val="en-GB"/>
        </w:rPr>
        <w:t>Form SEND_EMAIL</w:t>
      </w:r>
    </w:p>
    <w:p w14:paraId="6455FD31" w14:textId="688FFCE2" w:rsidR="00395FE6" w:rsidRPr="00B02CCC" w:rsidRDefault="00522939" w:rsidP="7BB7247A">
      <w:pPr>
        <w:jc w:val="left"/>
        <w:rPr>
          <w:lang w:val="en-GB"/>
        </w:rPr>
      </w:pPr>
      <w:r w:rsidRPr="00B02CCC">
        <w:rPr>
          <w:lang w:val="en-GB"/>
        </w:rPr>
        <w:t>* Instantiate notification class ZCL_FI_EPAY_NOTIFICATION in mode ‘Reminder’</w:t>
      </w:r>
    </w:p>
    <w:p w14:paraId="76E5632F" w14:textId="7379270A" w:rsidR="00522939" w:rsidRPr="00B02CCC" w:rsidRDefault="00522939" w:rsidP="7BB7247A">
      <w:pPr>
        <w:jc w:val="left"/>
        <w:rPr>
          <w:lang w:val="en-GB"/>
        </w:rPr>
      </w:pPr>
      <w:r w:rsidRPr="00B02CCC">
        <w:rPr>
          <w:lang w:val="en-GB"/>
        </w:rPr>
        <w:t>* Send the notification calling method SEND_NOTIFICATION</w:t>
      </w:r>
    </w:p>
    <w:p w14:paraId="735BC902" w14:textId="77777777" w:rsidR="00522939" w:rsidRPr="00B02CCC" w:rsidRDefault="00522939" w:rsidP="7BB7247A">
      <w:pPr>
        <w:jc w:val="left"/>
        <w:rPr>
          <w:lang w:val="en-GB"/>
        </w:rPr>
      </w:pPr>
      <w:r w:rsidRPr="00B02CCC">
        <w:rPr>
          <w:lang w:val="en-GB"/>
        </w:rPr>
        <w:t>* Update Status to Reminded calling method SET_LIST_IN_DB of class ZCL_FI_EPAY_BLOCK_HELPER</w:t>
      </w:r>
    </w:p>
    <w:p w14:paraId="70341F09" w14:textId="11EAC685" w:rsidR="007014C6" w:rsidRPr="00B02CCC" w:rsidRDefault="007014C6" w:rsidP="007014C6">
      <w:pPr>
        <w:rPr>
          <w:lang w:val="en-GB"/>
        </w:rPr>
      </w:pPr>
    </w:p>
    <w:p w14:paraId="1A97A192" w14:textId="77777777" w:rsidR="007014C6" w:rsidRPr="00B02CCC" w:rsidRDefault="007014C6" w:rsidP="00753147">
      <w:pPr>
        <w:pStyle w:val="Heading4"/>
        <w:rPr>
          <w:lang w:val="en-GB"/>
        </w:rPr>
      </w:pPr>
      <w:bookmarkStart w:id="275" w:name="_Toc89072726"/>
      <w:r w:rsidRPr="00B02CCC">
        <w:rPr>
          <w:lang w:val="en-GB"/>
        </w:rPr>
        <w:t>Class ZCL_FI_EPAYMENT_REQUEST</w:t>
      </w:r>
      <w:bookmarkEnd w:id="275"/>
    </w:p>
    <w:p w14:paraId="461E16E9" w14:textId="4A2D4994" w:rsidR="007014C6" w:rsidRPr="00B02CCC" w:rsidRDefault="09A20849" w:rsidP="00753147">
      <w:pPr>
        <w:pStyle w:val="Heading5"/>
        <w:rPr>
          <w:lang w:val="en-GB"/>
        </w:rPr>
      </w:pPr>
      <w:r w:rsidRPr="0BEF0AE1">
        <w:rPr>
          <w:lang w:val="en-GB"/>
        </w:rPr>
        <w:t>Method POST_FI_DOCUMENT</w:t>
      </w:r>
    </w:p>
    <w:p w14:paraId="466C9BAA" w14:textId="3642E445" w:rsidR="009E7C4E" w:rsidRPr="00B02CCC" w:rsidRDefault="1502891B" w:rsidP="009E7C4E">
      <w:pPr>
        <w:rPr>
          <w:lang w:val="en-GB"/>
        </w:rPr>
      </w:pPr>
      <w:r w:rsidRPr="0BEF0AE1">
        <w:rPr>
          <w:lang w:val="en-GB"/>
        </w:rPr>
        <w:lastRenderedPageBreak/>
        <w:t>* Map Data to FI Document deep structure</w:t>
      </w:r>
    </w:p>
    <w:p w14:paraId="3F3C0B0D" w14:textId="2EC3273A" w:rsidR="00DD22C7" w:rsidRPr="00B02CCC" w:rsidRDefault="46F74E3F" w:rsidP="009E7C4E">
      <w:pPr>
        <w:rPr>
          <w:lang w:val="en-GB"/>
        </w:rPr>
      </w:pPr>
      <w:r w:rsidRPr="0BEF0AE1">
        <w:rPr>
          <w:lang w:val="en-GB"/>
        </w:rPr>
        <w:t>* Check for Duplicates, populate EX_T_MESSAGES with outcomes</w:t>
      </w:r>
    </w:p>
    <w:p w14:paraId="0FC49C23" w14:textId="23F26B42" w:rsidR="00090852" w:rsidRPr="00B02CCC" w:rsidRDefault="00090852" w:rsidP="009E7C4E">
      <w:pPr>
        <w:rPr>
          <w:lang w:val="en-GB"/>
        </w:rPr>
      </w:pPr>
      <w:r w:rsidRPr="00B02CCC">
        <w:rPr>
          <w:lang w:val="en-GB"/>
        </w:rPr>
        <w:tab/>
      </w:r>
      <w:r w:rsidR="46F74E3F" w:rsidRPr="00B02CCC">
        <w:rPr>
          <w:lang w:val="en-GB"/>
        </w:rPr>
        <w:t>* Check Posting is possible calling FM BAPI_ACC_DOCUMENT_CHECK</w:t>
      </w:r>
    </w:p>
    <w:p w14:paraId="26098298" w14:textId="17E7A277" w:rsidR="00090852" w:rsidRDefault="00090852" w:rsidP="009E7C4E">
      <w:pPr>
        <w:rPr>
          <w:lang w:val="en-GB"/>
        </w:rPr>
      </w:pPr>
      <w:r w:rsidRPr="00B02CCC">
        <w:rPr>
          <w:lang w:val="en-GB"/>
        </w:rPr>
        <w:tab/>
      </w:r>
      <w:r w:rsidR="46F74E3F" w:rsidRPr="00B02CCC">
        <w:rPr>
          <w:lang w:val="en-GB"/>
        </w:rPr>
        <w:t>* Post the FI Document with standard FM BAPI_ACC_DOCUMENT_POST</w:t>
      </w:r>
    </w:p>
    <w:p w14:paraId="2C507849" w14:textId="459C793B" w:rsidR="006B2DA5" w:rsidRDefault="00E42CFA" w:rsidP="009E7C4E">
      <w:pPr>
        <w:rPr>
          <w:lang w:val="en-GB"/>
        </w:rPr>
      </w:pPr>
      <w:r>
        <w:rPr>
          <w:lang w:val="en-GB"/>
        </w:rPr>
        <w:t>{</w:t>
      </w:r>
      <w:r w:rsidRPr="000172CB">
        <w:rPr>
          <w:lang w:val="en-GB"/>
        </w:rPr>
        <w:t>CRQ393975</w:t>
      </w:r>
      <w:r>
        <w:rPr>
          <w:lang w:val="en-GB"/>
        </w:rPr>
        <w:t xml:space="preserve"> – Start}</w:t>
      </w:r>
    </w:p>
    <w:p w14:paraId="575D863B" w14:textId="4BE50C35" w:rsidR="00437578" w:rsidRDefault="00E42CFA" w:rsidP="00437578">
      <w:pPr>
        <w:rPr>
          <w:lang w:val="en-GB"/>
        </w:rPr>
      </w:pPr>
      <w:r>
        <w:rPr>
          <w:lang w:val="en-GB"/>
        </w:rPr>
        <w:tab/>
      </w:r>
      <w:r>
        <w:rPr>
          <w:lang w:val="en-GB"/>
        </w:rPr>
        <w:tab/>
        <w:t xml:space="preserve">* When </w:t>
      </w:r>
      <w:r w:rsidR="00C81459">
        <w:rPr>
          <w:lang w:val="en-GB"/>
        </w:rPr>
        <w:t xml:space="preserve">Posting is </w:t>
      </w:r>
      <w:r w:rsidR="00437578">
        <w:rPr>
          <w:lang w:val="en-GB"/>
        </w:rPr>
        <w:t>successful {CRQ393975 - End}</w:t>
      </w:r>
    </w:p>
    <w:p w14:paraId="1EE3B15D" w14:textId="39F3753A" w:rsidR="00E42CFA" w:rsidRPr="00B02CCC" w:rsidRDefault="00E42CFA" w:rsidP="009E7C4E">
      <w:pPr>
        <w:rPr>
          <w:lang w:val="en-GB"/>
        </w:rPr>
      </w:pPr>
    </w:p>
    <w:p w14:paraId="186B692E" w14:textId="4D70103B" w:rsidR="00090852" w:rsidRPr="00B02CCC" w:rsidRDefault="00DA4424" w:rsidP="009E7C4E">
      <w:pPr>
        <w:rPr>
          <w:lang w:val="en-GB"/>
        </w:rPr>
      </w:pPr>
      <w:r w:rsidRPr="00B02CCC">
        <w:rPr>
          <w:lang w:val="en-GB"/>
        </w:rPr>
        <w:tab/>
      </w:r>
      <w:r w:rsidRPr="00B02CCC">
        <w:rPr>
          <w:lang w:val="en-GB"/>
        </w:rPr>
        <w:tab/>
      </w:r>
      <w:r w:rsidR="00C81459">
        <w:rPr>
          <w:lang w:val="en-GB"/>
        </w:rPr>
        <w:tab/>
      </w:r>
      <w:r w:rsidR="71A7D1F7" w:rsidRPr="00B02CCC">
        <w:rPr>
          <w:lang w:val="en-GB"/>
        </w:rPr>
        <w:t>* Change Status to "Posted"</w:t>
      </w:r>
    </w:p>
    <w:p w14:paraId="5FC229A2" w14:textId="5F2B82EB" w:rsidR="00DA4424" w:rsidRPr="00B02CCC" w:rsidRDefault="00DA4424" w:rsidP="009E7C4E">
      <w:pPr>
        <w:rPr>
          <w:lang w:val="en-GB"/>
        </w:rPr>
      </w:pPr>
      <w:r w:rsidRPr="00B02CCC">
        <w:rPr>
          <w:lang w:val="en-GB"/>
        </w:rPr>
        <w:tab/>
      </w:r>
      <w:r w:rsidRPr="00B02CCC">
        <w:rPr>
          <w:lang w:val="en-GB"/>
        </w:rPr>
        <w:tab/>
      </w:r>
      <w:r w:rsidR="00C81459">
        <w:rPr>
          <w:lang w:val="en-GB"/>
        </w:rPr>
        <w:tab/>
      </w:r>
      <w:r w:rsidRPr="00B02CCC">
        <w:rPr>
          <w:lang w:val="en-GB"/>
        </w:rPr>
        <w:t>* Set FI Document ID to ePayment Request Header</w:t>
      </w:r>
    </w:p>
    <w:p w14:paraId="5157A4F9" w14:textId="234A6942" w:rsidR="00DA4424" w:rsidRPr="00B02CCC" w:rsidRDefault="00DA4424" w:rsidP="009E7C4E">
      <w:pPr>
        <w:rPr>
          <w:lang w:val="en-GB"/>
        </w:rPr>
      </w:pPr>
      <w:r w:rsidRPr="00B02CCC">
        <w:rPr>
          <w:lang w:val="en-GB"/>
        </w:rPr>
        <w:tab/>
      </w:r>
      <w:r w:rsidRPr="00B02CCC">
        <w:rPr>
          <w:lang w:val="en-GB"/>
        </w:rPr>
        <w:tab/>
      </w:r>
      <w:r w:rsidR="00C81459">
        <w:rPr>
          <w:lang w:val="en-GB"/>
        </w:rPr>
        <w:tab/>
      </w:r>
      <w:r w:rsidRPr="00B02CCC">
        <w:rPr>
          <w:lang w:val="en-GB"/>
        </w:rPr>
        <w:t>* Link ePayment Request's Attachments to FI Document</w:t>
      </w:r>
    </w:p>
    <w:p w14:paraId="4AF4DABE" w14:textId="78B4D46D" w:rsidR="00DA4424" w:rsidRPr="00B02CCC" w:rsidRDefault="00DA4424" w:rsidP="009E7C4E">
      <w:pPr>
        <w:rPr>
          <w:lang w:val="en-GB"/>
        </w:rPr>
      </w:pPr>
      <w:r w:rsidRPr="00B02CCC">
        <w:rPr>
          <w:lang w:val="en-GB"/>
        </w:rPr>
        <w:tab/>
      </w:r>
      <w:r w:rsidRPr="00B02CCC">
        <w:rPr>
          <w:lang w:val="en-GB"/>
        </w:rPr>
        <w:tab/>
      </w:r>
      <w:r w:rsidR="00C81459">
        <w:rPr>
          <w:lang w:val="en-GB"/>
        </w:rPr>
        <w:tab/>
      </w:r>
      <w:r w:rsidR="71A7D1F7" w:rsidRPr="00B02CCC">
        <w:rPr>
          <w:lang w:val="en-GB"/>
        </w:rPr>
        <w:t>* When successful, Force DB commit</w:t>
      </w:r>
    </w:p>
    <w:p w14:paraId="418BC29C" w14:textId="2F669361" w:rsidR="00DA4424" w:rsidRDefault="00DA4424" w:rsidP="009E7C4E">
      <w:pPr>
        <w:rPr>
          <w:lang w:val="en-GB"/>
        </w:rPr>
      </w:pPr>
      <w:r w:rsidRPr="00B02CCC">
        <w:rPr>
          <w:lang w:val="en-GB"/>
        </w:rPr>
        <w:tab/>
      </w:r>
      <w:r w:rsidRPr="00B02CCC">
        <w:rPr>
          <w:lang w:val="en-GB"/>
        </w:rPr>
        <w:tab/>
      </w:r>
      <w:r w:rsidR="00C81459">
        <w:rPr>
          <w:lang w:val="en-GB"/>
        </w:rPr>
        <w:tab/>
      </w:r>
      <w:r w:rsidR="57CEEC8E" w:rsidRPr="00B02CCC">
        <w:rPr>
          <w:lang w:val="en-GB"/>
        </w:rPr>
        <w:t>* Call potential complementary functions</w:t>
      </w:r>
    </w:p>
    <w:p w14:paraId="0D30BFF7" w14:textId="4BB0DC7F" w:rsidR="00437578" w:rsidRDefault="00437578" w:rsidP="009E7C4E">
      <w:pPr>
        <w:rPr>
          <w:lang w:val="en-GB"/>
        </w:rPr>
      </w:pPr>
      <w:r>
        <w:rPr>
          <w:lang w:val="en-GB"/>
        </w:rPr>
        <w:t>{</w:t>
      </w:r>
      <w:r w:rsidRPr="000172CB">
        <w:rPr>
          <w:lang w:val="en-GB"/>
        </w:rPr>
        <w:t>CRQ393975</w:t>
      </w:r>
      <w:r>
        <w:rPr>
          <w:lang w:val="en-GB"/>
        </w:rPr>
        <w:t xml:space="preserve"> – Start}</w:t>
      </w:r>
    </w:p>
    <w:p w14:paraId="7EA82019" w14:textId="3E483B4C" w:rsidR="00C81459" w:rsidRDefault="00C81459" w:rsidP="009E7C4E">
      <w:pPr>
        <w:rPr>
          <w:lang w:val="en-GB"/>
        </w:rPr>
      </w:pPr>
      <w:r>
        <w:rPr>
          <w:lang w:val="en-GB"/>
        </w:rPr>
        <w:tab/>
      </w:r>
      <w:r>
        <w:rPr>
          <w:lang w:val="en-GB"/>
        </w:rPr>
        <w:tab/>
        <w:t>* Else</w:t>
      </w:r>
    </w:p>
    <w:p w14:paraId="7417BB0E" w14:textId="7C5F9BA0" w:rsidR="00C81459" w:rsidRPr="00B02CCC" w:rsidRDefault="00C81459" w:rsidP="009E7C4E">
      <w:pPr>
        <w:rPr>
          <w:lang w:val="en-GB"/>
        </w:rPr>
      </w:pPr>
      <w:r>
        <w:rPr>
          <w:lang w:val="en-GB"/>
        </w:rPr>
        <w:tab/>
      </w:r>
      <w:r>
        <w:rPr>
          <w:lang w:val="en-GB"/>
        </w:rPr>
        <w:tab/>
      </w:r>
      <w:r>
        <w:rPr>
          <w:lang w:val="en-GB"/>
        </w:rPr>
        <w:tab/>
      </w:r>
      <w:r w:rsidR="00990CCC" w:rsidRPr="00990CCC">
        <w:rPr>
          <w:lang w:val="en-GB"/>
        </w:rPr>
        <w:t>* Send Posting Failure notification to ePay creator</w:t>
      </w:r>
      <w:r w:rsidR="00990CCC">
        <w:rPr>
          <w:lang w:val="en-GB"/>
        </w:rPr>
        <w:t xml:space="preserve"> calling method </w:t>
      </w:r>
      <w:r w:rsidR="00990CCC" w:rsidRPr="00990CCC">
        <w:rPr>
          <w:lang w:val="en-GB"/>
        </w:rPr>
        <w:t>SEND_NOTIFICATION</w:t>
      </w:r>
      <w:r w:rsidR="00990CCC">
        <w:rPr>
          <w:lang w:val="en-GB"/>
        </w:rPr>
        <w:t xml:space="preserve"> of class </w:t>
      </w:r>
      <w:r w:rsidR="00D16B73" w:rsidRPr="00D16B73">
        <w:rPr>
          <w:lang w:val="en-GB"/>
        </w:rPr>
        <w:t>ZCL_FI_EPAY_WF_NOTIFICATION</w:t>
      </w:r>
    </w:p>
    <w:p w14:paraId="1F03945D" w14:textId="080BBE9E" w:rsidR="00E42CFA" w:rsidRDefault="00E42CFA" w:rsidP="009E7C4E">
      <w:pPr>
        <w:rPr>
          <w:lang w:val="en-GB"/>
        </w:rPr>
      </w:pPr>
      <w:r>
        <w:rPr>
          <w:lang w:val="en-GB"/>
        </w:rPr>
        <w:t>{CRQ393975 - End}</w:t>
      </w:r>
    </w:p>
    <w:p w14:paraId="48499E26" w14:textId="4285B87E" w:rsidR="00641187" w:rsidRPr="00B02CCC" w:rsidRDefault="57CEEC8E" w:rsidP="009E7C4E">
      <w:pPr>
        <w:rPr>
          <w:lang w:val="en-GB"/>
        </w:rPr>
      </w:pPr>
      <w:r w:rsidRPr="0BEF0AE1">
        <w:rPr>
          <w:lang w:val="en-GB"/>
        </w:rPr>
        <w:t>* Add Messages</w:t>
      </w:r>
    </w:p>
    <w:p w14:paraId="0B61BD51" w14:textId="4C9FD980" w:rsidR="007014C6" w:rsidRPr="00B02CCC" w:rsidRDefault="09A20849" w:rsidP="00753147">
      <w:pPr>
        <w:pStyle w:val="Heading5"/>
        <w:rPr>
          <w:lang w:val="en-GB"/>
        </w:rPr>
      </w:pPr>
      <w:r w:rsidRPr="0BEF0AE1">
        <w:rPr>
          <w:lang w:val="en-GB"/>
        </w:rPr>
        <w:t>Method CALCULATE_TAX</w:t>
      </w:r>
    </w:p>
    <w:p w14:paraId="2B67DA45" w14:textId="1AAE1C29" w:rsidR="009E7C4E" w:rsidRDefault="57CEEC8E" w:rsidP="009E7C4E">
      <w:pPr>
        <w:rPr>
          <w:lang w:val="en-GB"/>
        </w:rPr>
      </w:pPr>
      <w:r w:rsidRPr="0BEF0AE1">
        <w:rPr>
          <w:lang w:val="en-GB"/>
        </w:rPr>
        <w:t>* Calculate Tax Amount with standard FM CALCULATE_TAX_FROM_NET_AMOUNT</w:t>
      </w:r>
    </w:p>
    <w:p w14:paraId="247B0D37" w14:textId="1B1D2936" w:rsidR="000172CB" w:rsidRPr="00B02CCC" w:rsidRDefault="000172CB" w:rsidP="009E7C4E">
      <w:pPr>
        <w:rPr>
          <w:lang w:val="en-GB"/>
        </w:rPr>
      </w:pPr>
      <w:r>
        <w:rPr>
          <w:lang w:val="en-GB"/>
        </w:rPr>
        <w:t>{</w:t>
      </w:r>
      <w:r w:rsidRPr="000172CB">
        <w:rPr>
          <w:lang w:val="en-GB"/>
        </w:rPr>
        <w:t>CRQ393975</w:t>
      </w:r>
      <w:r w:rsidR="00494B74">
        <w:rPr>
          <w:lang w:val="en-GB"/>
        </w:rPr>
        <w:t>-Start}</w:t>
      </w:r>
      <w:r>
        <w:rPr>
          <w:lang w:val="en-GB"/>
        </w:rPr>
        <w:t xml:space="preserve"> * Remove </w:t>
      </w:r>
      <w:r w:rsidR="00C734FF">
        <w:rPr>
          <w:lang w:val="en-GB"/>
        </w:rPr>
        <w:t>Tax lines without HKONT</w:t>
      </w:r>
      <w:r w:rsidR="00494B74" w:rsidRPr="00494B74">
        <w:rPr>
          <w:lang w:val="en-GB"/>
        </w:rPr>
        <w:t xml:space="preserve"> </w:t>
      </w:r>
      <w:r w:rsidR="00494B74">
        <w:rPr>
          <w:lang w:val="en-GB"/>
        </w:rPr>
        <w:t>{</w:t>
      </w:r>
      <w:r w:rsidR="00494B74" w:rsidRPr="000172CB">
        <w:rPr>
          <w:lang w:val="en-GB"/>
        </w:rPr>
        <w:t>CRQ393975</w:t>
      </w:r>
      <w:r w:rsidR="00494B74">
        <w:rPr>
          <w:lang w:val="en-GB"/>
        </w:rPr>
        <w:t>-End</w:t>
      </w:r>
      <w:r w:rsidR="00C734FF">
        <w:rPr>
          <w:lang w:val="en-GB"/>
        </w:rPr>
        <w:t>}</w:t>
      </w:r>
    </w:p>
    <w:p w14:paraId="37650978" w14:textId="251164B9" w:rsidR="00641187" w:rsidRPr="00B02CCC" w:rsidRDefault="395ECEDD" w:rsidP="009E7C4E">
      <w:pPr>
        <w:rPr>
          <w:lang w:val="en-GB"/>
        </w:rPr>
      </w:pPr>
      <w:r w:rsidRPr="0BEF0AE1">
        <w:rPr>
          <w:lang w:val="en-GB"/>
        </w:rPr>
        <w:t>* Rounding for currencies without decimals</w:t>
      </w:r>
    </w:p>
    <w:p w14:paraId="2751D73D" w14:textId="65B0EB15" w:rsidR="00AA5000" w:rsidRPr="00B02CCC" w:rsidRDefault="395ECEDD" w:rsidP="009E7C4E">
      <w:pPr>
        <w:rPr>
          <w:lang w:val="en-GB"/>
        </w:rPr>
      </w:pPr>
      <w:r w:rsidRPr="0BEF0AE1">
        <w:rPr>
          <w:lang w:val="en-GB"/>
        </w:rPr>
        <w:lastRenderedPageBreak/>
        <w:t>* Calculate Total Tax Amount</w:t>
      </w:r>
    </w:p>
    <w:p w14:paraId="3FA889A4" w14:textId="154FB647" w:rsidR="007014C6" w:rsidRPr="00B02CCC" w:rsidRDefault="09A20849" w:rsidP="00753147">
      <w:pPr>
        <w:pStyle w:val="Heading5"/>
        <w:rPr>
          <w:lang w:val="en-GB"/>
        </w:rPr>
      </w:pPr>
      <w:r w:rsidRPr="0BEF0AE1">
        <w:rPr>
          <w:lang w:val="en-GB"/>
        </w:rPr>
        <w:t>Method CHANGE_STATUS_FOR_ACTIVITY</w:t>
      </w:r>
    </w:p>
    <w:p w14:paraId="2E109138" w14:textId="20B71B80" w:rsidR="009E7C4E" w:rsidRPr="00B02CCC" w:rsidRDefault="395ECEDD" w:rsidP="009E7C4E">
      <w:pPr>
        <w:rPr>
          <w:lang w:val="en-GB"/>
        </w:rPr>
      </w:pPr>
      <w:r w:rsidRPr="0BEF0AE1">
        <w:rPr>
          <w:lang w:val="en-GB"/>
        </w:rPr>
        <w:t>* Check if Activity is allowed for e-Payment Request with FM BSV_OBTYP_VRGNG_CHECK</w:t>
      </w:r>
    </w:p>
    <w:p w14:paraId="2BA6CFFF" w14:textId="0D9C7CFE" w:rsidR="00AA5000" w:rsidRPr="00B02CCC" w:rsidRDefault="7D697401" w:rsidP="009E7C4E">
      <w:pPr>
        <w:rPr>
          <w:lang w:val="en-GB"/>
        </w:rPr>
      </w:pPr>
      <w:r w:rsidRPr="0BEF0AE1">
        <w:rPr>
          <w:lang w:val="en-GB"/>
        </w:rPr>
        <w:t>* Change the Status by Activity with FM STATUS_CHANGE_FOR_ACTIVITY</w:t>
      </w:r>
    </w:p>
    <w:p w14:paraId="3FB541C7" w14:textId="57105D12" w:rsidR="007014C6" w:rsidRPr="00B02CCC" w:rsidRDefault="09A20849" w:rsidP="00753147">
      <w:pPr>
        <w:pStyle w:val="Heading5"/>
        <w:rPr>
          <w:lang w:val="en-GB"/>
        </w:rPr>
      </w:pPr>
      <w:r w:rsidRPr="0BEF0AE1">
        <w:rPr>
          <w:lang w:val="en-GB"/>
        </w:rPr>
        <w:t>Method CHECK_FOR_DUPLICATE_INV</w:t>
      </w:r>
    </w:p>
    <w:p w14:paraId="29CF6B2F" w14:textId="093FEF25" w:rsidR="009E7C4E" w:rsidRPr="00B02CCC" w:rsidRDefault="7D697401" w:rsidP="009E7C4E">
      <w:pPr>
        <w:rPr>
          <w:lang w:val="en-GB"/>
        </w:rPr>
      </w:pPr>
      <w:r w:rsidRPr="0BEF0AE1">
        <w:rPr>
          <w:lang w:val="en-GB"/>
        </w:rPr>
        <w:t>* Check FI Doc for duplicates with FM Z_FI_DUPLICATE_INVOICE_CHECK</w:t>
      </w:r>
    </w:p>
    <w:p w14:paraId="74C60FAB" w14:textId="3DF33EE3" w:rsidR="00B165E9" w:rsidRPr="00B02CCC" w:rsidRDefault="00B165E9" w:rsidP="009E7C4E">
      <w:pPr>
        <w:rPr>
          <w:lang w:val="en-GB"/>
        </w:rPr>
      </w:pPr>
      <w:r w:rsidRPr="00B02CCC">
        <w:rPr>
          <w:lang w:val="en-GB"/>
        </w:rPr>
        <w:t xml:space="preserve">*Only the Error Messages are collected and passed to </w:t>
      </w:r>
      <w:r w:rsidR="005D69AE" w:rsidRPr="00B02CCC">
        <w:rPr>
          <w:lang w:val="en-GB"/>
        </w:rPr>
        <w:t>ch_t_messages</w:t>
      </w:r>
      <w:r w:rsidRPr="00B02CCC">
        <w:rPr>
          <w:lang w:val="en-GB"/>
        </w:rPr>
        <w:t>.</w:t>
      </w:r>
    </w:p>
    <w:p w14:paraId="001D0999" w14:textId="61A967D5" w:rsidR="00B165E9" w:rsidRPr="00B02CCC" w:rsidRDefault="00E01869" w:rsidP="009E7C4E">
      <w:pPr>
        <w:rPr>
          <w:lang w:val="en-GB"/>
        </w:rPr>
      </w:pPr>
      <w:r w:rsidRPr="00B02CCC">
        <w:rPr>
          <w:lang w:val="en-GB"/>
        </w:rPr>
        <w:t>*If data_missing error is there it is also collected into lt_return</w:t>
      </w:r>
    </w:p>
    <w:p w14:paraId="27A94A08" w14:textId="736411C1" w:rsidR="007014C6" w:rsidRPr="00B02CCC" w:rsidRDefault="09A20849" w:rsidP="00753147">
      <w:pPr>
        <w:pStyle w:val="Heading5"/>
        <w:rPr>
          <w:lang w:val="en-GB"/>
        </w:rPr>
      </w:pPr>
      <w:r w:rsidRPr="0BEF0AE1">
        <w:rPr>
          <w:lang w:val="en-GB"/>
        </w:rPr>
        <w:t>Method DETERMINE_BLINE_DATE</w:t>
      </w:r>
    </w:p>
    <w:p w14:paraId="64CB7D0B" w14:textId="0B1D4709" w:rsidR="00D135E2" w:rsidRDefault="00E01869" w:rsidP="00D135E2">
      <w:pPr>
        <w:rPr>
          <w:lang w:val="en-GB"/>
        </w:rPr>
      </w:pPr>
      <w:r w:rsidRPr="00B02CCC">
        <w:rPr>
          <w:lang w:val="en-GB"/>
        </w:rPr>
        <w:t>* Use FM SD_PRINT_TERMS_OF_PAYMENT to determine Bline Date</w:t>
      </w:r>
      <w:r w:rsidR="00D135E2">
        <w:rPr>
          <w:lang w:val="en-GB"/>
        </w:rPr>
        <w:t xml:space="preserve"> {Begin of </w:t>
      </w:r>
      <w:hyperlink r:id="rId30" w:anchor="/change/IDGBG2KCF52TMART0NP0RS0O0VWRAV" w:history="1">
        <w:r w:rsidR="00D135E2" w:rsidRPr="008A28BC">
          <w:rPr>
            <w:lang w:val="en-GB"/>
          </w:rPr>
          <w:t>CRQ000010008392</w:t>
        </w:r>
      </w:hyperlink>
      <w:r w:rsidR="00D135E2">
        <w:rPr>
          <w:lang w:val="en-GB"/>
        </w:rPr>
        <w:t xml:space="preserve">} </w:t>
      </w:r>
      <w:r w:rsidR="00D135E2" w:rsidRPr="00432B2E">
        <w:rPr>
          <w:lang w:val="en-GB"/>
        </w:rPr>
        <w:t>without Cash discount days</w:t>
      </w:r>
      <w:r w:rsidR="00D135E2">
        <w:rPr>
          <w:lang w:val="en-GB"/>
        </w:rPr>
        <w:t xml:space="preserve"> {End of </w:t>
      </w:r>
      <w:hyperlink r:id="rId31" w:anchor="/change/IDGBG2KCF52TMART0NP0RS0O0VWRAV" w:history="1">
        <w:r w:rsidR="00D135E2" w:rsidRPr="008A28BC">
          <w:rPr>
            <w:lang w:val="en-GB"/>
          </w:rPr>
          <w:t>CRQ000010008392</w:t>
        </w:r>
      </w:hyperlink>
      <w:r w:rsidR="00D135E2">
        <w:rPr>
          <w:lang w:val="en-GB"/>
        </w:rPr>
        <w:t>}</w:t>
      </w:r>
    </w:p>
    <w:p w14:paraId="0CFCC80A" w14:textId="08243549" w:rsidR="00D135E2" w:rsidRDefault="00D135E2" w:rsidP="00D135E2">
      <w:pPr>
        <w:rPr>
          <w:lang w:val="en-GB"/>
        </w:rPr>
      </w:pPr>
      <w:r w:rsidRPr="00D135E2">
        <w:rPr>
          <w:lang w:val="en-GB"/>
        </w:rPr>
        <w:t>* For downpament PO and FI,passing baseline date with cash discount days to the BAPI.</w:t>
      </w:r>
    </w:p>
    <w:p w14:paraId="1E6B4768" w14:textId="636D8EB7" w:rsidR="008A28BC" w:rsidRPr="00B02CCC" w:rsidRDefault="008A28BC" w:rsidP="009E7C4E">
      <w:pPr>
        <w:rPr>
          <w:lang w:val="en-GB"/>
        </w:rPr>
      </w:pPr>
    </w:p>
    <w:p w14:paraId="2489ED79" w14:textId="47BCA2E6" w:rsidR="007014C6" w:rsidRPr="00B02CCC" w:rsidRDefault="09A20849" w:rsidP="00753147">
      <w:pPr>
        <w:pStyle w:val="Heading5"/>
        <w:rPr>
          <w:lang w:val="en-GB"/>
        </w:rPr>
      </w:pPr>
      <w:r w:rsidRPr="0BEF0AE1">
        <w:rPr>
          <w:lang w:val="en-GB"/>
        </w:rPr>
        <w:t>Method DETERMINE_FI_DOC_TYPE</w:t>
      </w:r>
    </w:p>
    <w:p w14:paraId="2AC219CA" w14:textId="01FE760F" w:rsidR="009E7C4E" w:rsidRPr="00B02CCC" w:rsidRDefault="09B41D2B" w:rsidP="009E7C4E">
      <w:pPr>
        <w:rPr>
          <w:lang w:val="en-GB"/>
        </w:rPr>
      </w:pPr>
      <w:r w:rsidRPr="0BEF0AE1">
        <w:rPr>
          <w:lang w:val="en-GB"/>
        </w:rPr>
        <w:t>* Get Parameters in ZFI_DEVELOPMENTS (UDD = 1372, STEP = 001)</w:t>
      </w:r>
    </w:p>
    <w:p w14:paraId="1A03CD7B" w14:textId="510AE5F6" w:rsidR="002B357A" w:rsidRPr="00B02CCC" w:rsidRDefault="09B41D2B" w:rsidP="009E7C4E">
      <w:pPr>
        <w:rPr>
          <w:lang w:val="en-GB"/>
        </w:rPr>
      </w:pPr>
      <w:r w:rsidRPr="0BEF0AE1">
        <w:rPr>
          <w:lang w:val="en-GB"/>
        </w:rPr>
        <w:t>* Determine FI Doc Type according Company's country and Supplier's country</w:t>
      </w:r>
    </w:p>
    <w:p w14:paraId="5A680941" w14:textId="39D95024" w:rsidR="007014C6" w:rsidRDefault="09A20849" w:rsidP="00753147">
      <w:pPr>
        <w:pStyle w:val="Heading5"/>
        <w:rPr>
          <w:lang w:val="en-GB"/>
        </w:rPr>
      </w:pPr>
      <w:r w:rsidRPr="0BEF0AE1">
        <w:rPr>
          <w:lang w:val="en-GB"/>
        </w:rPr>
        <w:t>Method DETERMINE_POSTING_DATE</w:t>
      </w:r>
    </w:p>
    <w:p w14:paraId="3194C077" w14:textId="32E39AA9" w:rsidR="00D91F90" w:rsidRDefault="00D91F90" w:rsidP="00D91F90">
      <w:pPr>
        <w:rPr>
          <w:rFonts w:ascii="Helvetica" w:hAnsi="Helvetica" w:cs="Helvetica"/>
          <w:color w:val="333333"/>
          <w:sz w:val="21"/>
          <w:szCs w:val="21"/>
          <w:shd w:val="clear" w:color="auto" w:fill="FFFFFF"/>
        </w:rPr>
      </w:pPr>
      <w:r>
        <w:rPr>
          <w:lang w:val="en-GB"/>
        </w:rPr>
        <w:t>{</w:t>
      </w:r>
      <w:r>
        <w:rPr>
          <w:rFonts w:ascii="Helvetica" w:hAnsi="Helvetica" w:cs="Helvetica"/>
          <w:color w:val="333333"/>
          <w:sz w:val="21"/>
          <w:szCs w:val="21"/>
          <w:shd w:val="clear" w:color="auto" w:fill="FFFFFF"/>
        </w:rPr>
        <w:t>CRQ10005708</w:t>
      </w:r>
      <w:r w:rsidR="00EF2F6C">
        <w:rPr>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t>Start}</w:t>
      </w:r>
    </w:p>
    <w:p w14:paraId="60E44E17" w14:textId="1B2F07F5" w:rsidR="00D91F90" w:rsidRDefault="003A1D75" w:rsidP="00D91F90">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Current date assigned </w:t>
      </w:r>
      <w:r w:rsidR="00EF2F6C">
        <w:rPr>
          <w:rFonts w:ascii="Helvetica" w:hAnsi="Helvetica" w:cs="Helvetica"/>
          <w:color w:val="333333"/>
          <w:sz w:val="21"/>
          <w:szCs w:val="21"/>
          <w:shd w:val="clear" w:color="auto" w:fill="FFFFFF"/>
        </w:rPr>
        <w:t>as posting date</w:t>
      </w:r>
      <w:r w:rsidR="00D91F90">
        <w:rPr>
          <w:rFonts w:ascii="Helvetica" w:hAnsi="Helvetica" w:cs="Helvetica"/>
          <w:color w:val="333333"/>
          <w:sz w:val="21"/>
          <w:szCs w:val="21"/>
          <w:shd w:val="clear" w:color="auto" w:fill="FFFFFF"/>
        </w:rPr>
        <w:t xml:space="preserve"> </w:t>
      </w:r>
    </w:p>
    <w:p w14:paraId="4957C8BC" w14:textId="694B0635" w:rsidR="009E7C4E" w:rsidRDefault="604691F3" w:rsidP="009E7C4E">
      <w:pPr>
        <w:rPr>
          <w:lang w:val="en-GB"/>
        </w:rPr>
      </w:pPr>
      <w:r w:rsidRPr="0BEF0AE1">
        <w:rPr>
          <w:lang w:val="en-GB"/>
        </w:rPr>
        <w:t>* Redetermine Posting Date in case of Closing period</w:t>
      </w:r>
      <w:r w:rsidR="003A1D75">
        <w:rPr>
          <w:lang w:val="en-GB"/>
        </w:rPr>
        <w:t xml:space="preserve"> by using the current date month and year</w:t>
      </w:r>
    </w:p>
    <w:p w14:paraId="39DFFB2C" w14:textId="4C709F24" w:rsidR="003A1D75" w:rsidRPr="00D91F90" w:rsidRDefault="003A1D75" w:rsidP="003A1D75">
      <w:pPr>
        <w:rPr>
          <w:rFonts w:ascii="Helvetica" w:hAnsi="Helvetica" w:cs="Helvetica"/>
          <w:color w:val="333333"/>
          <w:sz w:val="21"/>
          <w:szCs w:val="21"/>
          <w:shd w:val="clear" w:color="auto" w:fill="FFFFFF"/>
        </w:rPr>
      </w:pPr>
      <w:r>
        <w:rPr>
          <w:lang w:val="en-GB"/>
        </w:rPr>
        <w:t>{</w:t>
      </w:r>
      <w:r>
        <w:rPr>
          <w:rFonts w:ascii="Helvetica" w:hAnsi="Helvetica" w:cs="Helvetica"/>
          <w:color w:val="333333"/>
          <w:sz w:val="21"/>
          <w:szCs w:val="21"/>
          <w:shd w:val="clear" w:color="auto" w:fill="FFFFFF"/>
        </w:rPr>
        <w:t>CRQ10005708</w:t>
      </w:r>
      <w:r w:rsidR="00EF2F6C">
        <w:rPr>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t>End}</w:t>
      </w:r>
    </w:p>
    <w:p w14:paraId="64411A65" w14:textId="26553747" w:rsidR="00124072" w:rsidRPr="00B02CCC" w:rsidRDefault="24EAD6F9" w:rsidP="009E7C4E">
      <w:pPr>
        <w:rPr>
          <w:lang w:val="en-GB"/>
        </w:rPr>
      </w:pPr>
      <w:r w:rsidRPr="0BEF0AE1">
        <w:rPr>
          <w:lang w:val="en-GB"/>
        </w:rPr>
        <w:lastRenderedPageBreak/>
        <w:t>* Get Vendor's Reconciliation Account</w:t>
      </w:r>
    </w:p>
    <w:p w14:paraId="2256557A" w14:textId="60F180FD" w:rsidR="004532CF" w:rsidRDefault="24EAD6F9" w:rsidP="004532CF">
      <w:pPr>
        <w:rPr>
          <w:rFonts w:ascii="Helvetica" w:hAnsi="Helvetica" w:cs="Helvetica"/>
          <w:color w:val="333333"/>
          <w:sz w:val="21"/>
          <w:szCs w:val="21"/>
          <w:shd w:val="clear" w:color="auto" w:fill="FFFFFF"/>
        </w:rPr>
      </w:pPr>
      <w:r w:rsidRPr="0BEF0AE1">
        <w:rPr>
          <w:lang w:val="en-GB"/>
        </w:rPr>
        <w:t>* Calculate Posting Date</w:t>
      </w:r>
      <w:r w:rsidR="00B8781D">
        <w:rPr>
          <w:lang w:val="en-GB"/>
        </w:rPr>
        <w:t xml:space="preserve"> {</w:t>
      </w:r>
      <w:r w:rsidR="00B8781D" w:rsidRPr="000172CB">
        <w:rPr>
          <w:lang w:val="en-GB"/>
        </w:rPr>
        <w:t>CRQ393975</w:t>
      </w:r>
      <w:r w:rsidR="00304D1A">
        <w:rPr>
          <w:lang w:val="en-GB"/>
        </w:rPr>
        <w:t>-Start}</w:t>
      </w:r>
      <w:r w:rsidR="00570D4D">
        <w:rPr>
          <w:lang w:val="en-GB"/>
        </w:rPr>
        <w:t xml:space="preserve"> </w:t>
      </w:r>
      <w:r w:rsidR="00B8781D">
        <w:rPr>
          <w:lang w:val="en-GB"/>
        </w:rPr>
        <w:t xml:space="preserve">as first day of first open period </w:t>
      </w:r>
      <w:r w:rsidR="000B5FA0">
        <w:rPr>
          <w:lang w:val="en-GB"/>
        </w:rPr>
        <w:t>when posting date is planned on a closed one</w:t>
      </w:r>
      <w:r w:rsidR="00304D1A" w:rsidRPr="00304D1A">
        <w:rPr>
          <w:lang w:val="en-GB"/>
        </w:rPr>
        <w:t xml:space="preserve"> </w:t>
      </w:r>
      <w:r w:rsidR="00304D1A">
        <w:rPr>
          <w:lang w:val="en-GB"/>
        </w:rPr>
        <w:t>{</w:t>
      </w:r>
      <w:r w:rsidR="00304D1A" w:rsidRPr="000172CB">
        <w:rPr>
          <w:lang w:val="en-GB"/>
        </w:rPr>
        <w:t>CRQ393975</w:t>
      </w:r>
      <w:r w:rsidR="00304D1A">
        <w:rPr>
          <w:lang w:val="en-GB"/>
        </w:rPr>
        <w:t>-End</w:t>
      </w:r>
      <w:r w:rsidR="000B5FA0">
        <w:rPr>
          <w:lang w:val="en-GB"/>
        </w:rPr>
        <w:t>}</w:t>
      </w:r>
    </w:p>
    <w:p w14:paraId="609E3E39" w14:textId="71A897EF" w:rsidR="00BB44E9" w:rsidRDefault="00BB44E9" w:rsidP="00753147">
      <w:pPr>
        <w:pStyle w:val="Heading5"/>
        <w:rPr>
          <w:lang w:val="en-GB"/>
        </w:rPr>
      </w:pPr>
      <w:r>
        <w:rPr>
          <w:lang w:val="en-GB"/>
        </w:rPr>
        <w:t xml:space="preserve">Method </w:t>
      </w:r>
      <w:r w:rsidR="00A8757E" w:rsidRPr="00A8757E">
        <w:rPr>
          <w:lang w:val="en-GB"/>
        </w:rPr>
        <w:t>DO_AMOUNT_CONVERSION</w:t>
      </w:r>
    </w:p>
    <w:p w14:paraId="6BD99313" w14:textId="1DCDEA5C" w:rsidR="00A8757E" w:rsidRPr="00B02CCC" w:rsidRDefault="00734942" w:rsidP="009E7C4E">
      <w:pPr>
        <w:rPr>
          <w:lang w:val="en-GB"/>
        </w:rPr>
      </w:pPr>
      <w:r>
        <w:rPr>
          <w:lang w:val="en-GB"/>
        </w:rPr>
        <w:t xml:space="preserve">* </w:t>
      </w:r>
      <w:r w:rsidRPr="00734942">
        <w:rPr>
          <w:lang w:val="en-GB"/>
        </w:rPr>
        <w:t>Convert Amount to BAPI Amount</w:t>
      </w:r>
      <w:r>
        <w:rPr>
          <w:lang w:val="en-GB"/>
        </w:rPr>
        <w:t xml:space="preserve"> with standard FM </w:t>
      </w:r>
      <w:r w:rsidRPr="00734942">
        <w:rPr>
          <w:lang w:val="en-GB"/>
        </w:rPr>
        <w:t>CURRENCY_AMOUNT_SAP_TO_BAPI</w:t>
      </w:r>
    </w:p>
    <w:p w14:paraId="6437FBB2" w14:textId="0E2DCCF3" w:rsidR="007014C6" w:rsidRPr="00B02CCC" w:rsidRDefault="09A20849" w:rsidP="00753147">
      <w:pPr>
        <w:pStyle w:val="Heading5"/>
        <w:rPr>
          <w:lang w:val="en-GB"/>
        </w:rPr>
      </w:pPr>
      <w:r w:rsidRPr="0BEF0AE1">
        <w:rPr>
          <w:lang w:val="en-GB"/>
        </w:rPr>
        <w:t>Method EXECUTE_ADDITIONAL_FM</w:t>
      </w:r>
    </w:p>
    <w:p w14:paraId="0E1C50D6" w14:textId="2ADA1007" w:rsidR="009E7C4E" w:rsidRPr="00B02CCC" w:rsidRDefault="00F975DE" w:rsidP="009E7C4E">
      <w:pPr>
        <w:rPr>
          <w:lang w:val="en-GB"/>
        </w:rPr>
      </w:pPr>
      <w:r w:rsidRPr="00B02CCC">
        <w:rPr>
          <w:lang w:val="en-GB"/>
        </w:rPr>
        <w:t>* Get FM to call in ZFI_DEVELOPMENTS (UDD=1372 STEP=</w:t>
      </w:r>
      <w:r w:rsidR="00A31A22" w:rsidRPr="00B02CCC">
        <w:rPr>
          <w:lang w:val="en-GB"/>
        </w:rPr>
        <w:t>PFM BUKRS=&lt;current Company&gt;)</w:t>
      </w:r>
    </w:p>
    <w:p w14:paraId="0AA5A2AE" w14:textId="1CEE1DEC" w:rsidR="00A31A22" w:rsidRPr="00B02CCC" w:rsidRDefault="168E6AC1" w:rsidP="009E7C4E">
      <w:pPr>
        <w:rPr>
          <w:lang w:val="en-GB"/>
        </w:rPr>
      </w:pPr>
      <w:r w:rsidRPr="0BEF0AE1">
        <w:rPr>
          <w:lang w:val="en-GB"/>
        </w:rPr>
        <w:t>* Call FMs dynamically</w:t>
      </w:r>
    </w:p>
    <w:p w14:paraId="52BFC9E2" w14:textId="0520B95A" w:rsidR="007014C6" w:rsidRPr="00B02CCC" w:rsidRDefault="09A20849" w:rsidP="00753147">
      <w:pPr>
        <w:pStyle w:val="Heading5"/>
        <w:rPr>
          <w:lang w:val="en-GB"/>
        </w:rPr>
      </w:pPr>
      <w:r w:rsidRPr="0BEF0AE1">
        <w:rPr>
          <w:lang w:val="en-GB"/>
        </w:rPr>
        <w:t>Method MAP_EPAY_REQ_DATA_TO_FI_DOC</w:t>
      </w:r>
    </w:p>
    <w:p w14:paraId="53736D1D" w14:textId="3FEECBD2" w:rsidR="009E7C4E" w:rsidRPr="00B02CCC" w:rsidRDefault="168E6AC1" w:rsidP="009E7C4E">
      <w:pPr>
        <w:rPr>
          <w:lang w:val="en-GB"/>
        </w:rPr>
      </w:pPr>
      <w:r w:rsidRPr="0BEF0AE1">
        <w:rPr>
          <w:lang w:val="en-GB"/>
        </w:rPr>
        <w:t>* Get Global Master Data needed</w:t>
      </w:r>
    </w:p>
    <w:p w14:paraId="470E03B7" w14:textId="7D527440" w:rsidR="006A2161" w:rsidRPr="00B02CCC" w:rsidRDefault="168E6AC1" w:rsidP="009E7C4E">
      <w:pPr>
        <w:rPr>
          <w:lang w:val="en-GB"/>
        </w:rPr>
      </w:pPr>
      <w:r w:rsidRPr="0BEF0AE1">
        <w:rPr>
          <w:lang w:val="en-GB"/>
        </w:rPr>
        <w:t>* Map &amp; Determine Header Data</w:t>
      </w:r>
    </w:p>
    <w:p w14:paraId="5F42AC3E" w14:textId="66EA89C8" w:rsidR="006A2161" w:rsidRDefault="004134B2" w:rsidP="009E7C4E">
      <w:pPr>
        <w:rPr>
          <w:lang w:val="en-GB"/>
        </w:rPr>
      </w:pPr>
      <w:r w:rsidRPr="00B02CCC">
        <w:rPr>
          <w:lang w:val="en-GB"/>
        </w:rPr>
        <w:tab/>
      </w:r>
      <w:r w:rsidR="3B16E712" w:rsidRPr="00B02CCC">
        <w:rPr>
          <w:lang w:val="en-GB"/>
        </w:rPr>
        <w:t>* One Time Vendor when relevant</w:t>
      </w:r>
    </w:p>
    <w:p w14:paraId="6FCF44C7" w14:textId="7C9364C4" w:rsidR="00F928C6" w:rsidRDefault="00AF4FBB" w:rsidP="00F928C6">
      <w:pPr>
        <w:ind w:left="720" w:firstLine="720"/>
        <w:rPr>
          <w:lang w:val="en-GB"/>
        </w:rPr>
      </w:pPr>
      <w:r w:rsidRPr="0BEF0AE1">
        <w:rPr>
          <w:lang w:val="en-GB"/>
        </w:rPr>
        <w:t xml:space="preserve">* </w:t>
      </w:r>
      <w:r>
        <w:rPr>
          <w:lang w:val="en-GB"/>
        </w:rPr>
        <w:t xml:space="preserve"> </w:t>
      </w:r>
      <w:r w:rsidR="004A256E">
        <w:rPr>
          <w:lang w:val="en-GB"/>
        </w:rPr>
        <w:t xml:space="preserve">{Begin of CRQ10006877} </w:t>
      </w:r>
      <w:r w:rsidR="00F928C6">
        <w:rPr>
          <w:lang w:val="en-GB"/>
        </w:rPr>
        <w:t>If IBAN Bank mapping based on IBAN</w:t>
      </w:r>
    </w:p>
    <w:p w14:paraId="50A4D7A1" w14:textId="3D91D136" w:rsidR="00905DE2" w:rsidRDefault="00F928C6" w:rsidP="00F928C6">
      <w:pPr>
        <w:pStyle w:val="ListParagraph"/>
        <w:ind w:left="1440" w:firstLine="720"/>
      </w:pPr>
      <w:r>
        <w:rPr>
          <w:lang w:val="en-GB"/>
        </w:rPr>
        <w:t>If not based on info provided</w:t>
      </w:r>
      <w:r>
        <w:rPr>
          <w:lang w:val="en-GB"/>
        </w:rPr>
        <w:tab/>
      </w:r>
      <w:r w:rsidR="004A256E">
        <w:rPr>
          <w:lang w:val="en-GB"/>
        </w:rPr>
        <w:t>{End of CRQ10006877}</w:t>
      </w:r>
    </w:p>
    <w:p w14:paraId="294A9E8A" w14:textId="0F4EE7B9" w:rsidR="004134B2" w:rsidRPr="00B02CCC" w:rsidRDefault="3B16E712" w:rsidP="009E7C4E">
      <w:pPr>
        <w:rPr>
          <w:lang w:val="en-GB"/>
        </w:rPr>
      </w:pPr>
      <w:r w:rsidRPr="0BEF0AE1">
        <w:rPr>
          <w:lang w:val="en-GB"/>
        </w:rPr>
        <w:t>* Items' Data</w:t>
      </w:r>
    </w:p>
    <w:p w14:paraId="611C5103" w14:textId="667EB4CE" w:rsidR="004134B2" w:rsidRPr="00B02CCC" w:rsidRDefault="004134B2" w:rsidP="009E7C4E">
      <w:pPr>
        <w:rPr>
          <w:lang w:val="en-GB"/>
        </w:rPr>
      </w:pPr>
      <w:r w:rsidRPr="00B02CCC">
        <w:rPr>
          <w:lang w:val="en-GB"/>
        </w:rPr>
        <w:tab/>
      </w:r>
      <w:r w:rsidR="3B16E712" w:rsidRPr="00B02CCC">
        <w:rPr>
          <w:lang w:val="en-GB"/>
        </w:rPr>
        <w:t>** Account Payable</w:t>
      </w:r>
      <w:r w:rsidR="00745218">
        <w:rPr>
          <w:lang w:val="en-GB"/>
        </w:rPr>
        <w:t xml:space="preserve">  </w:t>
      </w:r>
    </w:p>
    <w:p w14:paraId="13F8A204" w14:textId="12F393A0" w:rsidR="004134B2" w:rsidRPr="00B02CCC" w:rsidRDefault="004134B2" w:rsidP="009E7C4E">
      <w:pPr>
        <w:rPr>
          <w:lang w:val="en-GB"/>
        </w:rPr>
      </w:pPr>
      <w:r w:rsidRPr="00B02CCC">
        <w:rPr>
          <w:lang w:val="en-GB"/>
        </w:rPr>
        <w:tab/>
      </w:r>
      <w:r w:rsidR="3B16E712" w:rsidRPr="00B02CCC">
        <w:rPr>
          <w:lang w:val="en-GB"/>
        </w:rPr>
        <w:t>** Currency Amount</w:t>
      </w:r>
    </w:p>
    <w:p w14:paraId="257326A9" w14:textId="5CA00528" w:rsidR="004134B2" w:rsidRPr="00B02CCC" w:rsidRDefault="004134B2" w:rsidP="009E7C4E">
      <w:pPr>
        <w:rPr>
          <w:lang w:val="en-GB"/>
        </w:rPr>
      </w:pPr>
      <w:r w:rsidRPr="00B02CCC">
        <w:rPr>
          <w:lang w:val="en-GB"/>
        </w:rPr>
        <w:tab/>
      </w:r>
      <w:r w:rsidR="78AB7672" w:rsidRPr="00B02CCC">
        <w:rPr>
          <w:lang w:val="en-GB"/>
        </w:rPr>
        <w:t>** Account G/L</w:t>
      </w:r>
    </w:p>
    <w:p w14:paraId="01F2C59F" w14:textId="61B9C4EF" w:rsidR="00D8273F" w:rsidRPr="00B02CCC" w:rsidRDefault="00D8273F" w:rsidP="009E7C4E">
      <w:pPr>
        <w:rPr>
          <w:lang w:val="en-GB"/>
        </w:rPr>
      </w:pPr>
      <w:r w:rsidRPr="00B02CCC">
        <w:rPr>
          <w:lang w:val="en-GB"/>
        </w:rPr>
        <w:tab/>
      </w:r>
      <w:r w:rsidR="78AB7672" w:rsidRPr="00B02CCC">
        <w:rPr>
          <w:lang w:val="en-GB"/>
        </w:rPr>
        <w:t>** Extension</w:t>
      </w:r>
    </w:p>
    <w:p w14:paraId="2EC4FE82" w14:textId="384DD09B" w:rsidR="00D8273F" w:rsidRPr="00B02CCC" w:rsidRDefault="78AB7672" w:rsidP="009E7C4E">
      <w:pPr>
        <w:rPr>
          <w:lang w:val="en-GB"/>
        </w:rPr>
      </w:pPr>
      <w:r w:rsidRPr="0BEF0AE1">
        <w:rPr>
          <w:lang w:val="en-GB"/>
        </w:rPr>
        <w:t>* Tax Data</w:t>
      </w:r>
    </w:p>
    <w:p w14:paraId="02F46ABB" w14:textId="182BE17A" w:rsidR="00EA2BFF" w:rsidRDefault="78AB7672" w:rsidP="62996F0C">
      <w:pPr>
        <w:rPr>
          <w:lang w:val="en-GB"/>
        </w:rPr>
      </w:pPr>
      <w:r w:rsidRPr="62996F0C">
        <w:rPr>
          <w:lang w:val="en-GB"/>
        </w:rPr>
        <w:t>* Withholding Tax Data</w:t>
      </w:r>
      <w:r w:rsidR="00706ADC">
        <w:rPr>
          <w:lang w:val="en-GB"/>
        </w:rPr>
        <w:t xml:space="preserve"> </w:t>
      </w:r>
      <w:r w:rsidRPr="62996F0C">
        <w:rPr>
          <w:lang w:val="en-GB"/>
        </w:rPr>
        <w:t>{</w:t>
      </w:r>
      <w:r w:rsidR="62996F0C" w:rsidRPr="62996F0C">
        <w:rPr>
          <w:lang w:val="en-GB"/>
        </w:rPr>
        <w:t>CRQ10003944-Start}</w:t>
      </w:r>
      <w:r w:rsidR="00706ADC">
        <w:rPr>
          <w:lang w:val="en-GB"/>
        </w:rPr>
        <w:t xml:space="preserve"> </w:t>
      </w:r>
      <w:r w:rsidR="00D62BF3">
        <w:rPr>
          <w:lang w:val="en-GB"/>
        </w:rPr>
        <w:t>(including multiple tax codes)</w:t>
      </w:r>
      <w:r w:rsidR="002E1F5E">
        <w:rPr>
          <w:lang w:val="en-GB"/>
        </w:rPr>
        <w:tab/>
      </w:r>
      <w:r w:rsidR="00EE5F1E">
        <w:rPr>
          <w:lang w:val="en-GB"/>
        </w:rPr>
        <w:tab/>
      </w:r>
      <w:r w:rsidRPr="62996F0C">
        <w:rPr>
          <w:lang w:val="en-GB"/>
        </w:rPr>
        <w:t xml:space="preserve"> {</w:t>
      </w:r>
      <w:r w:rsidR="62996F0C" w:rsidRPr="62996F0C">
        <w:rPr>
          <w:lang w:val="en-GB"/>
        </w:rPr>
        <w:t>CRQ10003944-End}</w:t>
      </w:r>
    </w:p>
    <w:p w14:paraId="22B0C45C" w14:textId="04C9CABD" w:rsidR="007014C6" w:rsidRPr="00B02CCC" w:rsidRDefault="09A20849" w:rsidP="00753147">
      <w:pPr>
        <w:pStyle w:val="Heading5"/>
        <w:rPr>
          <w:lang w:val="en-GB"/>
        </w:rPr>
      </w:pPr>
      <w:r w:rsidRPr="0BEF0AE1">
        <w:rPr>
          <w:lang w:val="en-GB"/>
        </w:rPr>
        <w:lastRenderedPageBreak/>
        <w:t>Method READ_STATUS</w:t>
      </w:r>
    </w:p>
    <w:p w14:paraId="4C737A1E" w14:textId="219C11AE" w:rsidR="009E7C4E" w:rsidRPr="00B02CCC" w:rsidRDefault="00D5518A" w:rsidP="009E7C4E">
      <w:pPr>
        <w:rPr>
          <w:lang w:val="en-GB"/>
        </w:rPr>
      </w:pPr>
      <w:r w:rsidRPr="00B02CCC">
        <w:rPr>
          <w:lang w:val="en-GB"/>
        </w:rPr>
        <w:t xml:space="preserve">* Read Status &amp; Text for ePayment Req with FM </w:t>
      </w:r>
      <w:r w:rsidR="00162A87" w:rsidRPr="00B02CCC">
        <w:rPr>
          <w:lang w:val="en-GB"/>
        </w:rPr>
        <w:t>STATUS_READ</w:t>
      </w:r>
    </w:p>
    <w:p w14:paraId="7269CE6B" w14:textId="041D3780" w:rsidR="007014C6" w:rsidRPr="00B02CCC" w:rsidRDefault="09A20849" w:rsidP="00753147">
      <w:pPr>
        <w:pStyle w:val="Heading5"/>
        <w:rPr>
          <w:lang w:val="en-GB"/>
        </w:rPr>
      </w:pPr>
      <w:r w:rsidRPr="0BEF0AE1">
        <w:rPr>
          <w:lang w:val="en-GB"/>
        </w:rPr>
        <w:t>Method CONSTRUCTOR</w:t>
      </w:r>
    </w:p>
    <w:p w14:paraId="6FE6D016" w14:textId="3D679E69" w:rsidR="009E7C4E" w:rsidRPr="00B02CCC" w:rsidRDefault="74F6A511" w:rsidP="009E7C4E">
      <w:pPr>
        <w:rPr>
          <w:lang w:val="en-GB"/>
        </w:rPr>
      </w:pPr>
      <w:r w:rsidRPr="0BEF0AE1">
        <w:rPr>
          <w:lang w:val="en-GB"/>
        </w:rPr>
        <w:t>* Instantiate Master Data Helper (class ZCL_FI_EPAY_MD_HELPER)</w:t>
      </w:r>
    </w:p>
    <w:p w14:paraId="6020C645" w14:textId="2C2CD44D" w:rsidR="007014C6" w:rsidRPr="00B02CCC" w:rsidRDefault="09A20849" w:rsidP="00753147">
      <w:pPr>
        <w:pStyle w:val="Heading5"/>
        <w:rPr>
          <w:lang w:val="en-GB"/>
        </w:rPr>
      </w:pPr>
      <w:r w:rsidRPr="0BEF0AE1">
        <w:rPr>
          <w:lang w:val="en-GB"/>
        </w:rPr>
        <w:t>Method CREATE_EPAY_REQ</w:t>
      </w:r>
    </w:p>
    <w:p w14:paraId="4ED95EF8" w14:textId="0714785C" w:rsidR="009E7C4E" w:rsidRPr="00B02CCC" w:rsidRDefault="7D7603E9" w:rsidP="009E7C4E">
      <w:pPr>
        <w:rPr>
          <w:lang w:val="en-GB"/>
        </w:rPr>
      </w:pPr>
      <w:r w:rsidRPr="0BEF0AE1">
        <w:rPr>
          <w:lang w:val="en-GB"/>
        </w:rPr>
        <w:t>* Transfer Header Data from Application</w:t>
      </w:r>
    </w:p>
    <w:p w14:paraId="375A05FD" w14:textId="6C11FF06" w:rsidR="000043C4" w:rsidRPr="00B02CCC" w:rsidRDefault="7D7603E9" w:rsidP="009E7C4E">
      <w:pPr>
        <w:rPr>
          <w:lang w:val="en-GB"/>
        </w:rPr>
      </w:pPr>
      <w:r w:rsidRPr="0BEF0AE1">
        <w:rPr>
          <w:lang w:val="en-GB"/>
        </w:rPr>
        <w:t>* Generate Guid Key</w:t>
      </w:r>
    </w:p>
    <w:p w14:paraId="6DE5B14C" w14:textId="70BE9252" w:rsidR="000043C4" w:rsidRPr="00B02CCC" w:rsidRDefault="30441A92" w:rsidP="009E7C4E">
      <w:pPr>
        <w:rPr>
          <w:lang w:val="en-GB"/>
        </w:rPr>
      </w:pPr>
      <w:r w:rsidRPr="0BEF0AE1">
        <w:rPr>
          <w:lang w:val="en-GB"/>
        </w:rPr>
        <w:t>* Get Next ID</w:t>
      </w:r>
    </w:p>
    <w:p w14:paraId="5A004DFF" w14:textId="71C0AB5E" w:rsidR="00D844B2" w:rsidRPr="00B02CCC" w:rsidRDefault="30441A92" w:rsidP="009E7C4E">
      <w:pPr>
        <w:rPr>
          <w:lang w:val="en-GB"/>
        </w:rPr>
      </w:pPr>
      <w:r w:rsidRPr="0BEF0AE1">
        <w:rPr>
          <w:lang w:val="en-GB"/>
        </w:rPr>
        <w:t>* Complete Header Data</w:t>
      </w:r>
    </w:p>
    <w:p w14:paraId="077B2399" w14:textId="53ECE54E" w:rsidR="00D844B2" w:rsidRPr="00B02CCC" w:rsidRDefault="00D844B2" w:rsidP="00D844B2">
      <w:pPr>
        <w:ind w:firstLine="720"/>
        <w:rPr>
          <w:lang w:val="en-GB"/>
        </w:rPr>
      </w:pPr>
      <w:r w:rsidRPr="00B02CCC">
        <w:rPr>
          <w:lang w:val="en-GB"/>
        </w:rPr>
        <w:t xml:space="preserve">* One Time Vendor - Default ID in ZFI_DEVELOPMENT (step = OTV) (possible by company code </w:t>
      </w:r>
      <w:r w:rsidRPr="00B02CCC">
        <w:rPr>
          <w:rFonts w:ascii="Wingdings" w:eastAsia="Wingdings" w:hAnsi="Wingdings" w:cs="Wingdings"/>
          <w:lang w:val="en-GB"/>
        </w:rPr>
        <w:t></w:t>
      </w:r>
      <w:r w:rsidRPr="00B02CCC">
        <w:rPr>
          <w:lang w:val="en-GB"/>
        </w:rPr>
        <w:t xml:space="preserve"> if not specific by BUKRS, get default for All = BUKRS empty)</w:t>
      </w:r>
    </w:p>
    <w:p w14:paraId="1E22B18E" w14:textId="1F7BA974" w:rsidR="00D844B2" w:rsidRPr="00B02CCC" w:rsidRDefault="004D0595" w:rsidP="009E4029">
      <w:pPr>
        <w:rPr>
          <w:lang w:val="en-GB"/>
        </w:rPr>
      </w:pPr>
      <w:r w:rsidRPr="00B02CCC">
        <w:rPr>
          <w:lang w:val="en-GB"/>
        </w:rPr>
        <w:tab/>
      </w:r>
      <w:r w:rsidR="5681E1F8" w:rsidRPr="00B02CCC">
        <w:rPr>
          <w:lang w:val="en-GB"/>
        </w:rPr>
        <w:t xml:space="preserve">* When DPO, get Requisitioner in PO Item </w:t>
      </w:r>
      <w:r w:rsidR="009E4029">
        <w:rPr>
          <w:lang w:val="en-GB"/>
        </w:rPr>
        <w:t xml:space="preserve">{Begin of </w:t>
      </w:r>
      <w:r w:rsidR="009E4029" w:rsidRPr="00137482">
        <w:rPr>
          <w:lang w:val="en-GB"/>
        </w:rPr>
        <w:t>CRQ10009116</w:t>
      </w:r>
      <w:r w:rsidR="009E4029">
        <w:rPr>
          <w:lang w:val="en-GB"/>
        </w:rPr>
        <w:t xml:space="preserve">} and check if requisitioner is valid </w:t>
      </w:r>
      <w:r w:rsidR="001C3E32" w:rsidRPr="001C3E32">
        <w:rPr>
          <w:lang w:val="en-GB"/>
        </w:rPr>
        <w:t xml:space="preserve"> </w:t>
      </w:r>
      <w:r w:rsidR="001C3E32">
        <w:rPr>
          <w:lang w:val="en-GB"/>
        </w:rPr>
        <w:t xml:space="preserve">using </w:t>
      </w:r>
      <w:r w:rsidR="001C3E32" w:rsidRPr="0046165D">
        <w:rPr>
          <w:lang w:val="en-GB"/>
        </w:rPr>
        <w:t xml:space="preserve">method </w:t>
      </w:r>
      <w:r w:rsidR="001C3E32" w:rsidRPr="00E60852">
        <w:rPr>
          <w:b/>
          <w:bCs/>
          <w:lang w:val="en-GB"/>
        </w:rPr>
        <w:t>DO_VALIDATE_USER</w:t>
      </w:r>
      <w:r w:rsidR="001C3E32">
        <w:rPr>
          <w:lang w:val="en-GB"/>
        </w:rPr>
        <w:t xml:space="preserve"> </w:t>
      </w:r>
      <w:r w:rsidR="009E4029">
        <w:t xml:space="preserve">. IF user is not valid , get user from newly created </w:t>
      </w:r>
      <w:r w:rsidR="009E4029" w:rsidRPr="009E4029">
        <w:rPr>
          <w:b/>
          <w:bCs/>
        </w:rPr>
        <w:t>method</w:t>
      </w:r>
      <w:r w:rsidR="009E4029">
        <w:t xml:space="preserve"> </w:t>
      </w:r>
      <w:r w:rsidR="009E4029" w:rsidRPr="009E4029">
        <w:rPr>
          <w:b/>
          <w:bCs/>
        </w:rPr>
        <w:t>GET_FAILSAFE_USERID</w:t>
      </w:r>
      <w:r w:rsidR="009E4029">
        <w:t>.</w:t>
      </w:r>
      <w:r w:rsidR="00CF075F">
        <w:t xml:space="preserve"> </w:t>
      </w:r>
      <w:r w:rsidR="009E4029">
        <w:t>Inside new method, get user from  ZFI_VIM_FAILSAFE table passing company code and REQUISITIO type and assign to requisitioner</w:t>
      </w:r>
      <w:r w:rsidR="00A83EB8">
        <w:rPr>
          <w:lang w:val="en-GB"/>
        </w:rPr>
        <w:t>.</w:t>
      </w:r>
      <w:r w:rsidR="009E4029">
        <w:rPr>
          <w:lang w:val="en-GB"/>
        </w:rPr>
        <w:t xml:space="preserve">{End of </w:t>
      </w:r>
      <w:r w:rsidR="009E4029" w:rsidRPr="00137482">
        <w:rPr>
          <w:lang w:val="en-GB"/>
        </w:rPr>
        <w:t>CRQ10009116</w:t>
      </w:r>
      <w:r w:rsidR="009E4029">
        <w:rPr>
          <w:lang w:val="en-GB"/>
        </w:rPr>
        <w:t xml:space="preserve">} </w:t>
      </w:r>
      <w:r w:rsidR="5681E1F8" w:rsidRPr="00B02CCC">
        <w:rPr>
          <w:lang w:val="en-GB"/>
        </w:rPr>
        <w:t>to populate Header</w:t>
      </w:r>
      <w:r w:rsidR="009E4029">
        <w:rPr>
          <w:lang w:val="en-GB"/>
        </w:rPr>
        <w:t xml:space="preserve"> </w:t>
      </w:r>
    </w:p>
    <w:p w14:paraId="560D510E" w14:textId="1818A473" w:rsidR="004D0595" w:rsidRPr="00B02CCC" w:rsidRDefault="5681E1F8" w:rsidP="009E7C4E">
      <w:pPr>
        <w:rPr>
          <w:lang w:val="en-GB"/>
        </w:rPr>
      </w:pPr>
      <w:r w:rsidRPr="0BEF0AE1">
        <w:rPr>
          <w:lang w:val="en-GB"/>
        </w:rPr>
        <w:t>* Adapt Items' Key and link</w:t>
      </w:r>
    </w:p>
    <w:p w14:paraId="0469861B" w14:textId="0584C609" w:rsidR="004D0595" w:rsidRDefault="5681E1F8" w:rsidP="004D0595">
      <w:pPr>
        <w:ind w:firstLine="720"/>
        <w:rPr>
          <w:lang w:val="en-GB"/>
        </w:rPr>
      </w:pPr>
      <w:r w:rsidRPr="0BEF0AE1">
        <w:rPr>
          <w:lang w:val="en-GB"/>
        </w:rPr>
        <w:t>* Save Item Note</w:t>
      </w:r>
    </w:p>
    <w:p w14:paraId="3FA08AB1" w14:textId="525EF6A3" w:rsidR="004D0595" w:rsidRPr="00B02CCC" w:rsidRDefault="5681E1F8" w:rsidP="009E7C4E">
      <w:pPr>
        <w:rPr>
          <w:lang w:val="en-GB"/>
        </w:rPr>
      </w:pPr>
      <w:r w:rsidRPr="0BEF0AE1">
        <w:rPr>
          <w:lang w:val="en-GB"/>
        </w:rPr>
        <w:t>* Save Header Texts</w:t>
      </w:r>
    </w:p>
    <w:p w14:paraId="2028A01C" w14:textId="25316ADC" w:rsidR="004D0595" w:rsidRPr="00B02CCC" w:rsidRDefault="003C0992" w:rsidP="009E7C4E">
      <w:pPr>
        <w:rPr>
          <w:lang w:val="en-GB"/>
        </w:rPr>
      </w:pPr>
      <w:r w:rsidRPr="00B02CCC">
        <w:rPr>
          <w:lang w:val="en-GB"/>
        </w:rPr>
        <w:t>* Initialize Status to set ePayment Request in "Draft"</w:t>
      </w:r>
    </w:p>
    <w:p w14:paraId="73DD4D3D" w14:textId="3C2B3903" w:rsidR="003C0992" w:rsidRPr="00B02CCC" w:rsidRDefault="7642682F" w:rsidP="009E7C4E">
      <w:pPr>
        <w:rPr>
          <w:lang w:val="en-GB"/>
        </w:rPr>
      </w:pPr>
      <w:r w:rsidRPr="0BEF0AE1">
        <w:rPr>
          <w:lang w:val="en-GB"/>
        </w:rPr>
        <w:t>* Determine Approval Flow</w:t>
      </w:r>
    </w:p>
    <w:p w14:paraId="6137018D" w14:textId="43E6A8C1" w:rsidR="003C0992" w:rsidRPr="00B02CCC" w:rsidRDefault="7642682F" w:rsidP="009E7C4E">
      <w:pPr>
        <w:rPr>
          <w:lang w:val="en-GB"/>
        </w:rPr>
      </w:pPr>
      <w:r w:rsidRPr="0BEF0AE1">
        <w:rPr>
          <w:lang w:val="en-GB"/>
        </w:rPr>
        <w:t>* According Action Button clicked, change the status</w:t>
      </w:r>
    </w:p>
    <w:p w14:paraId="02E4CB1C" w14:textId="67A9A620" w:rsidR="003C0992" w:rsidRPr="00B02CCC" w:rsidRDefault="7642682F" w:rsidP="009E7C4E">
      <w:pPr>
        <w:rPr>
          <w:lang w:val="en-GB"/>
        </w:rPr>
      </w:pPr>
      <w:r w:rsidRPr="0BEF0AE1">
        <w:rPr>
          <w:lang w:val="en-GB"/>
        </w:rPr>
        <w:t>* Get Status to update Header Data</w:t>
      </w:r>
    </w:p>
    <w:p w14:paraId="06356FF7" w14:textId="5AEE616F" w:rsidR="005C5350" w:rsidRPr="00B02CCC" w:rsidRDefault="00056998" w:rsidP="009E7C4E">
      <w:pPr>
        <w:rPr>
          <w:lang w:val="en-GB"/>
        </w:rPr>
      </w:pPr>
      <w:r w:rsidRPr="00B02CCC">
        <w:rPr>
          <w:lang w:val="en-GB"/>
        </w:rPr>
        <w:lastRenderedPageBreak/>
        <w:t>* Transfer ePayment Request Data to DB Structures</w:t>
      </w:r>
      <w:r w:rsidR="00CA4A3C">
        <w:rPr>
          <w:lang w:val="en-GB"/>
        </w:rPr>
        <w:t xml:space="preserve"> (</w:t>
      </w:r>
      <w:r w:rsidR="005C5350">
        <w:rPr>
          <w:lang w:val="en-GB"/>
        </w:rPr>
        <w:t>{CRQ10000618</w:t>
      </w:r>
      <w:r w:rsidR="00FF01A1">
        <w:rPr>
          <w:lang w:val="en-GB"/>
        </w:rPr>
        <w:t>-Start</w:t>
      </w:r>
      <w:r w:rsidR="005C5350">
        <w:rPr>
          <w:lang w:val="en-GB"/>
        </w:rPr>
        <w:t xml:space="preserve">} </w:t>
      </w:r>
      <w:r w:rsidR="00CA4A3C">
        <w:rPr>
          <w:lang w:val="en-GB"/>
        </w:rPr>
        <w:t xml:space="preserve">including </w:t>
      </w:r>
      <w:r w:rsidR="005C5350">
        <w:rPr>
          <w:lang w:val="en-GB"/>
        </w:rPr>
        <w:t xml:space="preserve">Condense </w:t>
      </w:r>
      <w:r w:rsidR="005C5350" w:rsidRPr="005C5350">
        <w:rPr>
          <w:lang w:val="en-GB"/>
        </w:rPr>
        <w:t>IBAN (International Bank Account Number)</w:t>
      </w:r>
      <w:r w:rsidR="005C5350">
        <w:rPr>
          <w:lang w:val="en-GB"/>
        </w:rPr>
        <w:t xml:space="preserve"> before saving data in DB {CRQ10000618</w:t>
      </w:r>
      <w:r w:rsidR="00C96312">
        <w:rPr>
          <w:lang w:val="en-GB"/>
        </w:rPr>
        <w:t>-</w:t>
      </w:r>
      <w:r w:rsidR="00FF01A1">
        <w:rPr>
          <w:lang w:val="en-GB"/>
        </w:rPr>
        <w:t>End</w:t>
      </w:r>
      <w:r w:rsidR="005C5350">
        <w:rPr>
          <w:lang w:val="en-GB"/>
        </w:rPr>
        <w:t>}</w:t>
      </w:r>
      <w:r w:rsidR="00CA4A3C">
        <w:rPr>
          <w:lang w:val="en-GB"/>
        </w:rPr>
        <w:t>)</w:t>
      </w:r>
    </w:p>
    <w:p w14:paraId="701DDA39" w14:textId="1A9EFDA7" w:rsidR="00056998" w:rsidRPr="00B02CCC" w:rsidRDefault="55A83A2B" w:rsidP="009E7C4E">
      <w:pPr>
        <w:rPr>
          <w:lang w:val="en-GB"/>
        </w:rPr>
      </w:pPr>
      <w:r w:rsidRPr="0BEF0AE1">
        <w:rPr>
          <w:lang w:val="en-GB"/>
        </w:rPr>
        <w:t>* Create Data in DB</w:t>
      </w:r>
    </w:p>
    <w:p w14:paraId="6AA93EEF" w14:textId="216C1D42" w:rsidR="00056998" w:rsidRPr="00B02CCC" w:rsidRDefault="55A83A2B" w:rsidP="009E7C4E">
      <w:pPr>
        <w:rPr>
          <w:lang w:val="en-GB"/>
        </w:rPr>
      </w:pPr>
      <w:r w:rsidRPr="0BEF0AE1">
        <w:rPr>
          <w:lang w:val="en-GB"/>
        </w:rPr>
        <w:t>* Get Details in DB to Update Changing Parameters and send back complete information to the App</w:t>
      </w:r>
    </w:p>
    <w:p w14:paraId="4BAB2AA4" w14:textId="40E05297" w:rsidR="00056998" w:rsidRPr="00B02CCC" w:rsidRDefault="742BB4C0" w:rsidP="009E7C4E">
      <w:pPr>
        <w:rPr>
          <w:lang w:val="en-GB"/>
        </w:rPr>
      </w:pPr>
      <w:r w:rsidRPr="0BEF0AE1">
        <w:rPr>
          <w:lang w:val="en-GB"/>
        </w:rPr>
        <w:t>* Add Success Message if no Error message exists (from FI Post Simulation at Submit)</w:t>
      </w:r>
    </w:p>
    <w:p w14:paraId="64633861" w14:textId="3407B09C" w:rsidR="007014C6" w:rsidRPr="00B02CCC" w:rsidRDefault="09A20849" w:rsidP="00753147">
      <w:pPr>
        <w:pStyle w:val="Heading5"/>
        <w:rPr>
          <w:lang w:val="en-GB"/>
        </w:rPr>
      </w:pPr>
      <w:r w:rsidRPr="0BEF0AE1">
        <w:rPr>
          <w:lang w:val="en-GB"/>
        </w:rPr>
        <w:t>Method DELETE_EPAY_REQ</w:t>
      </w:r>
    </w:p>
    <w:p w14:paraId="260F1888" w14:textId="16ADF959" w:rsidR="009E7C4E" w:rsidRPr="00B02CCC" w:rsidRDefault="742BB4C0" w:rsidP="009E7C4E">
      <w:pPr>
        <w:rPr>
          <w:lang w:val="en-GB"/>
        </w:rPr>
      </w:pPr>
      <w:r w:rsidRPr="0BEF0AE1">
        <w:rPr>
          <w:lang w:val="en-GB"/>
        </w:rPr>
        <w:t>* Set Delete Indicator at Header level</w:t>
      </w:r>
    </w:p>
    <w:p w14:paraId="2B437644" w14:textId="1CC31EA1" w:rsidR="00861689" w:rsidRPr="00B02CCC" w:rsidRDefault="742BB4C0" w:rsidP="009E7C4E">
      <w:pPr>
        <w:rPr>
          <w:lang w:val="en-GB"/>
        </w:rPr>
      </w:pPr>
      <w:r w:rsidRPr="0BEF0AE1">
        <w:rPr>
          <w:lang w:val="en-GB"/>
        </w:rPr>
        <w:t>* Set Delete Indicator at Item level</w:t>
      </w:r>
    </w:p>
    <w:p w14:paraId="2DE10213" w14:textId="47439E18" w:rsidR="0099311C" w:rsidRPr="00B02CCC" w:rsidRDefault="3D86A61A" w:rsidP="0099311C">
      <w:pPr>
        <w:rPr>
          <w:lang w:val="en-GB"/>
        </w:rPr>
      </w:pPr>
      <w:r w:rsidRPr="0BEF0AE1">
        <w:rPr>
          <w:lang w:val="en-GB"/>
        </w:rPr>
        <w:t>* Update Data in DB</w:t>
      </w:r>
    </w:p>
    <w:p w14:paraId="4D76CFFB" w14:textId="745ECD71" w:rsidR="007014C6" w:rsidRPr="00B02CCC" w:rsidRDefault="09A20849" w:rsidP="00753147">
      <w:pPr>
        <w:pStyle w:val="Heading5"/>
        <w:rPr>
          <w:lang w:val="en-GB"/>
        </w:rPr>
      </w:pPr>
      <w:r w:rsidRPr="0BEF0AE1">
        <w:rPr>
          <w:lang w:val="en-GB"/>
        </w:rPr>
        <w:t>Method DETERMINE_MODE</w:t>
      </w:r>
    </w:p>
    <w:p w14:paraId="73FC604F" w14:textId="6945FCE5" w:rsidR="009E7C4E" w:rsidRDefault="5B6BAA48" w:rsidP="009E7C4E">
      <w:pPr>
        <w:rPr>
          <w:lang w:val="en-GB"/>
        </w:rPr>
      </w:pPr>
      <w:r w:rsidRPr="0BEF0AE1">
        <w:rPr>
          <w:lang w:val="en-GB"/>
        </w:rPr>
        <w:t>* Determine mode between Create/Update</w:t>
      </w:r>
    </w:p>
    <w:p w14:paraId="3D03CF75" w14:textId="77777777" w:rsidR="00DC1C79" w:rsidRPr="00B02CCC" w:rsidRDefault="00DC1C79" w:rsidP="009E7C4E">
      <w:pPr>
        <w:rPr>
          <w:lang w:val="en-GB"/>
        </w:rPr>
      </w:pPr>
    </w:p>
    <w:p w14:paraId="6215BBDB" w14:textId="1AC130A4" w:rsidR="007014C6" w:rsidRPr="00B02CCC" w:rsidRDefault="09A20849" w:rsidP="00753147">
      <w:pPr>
        <w:pStyle w:val="Heading5"/>
        <w:rPr>
          <w:lang w:val="en-GB"/>
        </w:rPr>
      </w:pPr>
      <w:r w:rsidRPr="0BEF0AE1">
        <w:rPr>
          <w:lang w:val="en-GB"/>
        </w:rPr>
        <w:t>Method GET_EPAY_REQ_ATTACHMENTS</w:t>
      </w:r>
    </w:p>
    <w:p w14:paraId="0073C525" w14:textId="4C6A8A06" w:rsidR="009E7C4E" w:rsidRPr="00B02CCC" w:rsidRDefault="00A94C1D" w:rsidP="009E7C4E">
      <w:pPr>
        <w:rPr>
          <w:lang w:val="en-GB"/>
        </w:rPr>
      </w:pPr>
      <w:r w:rsidRPr="00B02CCC">
        <w:rPr>
          <w:lang w:val="en-GB"/>
        </w:rPr>
        <w:t xml:space="preserve">* Get Attachments in GOS with method </w:t>
      </w:r>
      <w:r w:rsidRPr="00B02CCC">
        <w:rPr>
          <w:sz w:val="16"/>
          <w:lang w:val="en-GB"/>
        </w:rPr>
        <w:t xml:space="preserve">READ_ATTACHMENTS </w:t>
      </w:r>
      <w:r w:rsidRPr="00B02CCC">
        <w:rPr>
          <w:lang w:val="en-GB"/>
        </w:rPr>
        <w:t xml:space="preserve">of class </w:t>
      </w:r>
      <w:r w:rsidR="009E4557" w:rsidRPr="00B02CCC">
        <w:rPr>
          <w:sz w:val="16"/>
          <w:lang w:val="en-GB"/>
        </w:rPr>
        <w:t>ZCL_FI_EPAY_ATTACHMENT_HELPER</w:t>
      </w:r>
    </w:p>
    <w:p w14:paraId="3A9586B4" w14:textId="2F5BA76B" w:rsidR="00F67227" w:rsidRPr="00B02CCC" w:rsidRDefault="007112D0" w:rsidP="00753147">
      <w:pPr>
        <w:pStyle w:val="Heading5"/>
        <w:rPr>
          <w:lang w:val="en-GB"/>
        </w:rPr>
      </w:pPr>
      <w:r w:rsidRPr="00B02CCC">
        <w:rPr>
          <w:lang w:val="en-GB"/>
        </w:rPr>
        <w:t>Method GET_EPAY_REQ_DETAILS</w:t>
      </w:r>
    </w:p>
    <w:p w14:paraId="45E1E676" w14:textId="62A474F5" w:rsidR="00F67227" w:rsidRDefault="52B0289D" w:rsidP="00F67227">
      <w:pPr>
        <w:rPr>
          <w:lang w:val="en-GB"/>
        </w:rPr>
      </w:pPr>
      <w:r w:rsidRPr="0BEF0AE1">
        <w:rPr>
          <w:lang w:val="en-GB"/>
        </w:rPr>
        <w:t>* Get Header Data</w:t>
      </w:r>
    </w:p>
    <w:p w14:paraId="7F23695D" w14:textId="65816A08" w:rsidR="009E4557" w:rsidRPr="00B02CCC" w:rsidRDefault="097A2F37" w:rsidP="00F67227">
      <w:pPr>
        <w:rPr>
          <w:lang w:val="en-GB"/>
        </w:rPr>
      </w:pPr>
      <w:r w:rsidRPr="0BEF0AE1">
        <w:rPr>
          <w:lang w:val="en-GB"/>
        </w:rPr>
        <w:t>* Get Item(s) Data</w:t>
      </w:r>
    </w:p>
    <w:p w14:paraId="30CDB51C" w14:textId="70765583" w:rsidR="006E67BB" w:rsidRPr="00B02CCC" w:rsidRDefault="006E67BB" w:rsidP="00F67227">
      <w:pPr>
        <w:rPr>
          <w:lang w:val="en-GB"/>
        </w:rPr>
      </w:pPr>
      <w:r w:rsidRPr="00B02CCC">
        <w:rPr>
          <w:lang w:val="en-GB"/>
        </w:rPr>
        <w:t>* Filter out Deleted Items when ePay. Req. status is not "Deleted"</w:t>
      </w:r>
    </w:p>
    <w:p w14:paraId="06BB70D0" w14:textId="6B3DAB18" w:rsidR="006E67BB" w:rsidRPr="00B02CCC" w:rsidRDefault="097A2F37" w:rsidP="00F67227">
      <w:pPr>
        <w:rPr>
          <w:lang w:val="en-GB"/>
        </w:rPr>
      </w:pPr>
      <w:r w:rsidRPr="0BEF0AE1">
        <w:rPr>
          <w:lang w:val="en-GB"/>
        </w:rPr>
        <w:t>* Get all descriptions for "Code" Data</w:t>
      </w:r>
      <w:r w:rsidR="004E1A6A">
        <w:rPr>
          <w:lang w:val="en-GB"/>
        </w:rPr>
        <w:t xml:space="preserve"> using method </w:t>
      </w:r>
      <w:r w:rsidR="004E1A6A" w:rsidRPr="004E1A6A">
        <w:rPr>
          <w:lang w:val="en-GB"/>
        </w:rPr>
        <w:t>FETCH_IDS_DESCRIPTIONS</w:t>
      </w:r>
    </w:p>
    <w:p w14:paraId="15BE388E" w14:textId="16BBCE15" w:rsidR="006E67BB" w:rsidRPr="00B02CCC" w:rsidRDefault="097A2F37" w:rsidP="00F67227">
      <w:pPr>
        <w:rPr>
          <w:lang w:val="en-GB"/>
        </w:rPr>
      </w:pPr>
      <w:r w:rsidRPr="0BEF0AE1">
        <w:rPr>
          <w:lang w:val="en-GB"/>
        </w:rPr>
        <w:t xml:space="preserve">* Determine actions allowed </w:t>
      </w:r>
      <w:r w:rsidR="00943EE9" w:rsidRPr="0BEF0AE1">
        <w:rPr>
          <w:lang w:val="en-GB"/>
        </w:rPr>
        <w:t>according to</w:t>
      </w:r>
      <w:r w:rsidRPr="0BEF0AE1">
        <w:rPr>
          <w:lang w:val="en-GB"/>
        </w:rPr>
        <w:t xml:space="preserve"> User and Status</w:t>
      </w:r>
    </w:p>
    <w:p w14:paraId="5A3F6CC8" w14:textId="77777777" w:rsidR="00434ADA" w:rsidRPr="00B02CCC" w:rsidRDefault="00434ADA" w:rsidP="00F67227">
      <w:pPr>
        <w:rPr>
          <w:lang w:val="en-GB"/>
        </w:rPr>
      </w:pPr>
    </w:p>
    <w:p w14:paraId="554DEB90" w14:textId="27CA493F" w:rsidR="007014C6" w:rsidRPr="00B02CCC" w:rsidRDefault="09A20849" w:rsidP="00753147">
      <w:pPr>
        <w:pStyle w:val="Heading5"/>
        <w:rPr>
          <w:lang w:val="en-GB"/>
        </w:rPr>
      </w:pPr>
      <w:r w:rsidRPr="0BEF0AE1">
        <w:rPr>
          <w:lang w:val="en-GB"/>
        </w:rPr>
        <w:lastRenderedPageBreak/>
        <w:t>Method GET_EPAY_REQ_LIST</w:t>
      </w:r>
    </w:p>
    <w:p w14:paraId="1668CF5B" w14:textId="5CFE8630" w:rsidR="00F67227" w:rsidRPr="00B02CCC" w:rsidRDefault="4D75CC11" w:rsidP="00F67227">
      <w:pPr>
        <w:rPr>
          <w:lang w:val="en-GB"/>
        </w:rPr>
      </w:pPr>
      <w:r w:rsidRPr="0BEF0AE1">
        <w:rPr>
          <w:lang w:val="en-GB"/>
        </w:rPr>
        <w:t>* Get and prepare Filters</w:t>
      </w:r>
    </w:p>
    <w:p w14:paraId="2B6EB4B5" w14:textId="309BE208" w:rsidR="009768A9" w:rsidRPr="00B02CCC" w:rsidRDefault="4D75CC11" w:rsidP="00F67227">
      <w:pPr>
        <w:rPr>
          <w:lang w:val="en-GB"/>
        </w:rPr>
      </w:pPr>
      <w:r w:rsidRPr="0BEF0AE1">
        <w:rPr>
          <w:lang w:val="en-GB"/>
        </w:rPr>
        <w:t>* Set Default Filters when empty (on Created On – Last 3 months)</w:t>
      </w:r>
    </w:p>
    <w:p w14:paraId="673B18F5" w14:textId="3373FDAE" w:rsidR="009768A9" w:rsidRPr="00B02CCC" w:rsidRDefault="0ECBBFDA" w:rsidP="00F67227">
      <w:pPr>
        <w:rPr>
          <w:lang w:val="en-GB"/>
        </w:rPr>
      </w:pPr>
      <w:r w:rsidRPr="0BEF0AE1">
        <w:rPr>
          <w:lang w:val="en-GB"/>
        </w:rPr>
        <w:t>* Get User's Substitutes for Y1 Approver</w:t>
      </w:r>
    </w:p>
    <w:p w14:paraId="03D7C62B" w14:textId="3C8AB7DE" w:rsidR="0001651A" w:rsidRPr="00B02CCC" w:rsidRDefault="0001651A" w:rsidP="00F67227">
      <w:pPr>
        <w:rPr>
          <w:lang w:val="en-GB"/>
        </w:rPr>
      </w:pPr>
      <w:r w:rsidRPr="00B02CCC">
        <w:rPr>
          <w:lang w:val="en-GB"/>
        </w:rPr>
        <w:t>* Select ePayment Requests in DB with filters</w:t>
      </w:r>
    </w:p>
    <w:p w14:paraId="30BC92F8" w14:textId="110D470E" w:rsidR="0001651A" w:rsidRPr="00B02CCC" w:rsidRDefault="0ECBBFDA" w:rsidP="00F67227">
      <w:pPr>
        <w:rPr>
          <w:lang w:val="en-GB"/>
        </w:rPr>
      </w:pPr>
      <w:r w:rsidRPr="0BEF0AE1">
        <w:rPr>
          <w:lang w:val="en-GB"/>
        </w:rPr>
        <w:t>* Build the final list to show in the App</w:t>
      </w:r>
    </w:p>
    <w:p w14:paraId="456BA56C" w14:textId="0D5AB51B" w:rsidR="0001651A" w:rsidRPr="00B02CCC" w:rsidRDefault="0001651A" w:rsidP="00F67227">
      <w:pPr>
        <w:rPr>
          <w:lang w:val="en-GB"/>
        </w:rPr>
      </w:pPr>
      <w:r w:rsidRPr="00B02CCC">
        <w:rPr>
          <w:lang w:val="en-GB"/>
        </w:rPr>
        <w:tab/>
        <w:t>* Show only "Awaiting Approval" ePayment Request when current user is the Y1 Approver</w:t>
      </w:r>
    </w:p>
    <w:p w14:paraId="370E9F48" w14:textId="2BB34C92" w:rsidR="00251FBA" w:rsidRDefault="005914E7" w:rsidP="00844FD4">
      <w:pPr>
        <w:ind w:left="720"/>
        <w:rPr>
          <w:rFonts w:ascii="Helvetica" w:hAnsi="Helvetica" w:cs="Helvetica"/>
          <w:color w:val="333333"/>
          <w:sz w:val="21"/>
          <w:szCs w:val="21"/>
          <w:shd w:val="clear" w:color="auto" w:fill="FFFFFF"/>
        </w:rPr>
      </w:pPr>
      <w:commentRangeStart w:id="276"/>
      <w:r>
        <w:rPr>
          <w:rFonts w:ascii="Helvetica" w:hAnsi="Helvetica" w:cs="Helvetica"/>
          <w:color w:val="333333"/>
          <w:sz w:val="21"/>
          <w:szCs w:val="21"/>
          <w:shd w:val="clear" w:color="auto" w:fill="FFFFFF"/>
        </w:rPr>
        <w:t>{CRQ10005708-Start}</w:t>
      </w:r>
    </w:p>
    <w:p w14:paraId="7804EF6C" w14:textId="0E44EF28" w:rsidR="004C1928" w:rsidRDefault="004C1928" w:rsidP="00844FD4">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Get the Workflow related details by passing guid of the epay request by using class </w:t>
      </w:r>
      <w:r w:rsidRPr="004C1928">
        <w:rPr>
          <w:rFonts w:ascii="Helvetica" w:hAnsi="Helvetica" w:cs="Helvetica"/>
          <w:color w:val="333333"/>
          <w:sz w:val="21"/>
          <w:szCs w:val="21"/>
          <w:shd w:val="clear" w:color="auto" w:fill="FFFFFF"/>
        </w:rPr>
        <w:t>zcl_fi_epay_workflow_helper</w:t>
      </w:r>
      <w:r>
        <w:rPr>
          <w:rFonts w:ascii="Helvetica" w:hAnsi="Helvetica" w:cs="Helvetica"/>
          <w:color w:val="333333"/>
          <w:sz w:val="21"/>
          <w:szCs w:val="21"/>
          <w:shd w:val="clear" w:color="auto" w:fill="FFFFFF"/>
        </w:rPr>
        <w:t xml:space="preserve">, in the workflow stack data, please check for the agent </w:t>
      </w:r>
      <w:r w:rsidR="00334BC2">
        <w:rPr>
          <w:rFonts w:ascii="Helvetica" w:hAnsi="Helvetica" w:cs="Helvetica"/>
          <w:color w:val="333333"/>
          <w:sz w:val="21"/>
          <w:szCs w:val="21"/>
          <w:shd w:val="clear" w:color="auto" w:fill="FFFFFF"/>
        </w:rPr>
        <w:t>same as</w:t>
      </w:r>
      <w:r>
        <w:rPr>
          <w:rFonts w:ascii="Helvetica" w:hAnsi="Helvetica" w:cs="Helvetica"/>
          <w:color w:val="333333"/>
          <w:sz w:val="21"/>
          <w:szCs w:val="21"/>
          <w:shd w:val="clear" w:color="auto" w:fill="FFFFFF"/>
        </w:rPr>
        <w:t xml:space="preserve"> current user and task status </w:t>
      </w:r>
      <w:r w:rsidR="00334BC2">
        <w:rPr>
          <w:rFonts w:ascii="Helvetica" w:hAnsi="Helvetica" w:cs="Helvetica"/>
          <w:color w:val="333333"/>
          <w:sz w:val="21"/>
          <w:szCs w:val="21"/>
          <w:shd w:val="clear" w:color="auto" w:fill="FFFFFF"/>
        </w:rPr>
        <w:t xml:space="preserve">is </w:t>
      </w:r>
      <w:r>
        <w:rPr>
          <w:rFonts w:ascii="Helvetica" w:hAnsi="Helvetica" w:cs="Helvetica"/>
          <w:color w:val="333333"/>
          <w:sz w:val="21"/>
          <w:szCs w:val="21"/>
          <w:shd w:val="clear" w:color="auto" w:fill="FFFFFF"/>
        </w:rPr>
        <w:t xml:space="preserve"> ‘READY’, thus only in process Y1 Workflow task </w:t>
      </w:r>
      <w:r w:rsidR="00844FD4">
        <w:rPr>
          <w:rFonts w:ascii="Helvetica" w:hAnsi="Helvetica" w:cs="Helvetica"/>
          <w:color w:val="333333"/>
          <w:sz w:val="21"/>
          <w:szCs w:val="21"/>
          <w:shd w:val="clear" w:color="auto" w:fill="FFFFFF"/>
        </w:rPr>
        <w:t>is</w:t>
      </w:r>
      <w:r>
        <w:rPr>
          <w:rFonts w:ascii="Helvetica" w:hAnsi="Helvetica" w:cs="Helvetica"/>
          <w:color w:val="333333"/>
          <w:sz w:val="21"/>
          <w:szCs w:val="21"/>
          <w:shd w:val="clear" w:color="auto" w:fill="FFFFFF"/>
        </w:rPr>
        <w:t xml:space="preserve"> shown in the list.</w:t>
      </w:r>
      <w:r w:rsidR="00F950F1">
        <w:rPr>
          <w:rFonts w:ascii="Helvetica" w:hAnsi="Helvetica" w:cs="Helvetica"/>
          <w:color w:val="333333"/>
          <w:sz w:val="21"/>
          <w:szCs w:val="21"/>
          <w:shd w:val="clear" w:color="auto" w:fill="FFFFFF"/>
        </w:rPr>
        <w:t xml:space="preserve"> </w:t>
      </w:r>
      <w:r w:rsidR="000124CC">
        <w:rPr>
          <w:rFonts w:ascii="Helvetica" w:hAnsi="Helvetica" w:cs="Helvetica"/>
          <w:color w:val="333333"/>
          <w:sz w:val="21"/>
          <w:szCs w:val="21"/>
          <w:shd w:val="clear" w:color="auto" w:fill="FFFFFF"/>
        </w:rPr>
        <w:t>Also consider Y1 Approver’s substitute by matching with Y1 approver field , If it is the same user then also insert the workitem in the final output.</w:t>
      </w:r>
    </w:p>
    <w:p w14:paraId="5528D586" w14:textId="7EA8C5A5" w:rsidR="00716D51" w:rsidRDefault="00716D51" w:rsidP="00844FD4">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{CRQ10005708-End}</w:t>
      </w:r>
      <w:commentRangeEnd w:id="276"/>
      <w:r w:rsidR="000F1B37">
        <w:rPr>
          <w:rStyle w:val="CommentReference"/>
        </w:rPr>
        <w:commentReference w:id="276"/>
      </w:r>
    </w:p>
    <w:p w14:paraId="63AC9C38" w14:textId="77777777" w:rsidR="00716D51" w:rsidRPr="00B02CCC" w:rsidRDefault="00716D51" w:rsidP="00F67227">
      <w:pPr>
        <w:rPr>
          <w:lang w:val="en-GB"/>
        </w:rPr>
      </w:pPr>
    </w:p>
    <w:p w14:paraId="2952CE0D" w14:textId="0BC8802F" w:rsidR="007014C6" w:rsidRPr="00B02CCC" w:rsidRDefault="09A20849" w:rsidP="00753147">
      <w:pPr>
        <w:pStyle w:val="Heading5"/>
        <w:rPr>
          <w:lang w:val="en-GB"/>
        </w:rPr>
      </w:pPr>
      <w:r w:rsidRPr="0BEF0AE1">
        <w:rPr>
          <w:lang w:val="en-GB"/>
        </w:rPr>
        <w:t>Method GET_EPAY_REQ_WFL_LOG</w:t>
      </w:r>
    </w:p>
    <w:p w14:paraId="25EA479E" w14:textId="23AF944C" w:rsidR="00F67227" w:rsidRPr="00B02CCC" w:rsidRDefault="2E23FBA9" w:rsidP="00F67227">
      <w:pPr>
        <w:rPr>
          <w:lang w:val="en-GB"/>
        </w:rPr>
      </w:pPr>
      <w:r w:rsidRPr="0BEF0AE1">
        <w:rPr>
          <w:lang w:val="en-GB"/>
        </w:rPr>
        <w:t>* Build Log for Executed and Pending tasks</w:t>
      </w:r>
    </w:p>
    <w:p w14:paraId="21D8E700" w14:textId="3899512E" w:rsidR="00BF793B" w:rsidRPr="00B02CCC" w:rsidRDefault="00BF793B" w:rsidP="00F67227">
      <w:pPr>
        <w:rPr>
          <w:lang w:val="en-GB"/>
        </w:rPr>
      </w:pPr>
      <w:r w:rsidRPr="00B02CCC">
        <w:rPr>
          <w:lang w:val="en-GB"/>
        </w:rPr>
        <w:tab/>
      </w:r>
      <w:r w:rsidR="2E23FBA9" w:rsidRPr="00B02CCC">
        <w:rPr>
          <w:lang w:val="en-GB"/>
        </w:rPr>
        <w:t>* Get Header Notes</w:t>
      </w:r>
    </w:p>
    <w:p w14:paraId="6CCC22DB" w14:textId="687FF029" w:rsidR="00BF793B" w:rsidRPr="00B02CCC" w:rsidRDefault="00BF793B" w:rsidP="00F67227">
      <w:pPr>
        <w:rPr>
          <w:lang w:val="en-GB"/>
        </w:rPr>
      </w:pPr>
      <w:r w:rsidRPr="00B02CCC">
        <w:rPr>
          <w:lang w:val="en-GB"/>
        </w:rPr>
        <w:tab/>
      </w:r>
      <w:r w:rsidR="1FB41DC4" w:rsidRPr="00B02CCC">
        <w:rPr>
          <w:lang w:val="en-GB"/>
        </w:rPr>
        <w:t>* Determine Approved by a Substitute or the Original Approver</w:t>
      </w:r>
    </w:p>
    <w:p w14:paraId="0F2D545A" w14:textId="10663585" w:rsidR="009D756F" w:rsidRPr="00B02CCC" w:rsidRDefault="009D756F" w:rsidP="00F67227">
      <w:pPr>
        <w:rPr>
          <w:lang w:val="en-GB"/>
        </w:rPr>
      </w:pPr>
      <w:r w:rsidRPr="00B02CCC">
        <w:rPr>
          <w:lang w:val="en-GB"/>
        </w:rPr>
        <w:tab/>
      </w:r>
      <w:r w:rsidR="1FB41DC4" w:rsidRPr="00B02CCC">
        <w:rPr>
          <w:lang w:val="en-GB"/>
        </w:rPr>
        <w:t>* Add "Open" tasks</w:t>
      </w:r>
    </w:p>
    <w:p w14:paraId="68B7A149" w14:textId="07DA6B58" w:rsidR="007014C6" w:rsidRPr="00B02CCC" w:rsidRDefault="09A20849" w:rsidP="00753147">
      <w:pPr>
        <w:pStyle w:val="Heading5"/>
        <w:rPr>
          <w:lang w:val="en-GB"/>
        </w:rPr>
      </w:pPr>
      <w:r w:rsidRPr="0BEF0AE1">
        <w:rPr>
          <w:lang w:val="en-GB"/>
        </w:rPr>
        <w:t>Method GET_MESSAGES</w:t>
      </w:r>
    </w:p>
    <w:p w14:paraId="6154C2F8" w14:textId="3A68FB30" w:rsidR="00F67227" w:rsidRPr="00B02CCC" w:rsidRDefault="127EE5D9" w:rsidP="00F67227">
      <w:pPr>
        <w:rPr>
          <w:lang w:val="en-GB"/>
        </w:rPr>
      </w:pPr>
      <w:r w:rsidRPr="0BEF0AE1">
        <w:rPr>
          <w:lang w:val="en-GB"/>
        </w:rPr>
        <w:t>* Get Messages in Global Instance Attributes</w:t>
      </w:r>
    </w:p>
    <w:p w14:paraId="67B3622E" w14:textId="15F15F12" w:rsidR="007014C6" w:rsidRPr="00B02CCC" w:rsidRDefault="09A20849" w:rsidP="00753147">
      <w:pPr>
        <w:pStyle w:val="Heading5"/>
        <w:rPr>
          <w:lang w:val="en-GB"/>
        </w:rPr>
      </w:pPr>
      <w:r w:rsidRPr="0BEF0AE1">
        <w:rPr>
          <w:lang w:val="en-GB"/>
        </w:rPr>
        <w:t>Method RESET_WF_AND_STATUS</w:t>
      </w:r>
    </w:p>
    <w:p w14:paraId="67D8EBC9" w14:textId="03923D7A" w:rsidR="00F67227" w:rsidRPr="00B02CCC" w:rsidRDefault="358F3487" w:rsidP="00F67227">
      <w:pPr>
        <w:rPr>
          <w:lang w:val="en-GB"/>
        </w:rPr>
      </w:pPr>
      <w:r w:rsidRPr="0BEF0AE1">
        <w:rPr>
          <w:lang w:val="en-GB"/>
        </w:rPr>
        <w:lastRenderedPageBreak/>
        <w:t>* Get Workflow Stack &amp; Log updated by workflow</w:t>
      </w:r>
    </w:p>
    <w:p w14:paraId="1C4D166A" w14:textId="62A0C7D9" w:rsidR="00CC77CB" w:rsidRPr="00B02CCC" w:rsidRDefault="358F3487" w:rsidP="00F67227">
      <w:pPr>
        <w:rPr>
          <w:lang w:val="en-GB"/>
        </w:rPr>
      </w:pPr>
      <w:r w:rsidRPr="0BEF0AE1">
        <w:rPr>
          <w:lang w:val="en-GB"/>
        </w:rPr>
        <w:t>* Reset all tasks to READY</w:t>
      </w:r>
    </w:p>
    <w:p w14:paraId="4D1FB223" w14:textId="4051296C" w:rsidR="00CC77CB" w:rsidRPr="00B02CCC" w:rsidRDefault="358F3487" w:rsidP="00F67227">
      <w:pPr>
        <w:rPr>
          <w:lang w:val="en-GB"/>
        </w:rPr>
      </w:pPr>
      <w:r w:rsidRPr="0BEF0AE1">
        <w:rPr>
          <w:lang w:val="en-GB"/>
        </w:rPr>
        <w:t>* Reset the Status to 'Composing'</w:t>
      </w:r>
    </w:p>
    <w:p w14:paraId="67CA77CB" w14:textId="76DEACE6" w:rsidR="007014C6" w:rsidRPr="00B02CCC" w:rsidRDefault="09A20849" w:rsidP="00753147">
      <w:pPr>
        <w:pStyle w:val="Heading5"/>
        <w:rPr>
          <w:lang w:val="en-GB"/>
        </w:rPr>
      </w:pPr>
      <w:r w:rsidRPr="0BEF0AE1">
        <w:rPr>
          <w:lang w:val="en-GB"/>
        </w:rPr>
        <w:t>Method SAVE_TEXT</w:t>
      </w:r>
    </w:p>
    <w:p w14:paraId="579BFACD" w14:textId="0F7CCBAA" w:rsidR="00F67227" w:rsidRPr="00B02CCC" w:rsidRDefault="0F52D0C9" w:rsidP="00F67227">
      <w:pPr>
        <w:rPr>
          <w:lang w:val="en-GB"/>
        </w:rPr>
      </w:pPr>
      <w:r w:rsidRPr="0BEF0AE1">
        <w:rPr>
          <w:lang w:val="en-GB"/>
        </w:rPr>
        <w:t>* Build Text Name and Object</w:t>
      </w:r>
    </w:p>
    <w:p w14:paraId="419DF12E" w14:textId="708315D9" w:rsidR="00AB33E8" w:rsidRPr="00B02CCC" w:rsidRDefault="0F52D0C9" w:rsidP="00F67227">
      <w:pPr>
        <w:rPr>
          <w:lang w:val="en-GB"/>
        </w:rPr>
      </w:pPr>
      <w:r w:rsidRPr="0BEF0AE1">
        <w:rPr>
          <w:lang w:val="en-GB"/>
        </w:rPr>
        <w:t>* Prepare Text Table</w:t>
      </w:r>
    </w:p>
    <w:p w14:paraId="6FEA22F6" w14:textId="19270D35" w:rsidR="00AB33E8" w:rsidRPr="00B02CCC" w:rsidRDefault="0F52D0C9" w:rsidP="00F67227">
      <w:pPr>
        <w:rPr>
          <w:lang w:val="en-GB"/>
        </w:rPr>
      </w:pPr>
      <w:r w:rsidRPr="0BEF0AE1">
        <w:rPr>
          <w:lang w:val="en-GB"/>
        </w:rPr>
        <w:t>* Check if SO10 text exists to determine mode (Create/update)</w:t>
      </w:r>
    </w:p>
    <w:p w14:paraId="0A3269DF" w14:textId="59BBF995" w:rsidR="00AB33E8" w:rsidRPr="00B02CCC" w:rsidRDefault="00AB33E8" w:rsidP="00F67227">
      <w:pPr>
        <w:rPr>
          <w:lang w:val="en-GB"/>
        </w:rPr>
      </w:pPr>
      <w:r w:rsidRPr="00B02CCC">
        <w:rPr>
          <w:lang w:val="en-GB"/>
        </w:rPr>
        <w:tab/>
      </w:r>
      <w:r w:rsidR="0F52D0C9" w:rsidRPr="00B02CCC">
        <w:rPr>
          <w:lang w:val="en-GB"/>
        </w:rPr>
        <w:t>* Create Text</w:t>
      </w:r>
    </w:p>
    <w:p w14:paraId="1B62A239" w14:textId="1894E447" w:rsidR="00AB33E8" w:rsidRPr="00B02CCC" w:rsidRDefault="00AB33E8" w:rsidP="00F67227">
      <w:pPr>
        <w:rPr>
          <w:lang w:val="en-GB"/>
        </w:rPr>
      </w:pPr>
      <w:r w:rsidRPr="00B02CCC">
        <w:rPr>
          <w:lang w:val="en-GB"/>
        </w:rPr>
        <w:tab/>
      </w:r>
      <w:r w:rsidR="0F52D0C9" w:rsidRPr="00B02CCC">
        <w:rPr>
          <w:lang w:val="en-GB"/>
        </w:rPr>
        <w:t>* Update Text</w:t>
      </w:r>
    </w:p>
    <w:p w14:paraId="5D6294F7" w14:textId="5DDA2F4F" w:rsidR="007014C6" w:rsidRPr="00B02CCC" w:rsidRDefault="09A20849" w:rsidP="00753147">
      <w:pPr>
        <w:pStyle w:val="Heading5"/>
        <w:rPr>
          <w:lang w:val="en-GB"/>
        </w:rPr>
      </w:pPr>
      <w:r w:rsidRPr="0BEF0AE1">
        <w:rPr>
          <w:lang w:val="en-GB"/>
        </w:rPr>
        <w:t>Method UPDATE_EPAY_REQ</w:t>
      </w:r>
    </w:p>
    <w:p w14:paraId="4C17D760" w14:textId="35C243B0" w:rsidR="00794769" w:rsidRDefault="00D4535B" w:rsidP="00794769">
      <w:pPr>
        <w:rPr>
          <w:lang w:val="en-GB"/>
        </w:rPr>
      </w:pPr>
      <w:r>
        <w:rPr>
          <w:lang w:val="en-GB"/>
        </w:rPr>
        <w:t>{</w:t>
      </w:r>
      <w:r w:rsidRPr="00D4535B">
        <w:rPr>
          <w:lang w:val="en-GB"/>
        </w:rPr>
        <w:t>CRQ10004597</w:t>
      </w:r>
      <w:r w:rsidR="000D5699">
        <w:rPr>
          <w:lang w:val="en-GB"/>
        </w:rPr>
        <w:t>-Start</w:t>
      </w:r>
      <w:r>
        <w:rPr>
          <w:lang w:val="en-GB"/>
        </w:rPr>
        <w:t>}</w:t>
      </w:r>
    </w:p>
    <w:p w14:paraId="27193056" w14:textId="01057D33" w:rsidR="00D4535B" w:rsidRDefault="00D4535B" w:rsidP="00794769">
      <w:pPr>
        <w:rPr>
          <w:lang w:val="en-GB"/>
        </w:rPr>
      </w:pPr>
      <w:r>
        <w:rPr>
          <w:lang w:val="en-GB"/>
        </w:rPr>
        <w:t xml:space="preserve">* </w:t>
      </w:r>
      <w:r w:rsidR="0014150B">
        <w:rPr>
          <w:lang w:val="en-GB"/>
        </w:rPr>
        <w:t>C</w:t>
      </w:r>
      <w:r>
        <w:rPr>
          <w:lang w:val="en-GB"/>
        </w:rPr>
        <w:t>reate E</w:t>
      </w:r>
      <w:r w:rsidR="003E6415">
        <w:rPr>
          <w:lang w:val="en-GB"/>
        </w:rPr>
        <w:t>-P</w:t>
      </w:r>
      <w:r>
        <w:rPr>
          <w:lang w:val="en-GB"/>
        </w:rPr>
        <w:t>ay Request</w:t>
      </w:r>
      <w:r w:rsidR="00AF1327">
        <w:rPr>
          <w:lang w:val="en-GB"/>
        </w:rPr>
        <w:t xml:space="preserve"> if not created</w:t>
      </w:r>
      <w:r w:rsidR="00B166C2">
        <w:rPr>
          <w:lang w:val="en-GB"/>
        </w:rPr>
        <w:t xml:space="preserve"> already</w:t>
      </w:r>
      <w:r w:rsidR="00AF1327">
        <w:rPr>
          <w:lang w:val="en-GB"/>
        </w:rPr>
        <w:t>.</w:t>
      </w:r>
    </w:p>
    <w:p w14:paraId="4BBFDE28" w14:textId="44B092B2" w:rsidR="00FF7F30" w:rsidRPr="00794769" w:rsidRDefault="00FF7F30" w:rsidP="00794769">
      <w:pPr>
        <w:rPr>
          <w:lang w:val="en-GB"/>
        </w:rPr>
      </w:pPr>
      <w:r>
        <w:rPr>
          <w:lang w:val="en-GB"/>
        </w:rPr>
        <w:t>{</w:t>
      </w:r>
      <w:r w:rsidRPr="00D4535B">
        <w:rPr>
          <w:lang w:val="en-GB"/>
        </w:rPr>
        <w:t>CRQ10004597</w:t>
      </w:r>
      <w:r w:rsidR="000D5699">
        <w:rPr>
          <w:lang w:val="en-GB"/>
        </w:rPr>
        <w:t>-End</w:t>
      </w:r>
      <w:r>
        <w:rPr>
          <w:lang w:val="en-GB"/>
        </w:rPr>
        <w:t>}</w:t>
      </w:r>
    </w:p>
    <w:p w14:paraId="1655DBD1" w14:textId="41294C5D" w:rsidR="00F67227" w:rsidRPr="00B02CCC" w:rsidRDefault="7C942750" w:rsidP="00F67227">
      <w:pPr>
        <w:rPr>
          <w:lang w:val="en-GB"/>
        </w:rPr>
      </w:pPr>
      <w:r w:rsidRPr="0BEF0AE1">
        <w:rPr>
          <w:lang w:val="en-GB"/>
        </w:rPr>
        <w:t>* Get existing instance</w:t>
      </w:r>
    </w:p>
    <w:p w14:paraId="686356F0" w14:textId="3A8EB469" w:rsidR="00660217" w:rsidRPr="00B02CCC" w:rsidRDefault="7C942750" w:rsidP="00F67227">
      <w:pPr>
        <w:rPr>
          <w:lang w:val="en-GB"/>
        </w:rPr>
      </w:pPr>
      <w:r w:rsidRPr="0BEF0AE1">
        <w:rPr>
          <w:lang w:val="en-GB"/>
        </w:rPr>
        <w:t>* Set Deletion Indicators on deleted items</w:t>
      </w:r>
    </w:p>
    <w:p w14:paraId="0FABE11C" w14:textId="437F9928" w:rsidR="00660217" w:rsidRPr="00B02CCC" w:rsidRDefault="7C942750" w:rsidP="00F67227">
      <w:pPr>
        <w:rPr>
          <w:lang w:val="en-GB"/>
        </w:rPr>
      </w:pPr>
      <w:r w:rsidRPr="0BEF0AE1">
        <w:rPr>
          <w:lang w:val="en-GB"/>
        </w:rPr>
        <w:t>* Transfer Data to Update Structure &amp; Table</w:t>
      </w:r>
    </w:p>
    <w:p w14:paraId="11237371" w14:textId="3451BFB5" w:rsidR="00660217" w:rsidRPr="00B02CCC" w:rsidRDefault="6EE06CF5" w:rsidP="00F67227">
      <w:pPr>
        <w:rPr>
          <w:lang w:val="en-GB"/>
        </w:rPr>
      </w:pPr>
      <w:r w:rsidRPr="0BEF0AE1">
        <w:rPr>
          <w:lang w:val="en-GB"/>
        </w:rPr>
        <w:t>* Update Supplier Name if relevant</w:t>
      </w:r>
    </w:p>
    <w:p w14:paraId="3F345B05" w14:textId="680B4020" w:rsidR="009414C7" w:rsidRPr="00B02CCC" w:rsidRDefault="6EE06CF5" w:rsidP="009414C7">
      <w:pPr>
        <w:ind w:firstLine="720"/>
        <w:rPr>
          <w:lang w:val="en-GB"/>
        </w:rPr>
      </w:pPr>
      <w:r w:rsidRPr="0BEF0AE1">
        <w:rPr>
          <w:lang w:val="en-GB"/>
        </w:rPr>
        <w:t>* Set Item GUID &amp; ID for New Item</w:t>
      </w:r>
    </w:p>
    <w:p w14:paraId="12A7F19B" w14:textId="03C8C0AA" w:rsidR="009414C7" w:rsidRPr="00B02CCC" w:rsidRDefault="6EE06CF5" w:rsidP="009414C7">
      <w:pPr>
        <w:ind w:firstLine="720"/>
        <w:rPr>
          <w:lang w:val="en-GB"/>
        </w:rPr>
      </w:pPr>
      <w:r w:rsidRPr="0BEF0AE1">
        <w:rPr>
          <w:lang w:val="en-GB"/>
        </w:rPr>
        <w:t>* Save Item Note</w:t>
      </w:r>
    </w:p>
    <w:p w14:paraId="4793E2F8" w14:textId="7D9AFFCB" w:rsidR="009414C7" w:rsidRDefault="6EE06CF5" w:rsidP="009414C7">
      <w:pPr>
        <w:ind w:firstLine="720"/>
        <w:rPr>
          <w:lang w:val="en-GB"/>
        </w:rPr>
      </w:pPr>
      <w:r w:rsidRPr="0BEF0AE1">
        <w:rPr>
          <w:lang w:val="en-GB"/>
        </w:rPr>
        <w:t>* Adapt Header Total Value</w:t>
      </w:r>
    </w:p>
    <w:p w14:paraId="1C2F5C4C" w14:textId="607BD0B6" w:rsidR="0062559C" w:rsidRPr="00B02CCC" w:rsidRDefault="7A680B40" w:rsidP="0062559C">
      <w:pPr>
        <w:rPr>
          <w:lang w:val="en-GB"/>
        </w:rPr>
      </w:pPr>
      <w:r w:rsidRPr="0BEF0AE1">
        <w:rPr>
          <w:lang w:val="en-GB"/>
        </w:rPr>
        <w:t>* Save Header Texts</w:t>
      </w:r>
    </w:p>
    <w:p w14:paraId="313B0370" w14:textId="77777777" w:rsidR="00D33EC1" w:rsidRDefault="00D33EC1" w:rsidP="00D33EC1">
      <w:pPr>
        <w:rPr>
          <w:lang w:val="en-GB"/>
        </w:rPr>
      </w:pPr>
      <w:r>
        <w:rPr>
          <w:lang w:val="en-GB"/>
        </w:rPr>
        <w:lastRenderedPageBreak/>
        <w:t>{</w:t>
      </w:r>
      <w:r w:rsidRPr="00D4535B">
        <w:rPr>
          <w:lang w:val="en-GB"/>
        </w:rPr>
        <w:t>CRQ10004597</w:t>
      </w:r>
      <w:r>
        <w:rPr>
          <w:lang w:val="en-GB"/>
        </w:rPr>
        <w:t>-Start}</w:t>
      </w:r>
    </w:p>
    <w:p w14:paraId="677E47D4" w14:textId="0A19017E" w:rsidR="00395096" w:rsidRDefault="00395096" w:rsidP="00395096">
      <w:pPr>
        <w:rPr>
          <w:lang w:val="en-GB"/>
        </w:rPr>
      </w:pPr>
      <w:r>
        <w:rPr>
          <w:lang w:val="en-GB"/>
        </w:rPr>
        <w:t xml:space="preserve">* </w:t>
      </w:r>
      <w:r w:rsidR="00FB63ED">
        <w:rPr>
          <w:lang w:val="en-GB"/>
        </w:rPr>
        <w:t>Calculate</w:t>
      </w:r>
      <w:r w:rsidR="008F2739">
        <w:rPr>
          <w:lang w:val="en-GB"/>
        </w:rPr>
        <w:t xml:space="preserve"> </w:t>
      </w:r>
      <w:r w:rsidR="00FB63ED">
        <w:rPr>
          <w:lang w:val="en-GB"/>
        </w:rPr>
        <w:t>expected due date</w:t>
      </w:r>
      <w:r>
        <w:rPr>
          <w:lang w:val="en-GB"/>
        </w:rPr>
        <w:t xml:space="preserve"> </w:t>
      </w:r>
      <w:r w:rsidR="00FB63ED">
        <w:rPr>
          <w:lang w:val="en-GB"/>
        </w:rPr>
        <w:t xml:space="preserve">from assigned payment term, </w:t>
      </w:r>
      <w:r w:rsidR="00960422">
        <w:rPr>
          <w:lang w:val="en-GB"/>
        </w:rPr>
        <w:t>document date and posting date</w:t>
      </w:r>
      <w:r>
        <w:rPr>
          <w:lang w:val="en-GB"/>
        </w:rPr>
        <w:t>.</w:t>
      </w:r>
    </w:p>
    <w:p w14:paraId="08AA8F08" w14:textId="77777777" w:rsidR="00D33EC1" w:rsidRPr="00794769" w:rsidRDefault="00D33EC1" w:rsidP="00D33EC1">
      <w:pPr>
        <w:rPr>
          <w:lang w:val="en-GB"/>
        </w:rPr>
      </w:pPr>
      <w:r>
        <w:rPr>
          <w:lang w:val="en-GB"/>
        </w:rPr>
        <w:t>{</w:t>
      </w:r>
      <w:r w:rsidRPr="00D4535B">
        <w:rPr>
          <w:lang w:val="en-GB"/>
        </w:rPr>
        <w:t>CRQ10004597</w:t>
      </w:r>
      <w:r>
        <w:rPr>
          <w:lang w:val="en-GB"/>
        </w:rPr>
        <w:t>-End}</w:t>
      </w:r>
    </w:p>
    <w:p w14:paraId="0902C4CA" w14:textId="49FDAD08" w:rsidR="0062559C" w:rsidRPr="00B02CCC" w:rsidRDefault="7A680B40" w:rsidP="0062559C">
      <w:pPr>
        <w:rPr>
          <w:lang w:val="en-GB"/>
        </w:rPr>
      </w:pPr>
      <w:r w:rsidRPr="0BEF0AE1">
        <w:rPr>
          <w:lang w:val="en-GB"/>
        </w:rPr>
        <w:t>* Adapt Workflow Stack when necessary</w:t>
      </w:r>
    </w:p>
    <w:p w14:paraId="23E3EEF7" w14:textId="411133BD" w:rsidR="0062559C" w:rsidRPr="00B02CCC" w:rsidRDefault="7A680B40" w:rsidP="0062559C">
      <w:pPr>
        <w:rPr>
          <w:lang w:val="en-GB"/>
        </w:rPr>
      </w:pPr>
      <w:r w:rsidRPr="0BEF0AE1">
        <w:rPr>
          <w:lang w:val="en-GB"/>
        </w:rPr>
        <w:t>* According Action Button clicked, change the status</w:t>
      </w:r>
    </w:p>
    <w:p w14:paraId="4BFAB39B" w14:textId="0C181E20" w:rsidR="0062559C" w:rsidRPr="00B02CCC" w:rsidRDefault="7A680B40" w:rsidP="0062559C">
      <w:pPr>
        <w:rPr>
          <w:lang w:val="en-GB"/>
        </w:rPr>
      </w:pPr>
      <w:r w:rsidRPr="0BEF0AE1">
        <w:rPr>
          <w:lang w:val="en-GB"/>
        </w:rPr>
        <w:t>* Get Status to update Header Data</w:t>
      </w:r>
    </w:p>
    <w:p w14:paraId="0B7CA595" w14:textId="61C03BA3" w:rsidR="00625E5D" w:rsidRPr="00B02CCC" w:rsidRDefault="138704A1" w:rsidP="0062559C">
      <w:pPr>
        <w:rPr>
          <w:lang w:val="en-GB"/>
        </w:rPr>
      </w:pPr>
      <w:r w:rsidRPr="0BEF0AE1">
        <w:rPr>
          <w:lang w:val="en-GB"/>
        </w:rPr>
        <w:t>* Update Data in DB</w:t>
      </w:r>
    </w:p>
    <w:p w14:paraId="3F194F7E" w14:textId="608F886F" w:rsidR="00F242B0" w:rsidRPr="00B02CCC" w:rsidRDefault="1162D126" w:rsidP="0062559C">
      <w:pPr>
        <w:rPr>
          <w:lang w:val="en-GB"/>
        </w:rPr>
      </w:pPr>
      <w:r w:rsidRPr="0BEF0AE1">
        <w:rPr>
          <w:lang w:val="en-GB"/>
        </w:rPr>
        <w:t>* Get Updated Doc Instance</w:t>
      </w:r>
    </w:p>
    <w:p w14:paraId="7D71EC54" w14:textId="75F3EFBD" w:rsidR="00F242B0" w:rsidRPr="00B02CCC" w:rsidRDefault="1162D126" w:rsidP="0062559C">
      <w:pPr>
        <w:rPr>
          <w:lang w:val="en-GB"/>
        </w:rPr>
      </w:pPr>
      <w:r w:rsidRPr="0BEF0AE1">
        <w:rPr>
          <w:lang w:val="en-GB"/>
        </w:rPr>
        <w:t>* Add Update Success Message</w:t>
      </w:r>
    </w:p>
    <w:p w14:paraId="29F9A8FD" w14:textId="66F3CAB1" w:rsidR="007014C6" w:rsidRPr="00B02CCC" w:rsidRDefault="09A20849" w:rsidP="00753147">
      <w:pPr>
        <w:pStyle w:val="Heading5"/>
        <w:rPr>
          <w:lang w:val="en-GB"/>
        </w:rPr>
      </w:pPr>
      <w:r w:rsidRPr="0BEF0AE1">
        <w:rPr>
          <w:lang w:val="en-GB"/>
        </w:rPr>
        <w:t>Method BUILD_APPROVAL_REQUEST</w:t>
      </w:r>
    </w:p>
    <w:p w14:paraId="559B95F2" w14:textId="5C3623A2" w:rsidR="00620E8A" w:rsidRDefault="00620E8A" w:rsidP="00F67227">
      <w:pPr>
        <w:rPr>
          <w:lang w:val="en-GB"/>
        </w:rPr>
      </w:pPr>
      <w:r>
        <w:rPr>
          <w:lang w:val="en-GB"/>
        </w:rPr>
        <w:t xml:space="preserve">* For </w:t>
      </w:r>
      <w:r w:rsidR="00D80456">
        <w:rPr>
          <w:lang w:val="en-GB"/>
        </w:rPr>
        <w:t>Down Payment on a PO</w:t>
      </w:r>
    </w:p>
    <w:p w14:paraId="31B3E80E" w14:textId="01EF54F9" w:rsidR="00F67227" w:rsidRPr="00B02CCC" w:rsidRDefault="2CCC71F0" w:rsidP="00D80456">
      <w:pPr>
        <w:ind w:firstLine="720"/>
        <w:rPr>
          <w:lang w:val="en-GB"/>
        </w:rPr>
      </w:pPr>
      <w:r w:rsidRPr="0BEF0AE1">
        <w:rPr>
          <w:lang w:val="en-GB"/>
        </w:rPr>
        <w:t>* Get Plant in PO for Down Payment on a PO, as no Cost Assignment to determine it</w:t>
      </w:r>
    </w:p>
    <w:p w14:paraId="5441C611" w14:textId="2401DB5D" w:rsidR="0026163C" w:rsidRDefault="2CCC71F0" w:rsidP="00D80456">
      <w:pPr>
        <w:ind w:firstLine="720"/>
        <w:rPr>
          <w:lang w:val="en-GB"/>
        </w:rPr>
      </w:pPr>
      <w:r w:rsidRPr="0BEF0AE1">
        <w:rPr>
          <w:lang w:val="en-GB"/>
        </w:rPr>
        <w:t>* Build Approval Request for Y1 call</w:t>
      </w:r>
    </w:p>
    <w:p w14:paraId="76494CA2" w14:textId="65277978" w:rsidR="00D80456" w:rsidRPr="00B02CCC" w:rsidRDefault="00D80456" w:rsidP="00D80456">
      <w:pPr>
        <w:rPr>
          <w:lang w:val="en-GB"/>
        </w:rPr>
      </w:pPr>
      <w:r>
        <w:rPr>
          <w:lang w:val="en-GB"/>
        </w:rPr>
        <w:t>* For others ePayment Request types</w:t>
      </w:r>
    </w:p>
    <w:p w14:paraId="49DC0E97" w14:textId="0A8F5324" w:rsidR="00D1036E" w:rsidRDefault="00D1036E" w:rsidP="00D80456">
      <w:pPr>
        <w:ind w:firstLine="720"/>
        <w:rPr>
          <w:lang w:val="en-GB"/>
        </w:rPr>
      </w:pPr>
      <w:r>
        <w:rPr>
          <w:lang w:val="en-GB"/>
        </w:rPr>
        <w:t xml:space="preserve">* </w:t>
      </w:r>
      <w:r w:rsidRPr="00D1036E">
        <w:rPr>
          <w:lang w:val="en-GB"/>
        </w:rPr>
        <w:t>Determine Plant for Y1 Approval as can't be determined always from Cost Assignment</w:t>
      </w:r>
    </w:p>
    <w:p w14:paraId="029FB6D6" w14:textId="44FA1A9F" w:rsidR="0026163C" w:rsidRPr="00B02CCC" w:rsidRDefault="2CCC71F0" w:rsidP="00D80456">
      <w:pPr>
        <w:ind w:firstLine="720"/>
        <w:rPr>
          <w:lang w:val="en-GB"/>
        </w:rPr>
      </w:pPr>
      <w:r w:rsidRPr="0BEF0AE1">
        <w:rPr>
          <w:lang w:val="en-GB"/>
        </w:rPr>
        <w:t>* Build Approval Request for Y2, Y3 &amp; Y4 calls</w:t>
      </w:r>
    </w:p>
    <w:p w14:paraId="009D83CD" w14:textId="66F80562" w:rsidR="00B8225D" w:rsidRPr="00B02CCC" w:rsidRDefault="00B8225D" w:rsidP="00F67227">
      <w:pPr>
        <w:rPr>
          <w:lang w:val="en-GB"/>
        </w:rPr>
      </w:pPr>
      <w:r w:rsidRPr="00B02CCC">
        <w:rPr>
          <w:lang w:val="en-GB"/>
        </w:rPr>
        <w:t xml:space="preserve">* Approval at Header for ePayment Request (for the highest amount in case of DoA) </w:t>
      </w:r>
      <w:r w:rsidRPr="00B02CCC">
        <w:rPr>
          <w:rFonts w:ascii="Wingdings" w:eastAsia="Wingdings" w:hAnsi="Wingdings" w:cs="Wingdings"/>
          <w:lang w:val="en-GB"/>
        </w:rPr>
        <w:t></w:t>
      </w:r>
      <w:r w:rsidRPr="00B02CCC">
        <w:rPr>
          <w:lang w:val="en-GB"/>
        </w:rPr>
        <w:t xml:space="preserve"> Total Value = header Total Amount</w:t>
      </w:r>
    </w:p>
    <w:p w14:paraId="224625AF" w14:textId="4B9A13B1" w:rsidR="007014C6" w:rsidRPr="00B02CCC" w:rsidRDefault="09A20849" w:rsidP="00753147">
      <w:pPr>
        <w:pStyle w:val="Heading5"/>
        <w:rPr>
          <w:lang w:val="en-GB"/>
        </w:rPr>
      </w:pPr>
      <w:r w:rsidRPr="0BEF0AE1">
        <w:rPr>
          <w:lang w:val="en-GB"/>
        </w:rPr>
        <w:t>Method DETERMINE_ACTIONS</w:t>
      </w:r>
    </w:p>
    <w:p w14:paraId="5052529D" w14:textId="3C333D76" w:rsidR="00F83A2D" w:rsidRDefault="00F83A2D" w:rsidP="00F67227">
      <w:pPr>
        <w:rPr>
          <w:lang w:val="en-GB"/>
        </w:rPr>
      </w:pPr>
      <w:r w:rsidRPr="00F83A2D">
        <w:rPr>
          <w:lang w:val="en-GB"/>
        </w:rPr>
        <w:t>* Get User's Substitutes for Y1 Approver</w:t>
      </w:r>
    </w:p>
    <w:p w14:paraId="70F2572C" w14:textId="2A47A766" w:rsidR="00F67227" w:rsidRDefault="009E3AC2" w:rsidP="00F67227">
      <w:pPr>
        <w:rPr>
          <w:lang w:val="en-GB"/>
        </w:rPr>
      </w:pPr>
      <w:r w:rsidRPr="00B02CCC">
        <w:rPr>
          <w:lang w:val="en-GB"/>
        </w:rPr>
        <w:t>* According Document Status and User connected role, determine if it's allowed to EDIT, APPROVE, POST, SAVE or DELETE an ePayment Request</w:t>
      </w:r>
    </w:p>
    <w:p w14:paraId="62FB11FE" w14:textId="523BFCD1" w:rsidR="004C1928" w:rsidRDefault="00BE7971" w:rsidP="004C1928">
      <w:pPr>
        <w:rPr>
          <w:rFonts w:ascii="Helvetica" w:hAnsi="Helvetica" w:cs="Helvetica"/>
          <w:color w:val="333333"/>
          <w:sz w:val="21"/>
          <w:szCs w:val="21"/>
          <w:shd w:val="clear" w:color="auto" w:fill="FFFFFF"/>
        </w:rPr>
      </w:pPr>
      <w:r>
        <w:rPr>
          <w:lang w:val="en-GB"/>
        </w:rPr>
        <w:lastRenderedPageBreak/>
        <w:t>* {</w:t>
      </w:r>
      <w:r>
        <w:rPr>
          <w:rFonts w:ascii="Helvetica" w:hAnsi="Helvetica" w:cs="Helvetica"/>
          <w:color w:val="333333"/>
          <w:sz w:val="21"/>
          <w:szCs w:val="21"/>
          <w:shd w:val="clear" w:color="auto" w:fill="FFFFFF"/>
        </w:rPr>
        <w:t xml:space="preserve">CRQ000010005708:Start} </w:t>
      </w:r>
      <w:r>
        <w:rPr>
          <w:lang w:val="en-GB"/>
        </w:rPr>
        <w:t>F</w:t>
      </w:r>
      <w:r w:rsidRPr="00BE7971">
        <w:rPr>
          <w:lang w:val="en-GB"/>
        </w:rPr>
        <w:t xml:space="preserve">or recall button </w:t>
      </w:r>
      <w:r>
        <w:rPr>
          <w:lang w:val="en-GB"/>
        </w:rPr>
        <w:t xml:space="preserve">evaluating activation of button based on status (recall is only possible for initial ePay creator in approval status </w:t>
      </w:r>
      <w:r w:rsidR="004C1928">
        <w:rPr>
          <w:lang w:val="en-GB"/>
        </w:rPr>
        <w:t>{</w:t>
      </w:r>
      <w:r w:rsidR="004C1928">
        <w:rPr>
          <w:rFonts w:ascii="Helvetica" w:hAnsi="Helvetica" w:cs="Helvetica"/>
          <w:color w:val="333333"/>
          <w:sz w:val="21"/>
          <w:szCs w:val="21"/>
          <w:shd w:val="clear" w:color="auto" w:fill="FFFFFF"/>
        </w:rPr>
        <w:t>CRQ000010005708</w:t>
      </w:r>
      <w:r>
        <w:rPr>
          <w:rFonts w:ascii="Helvetica" w:hAnsi="Helvetica" w:cs="Helvetica"/>
          <w:color w:val="333333"/>
          <w:sz w:val="21"/>
          <w:szCs w:val="21"/>
          <w:shd w:val="clear" w:color="auto" w:fill="FFFFFF"/>
        </w:rPr>
        <w:t>-</w:t>
      </w:r>
      <w:r w:rsidR="004C1928">
        <w:rPr>
          <w:rFonts w:ascii="Helvetica" w:hAnsi="Helvetica" w:cs="Helvetica"/>
          <w:color w:val="333333"/>
          <w:sz w:val="21"/>
          <w:szCs w:val="21"/>
          <w:shd w:val="clear" w:color="auto" w:fill="FFFFFF"/>
        </w:rPr>
        <w:t>End}</w:t>
      </w:r>
    </w:p>
    <w:p w14:paraId="19AEA828" w14:textId="3A4CDF96" w:rsidR="004C1928" w:rsidRDefault="00BE7971" w:rsidP="00F67227">
      <w:pPr>
        <w:rPr>
          <w:lang w:val="en-GB"/>
        </w:rPr>
      </w:pPr>
      <w:r w:rsidRPr="00BE7971">
        <w:rPr>
          <w:lang w:val="en-GB"/>
        </w:rPr>
        <w:t>* Select Workitem to be executed</w:t>
      </w:r>
    </w:p>
    <w:p w14:paraId="322A5516" w14:textId="4242DE9D" w:rsidR="00BE7971" w:rsidRDefault="00BE7971" w:rsidP="00F67227">
      <w:pPr>
        <w:rPr>
          <w:lang w:val="en-GB"/>
        </w:rPr>
      </w:pPr>
      <w:r w:rsidRPr="00BE7971">
        <w:rPr>
          <w:lang w:val="en-GB"/>
        </w:rPr>
        <w:t>* Get Workitem Agents</w:t>
      </w:r>
    </w:p>
    <w:p w14:paraId="1A62FF3D" w14:textId="2043F740" w:rsidR="00BE7971" w:rsidRPr="00B02CCC" w:rsidRDefault="00BE7971" w:rsidP="00F67227">
      <w:pPr>
        <w:rPr>
          <w:lang w:val="en-GB"/>
        </w:rPr>
      </w:pPr>
      <w:r w:rsidRPr="00BE7971">
        <w:rPr>
          <w:lang w:val="en-GB"/>
        </w:rPr>
        <w:t>* If current user is an agent =&gt; ensure he has Approval buttons</w:t>
      </w:r>
    </w:p>
    <w:p w14:paraId="78207786" w14:textId="125E4C37" w:rsidR="007014C6" w:rsidRPr="00B02CCC" w:rsidRDefault="09A20849" w:rsidP="00753147">
      <w:pPr>
        <w:pStyle w:val="Heading5"/>
        <w:rPr>
          <w:lang w:val="en-GB"/>
        </w:rPr>
      </w:pPr>
      <w:r w:rsidRPr="0BEF0AE1">
        <w:rPr>
          <w:lang w:val="en-GB"/>
        </w:rPr>
        <w:t>Method DETERMINE_APPROVAL_FLOW</w:t>
      </w:r>
    </w:p>
    <w:p w14:paraId="469E8D28" w14:textId="34207038" w:rsidR="00F67227" w:rsidRDefault="37A4DBF2" w:rsidP="00F67227">
      <w:pPr>
        <w:rPr>
          <w:lang w:val="en-GB"/>
        </w:rPr>
      </w:pPr>
      <w:r w:rsidRPr="0BEF0AE1">
        <w:rPr>
          <w:lang w:val="en-GB"/>
        </w:rPr>
        <w:t>* Instantiate Workflow Helper (class ZCL_FI_EPAY_WORKFLOW_HELPER)</w:t>
      </w:r>
    </w:p>
    <w:p w14:paraId="5B7DF1A1" w14:textId="757D2BA2" w:rsidR="005C5350" w:rsidRPr="00B02CCC" w:rsidRDefault="005C5350" w:rsidP="00F67227">
      <w:pPr>
        <w:rPr>
          <w:lang w:val="en-GB"/>
        </w:rPr>
      </w:pPr>
      <w:r>
        <w:rPr>
          <w:lang w:val="en-GB"/>
        </w:rPr>
        <w:t>* {CRQ10000618</w:t>
      </w:r>
      <w:r w:rsidR="00E6733E">
        <w:rPr>
          <w:lang w:val="en-GB"/>
        </w:rPr>
        <w:t>-</w:t>
      </w:r>
      <w:r w:rsidR="00593579">
        <w:rPr>
          <w:lang w:val="en-GB"/>
        </w:rPr>
        <w:t>Start</w:t>
      </w:r>
      <w:r>
        <w:rPr>
          <w:lang w:val="en-GB"/>
        </w:rPr>
        <w:t>} Clear workflow stack (</w:t>
      </w:r>
      <w:r w:rsidRPr="005C5350">
        <w:rPr>
          <w:lang w:val="en-GB"/>
        </w:rPr>
        <w:t>CLEAR me-&gt;mref_workflow-&gt;mt_wf_stack[])</w:t>
      </w:r>
      <w:r>
        <w:rPr>
          <w:lang w:val="en-GB"/>
        </w:rPr>
        <w:t xml:space="preserve"> before every approval flow determination as amount can be changed multiple times before submitting so need to </w:t>
      </w:r>
      <w:r w:rsidR="003361C5">
        <w:rPr>
          <w:lang w:val="en-GB"/>
        </w:rPr>
        <w:t xml:space="preserve">have clean </w:t>
      </w:r>
      <w:r>
        <w:rPr>
          <w:lang w:val="en-GB"/>
        </w:rPr>
        <w:t>approval list</w:t>
      </w:r>
      <w:r w:rsidR="004243B0">
        <w:rPr>
          <w:lang w:val="en-GB"/>
        </w:rPr>
        <w:t xml:space="preserve"> </w:t>
      </w:r>
      <w:r>
        <w:rPr>
          <w:lang w:val="en-GB"/>
        </w:rPr>
        <w:t>{CRQ10000618</w:t>
      </w:r>
      <w:r w:rsidR="004243B0">
        <w:rPr>
          <w:lang w:val="en-GB"/>
        </w:rPr>
        <w:t>-End</w:t>
      </w:r>
      <w:r>
        <w:rPr>
          <w:lang w:val="en-GB"/>
        </w:rPr>
        <w:t>}</w:t>
      </w:r>
    </w:p>
    <w:p w14:paraId="1F55C9FF" w14:textId="72BD6F99" w:rsidR="009E3AC2" w:rsidRPr="00B02CCC" w:rsidRDefault="610C41AD" w:rsidP="00F67227">
      <w:pPr>
        <w:rPr>
          <w:lang w:val="en-GB"/>
        </w:rPr>
      </w:pPr>
      <w:r w:rsidRPr="0BEF0AE1">
        <w:rPr>
          <w:lang w:val="en-GB"/>
        </w:rPr>
        <w:t>* Calculate Workflow Stack and populate WFL Stack &amp; Log tables (ZFI_EPAY_WF_S &amp; ZFI_EPAY_WF_L)</w:t>
      </w:r>
    </w:p>
    <w:p w14:paraId="686F2CA0" w14:textId="11658975" w:rsidR="00327DDD" w:rsidRDefault="610C41AD" w:rsidP="00F67227">
      <w:pPr>
        <w:rPr>
          <w:ins w:id="277" w:author="Author"/>
          <w:lang w:val="en-GB"/>
        </w:rPr>
      </w:pPr>
      <w:r w:rsidRPr="0BEF0AE1">
        <w:rPr>
          <w:lang w:val="en-GB"/>
        </w:rPr>
        <w:t>* Instantiate Approval Engine (class ZCL_MM_DOC_APPROVAL_ENGINE)</w:t>
      </w:r>
    </w:p>
    <w:p w14:paraId="43973933" w14:textId="0F5BDAE6" w:rsidR="00145E1A" w:rsidRDefault="00145E1A" w:rsidP="00F67227">
      <w:pPr>
        <w:rPr>
          <w:ins w:id="278" w:author="Author"/>
          <w:lang w:val="en-GB"/>
        </w:rPr>
      </w:pPr>
      <w:ins w:id="279" w:author="Author">
        <w:r>
          <w:rPr>
            <w:lang w:val="en-GB"/>
          </w:rPr>
          <w:t xml:space="preserve">{Begin of </w:t>
        </w:r>
        <w:r w:rsidRPr="00145E1A">
          <w:rPr>
            <w:lang w:val="en-GB"/>
          </w:rPr>
          <w:t>CRQ10019509</w:t>
        </w:r>
        <w:r>
          <w:rPr>
            <w:lang w:val="en-GB"/>
          </w:rPr>
          <w:t>}</w:t>
        </w:r>
      </w:ins>
    </w:p>
    <w:p w14:paraId="204AF816" w14:textId="77777777" w:rsidR="00145E1A" w:rsidRPr="00145E1A" w:rsidRDefault="00145E1A" w:rsidP="00145E1A">
      <w:pPr>
        <w:pStyle w:val="ListParagraph"/>
        <w:numPr>
          <w:ilvl w:val="0"/>
          <w:numId w:val="23"/>
        </w:numPr>
        <w:rPr>
          <w:ins w:id="280" w:author="Author"/>
          <w:lang w:val="en-GB"/>
        </w:rPr>
      </w:pPr>
      <w:ins w:id="281" w:author="Author">
        <w:r w:rsidRPr="00145E1A">
          <w:t>If no approvals are found in the previous step, retrieve the approvals from the ZDEFAULTBACK table based on the role type, i.e., PC (Procurement), and append them to the internal table.</w:t>
        </w:r>
      </w:ins>
    </w:p>
    <w:p w14:paraId="4F20544C" w14:textId="4CE5A07F" w:rsidR="00145E1A" w:rsidRPr="00145E1A" w:rsidRDefault="00145E1A" w:rsidP="00145E1A">
      <w:pPr>
        <w:rPr>
          <w:lang w:val="en-GB"/>
        </w:rPr>
      </w:pPr>
      <w:ins w:id="282" w:author="Author">
        <w:r w:rsidRPr="00145E1A">
          <w:rPr>
            <w:lang w:val="en-GB"/>
          </w:rPr>
          <w:t>{End of CRQ10019509}</w:t>
        </w:r>
      </w:ins>
    </w:p>
    <w:p w14:paraId="7F571355" w14:textId="3BE5DEE6" w:rsidR="00327DDD" w:rsidRPr="00B02CCC" w:rsidRDefault="00B96E93" w:rsidP="00F67227">
      <w:pPr>
        <w:rPr>
          <w:lang w:val="en-GB"/>
        </w:rPr>
      </w:pPr>
      <w:r w:rsidRPr="00B02CCC">
        <w:rPr>
          <w:lang w:val="en-GB"/>
        </w:rPr>
        <w:t>* Get Approval Flow according ePayment Request type (no DoA for Down Payment on a PO)</w:t>
      </w:r>
    </w:p>
    <w:p w14:paraId="7CA4FDC2" w14:textId="2DDFD065" w:rsidR="00B96E93" w:rsidRPr="00B02CCC" w:rsidRDefault="00B96E93" w:rsidP="00F67227">
      <w:pPr>
        <w:rPr>
          <w:lang w:val="en-GB"/>
        </w:rPr>
      </w:pPr>
      <w:r w:rsidRPr="00B02CCC">
        <w:rPr>
          <w:lang w:val="en-GB"/>
        </w:rPr>
        <w:tab/>
      </w:r>
      <w:r w:rsidR="009F2F5C" w:rsidRPr="00B02CCC">
        <w:rPr>
          <w:lang w:val="en-GB"/>
        </w:rPr>
        <w:t>* Y1 in all cases</w:t>
      </w:r>
    </w:p>
    <w:p w14:paraId="7E4A6F4E" w14:textId="0ED06C35" w:rsidR="00B96E93" w:rsidRDefault="00B96E93" w:rsidP="00F67227">
      <w:pPr>
        <w:rPr>
          <w:ins w:id="283" w:author="Author"/>
          <w:lang w:val="en-GB"/>
        </w:rPr>
      </w:pPr>
      <w:r w:rsidRPr="00B02CCC">
        <w:rPr>
          <w:lang w:val="en-GB"/>
        </w:rPr>
        <w:tab/>
        <w:t>* Get DoA approval flow (not for Down Payment on a PO)</w:t>
      </w:r>
      <w:r w:rsidR="00970BB4">
        <w:rPr>
          <w:lang w:val="en-GB"/>
        </w:rPr>
        <w:t xml:space="preserve"> (including Mandated party when relevant)</w:t>
      </w:r>
    </w:p>
    <w:p w14:paraId="0FE495DB" w14:textId="77777777" w:rsidR="00145E1A" w:rsidRDefault="00145E1A" w:rsidP="00145E1A">
      <w:pPr>
        <w:rPr>
          <w:ins w:id="284" w:author="Author"/>
          <w:lang w:val="en-GB"/>
        </w:rPr>
      </w:pPr>
      <w:ins w:id="285" w:author="Author">
        <w:r>
          <w:rPr>
            <w:lang w:val="en-GB"/>
          </w:rPr>
          <w:t xml:space="preserve">{Begin of </w:t>
        </w:r>
        <w:r w:rsidRPr="00145E1A">
          <w:rPr>
            <w:lang w:val="en-GB"/>
          </w:rPr>
          <w:t>CRQ10019509</w:t>
        </w:r>
        <w:r>
          <w:rPr>
            <w:lang w:val="en-GB"/>
          </w:rPr>
          <w:t>}</w:t>
        </w:r>
      </w:ins>
    </w:p>
    <w:p w14:paraId="3769F728" w14:textId="1FFE3BBD" w:rsidR="00145E1A" w:rsidRPr="00145E1A" w:rsidRDefault="00145E1A" w:rsidP="00145E1A">
      <w:pPr>
        <w:pStyle w:val="ListParagraph"/>
        <w:numPr>
          <w:ilvl w:val="0"/>
          <w:numId w:val="23"/>
        </w:numPr>
        <w:rPr>
          <w:ins w:id="286" w:author="Author"/>
          <w:lang w:val="en-GB"/>
        </w:rPr>
      </w:pPr>
      <w:ins w:id="287" w:author="Author">
        <w:r>
          <w:rPr>
            <w:lang w:val="en-GB"/>
          </w:rPr>
          <w:t>Retrieve the Y1 approval, pass to WF stack method</w:t>
        </w:r>
      </w:ins>
    </w:p>
    <w:p w14:paraId="20E299EA" w14:textId="77777777" w:rsidR="00145E1A" w:rsidRPr="00145E1A" w:rsidRDefault="00145E1A" w:rsidP="00145E1A">
      <w:pPr>
        <w:rPr>
          <w:ins w:id="288" w:author="Author"/>
          <w:lang w:val="en-GB"/>
        </w:rPr>
      </w:pPr>
      <w:ins w:id="289" w:author="Author">
        <w:r w:rsidRPr="00145E1A">
          <w:rPr>
            <w:lang w:val="en-GB"/>
          </w:rPr>
          <w:t>{End of CRQ10019509}</w:t>
        </w:r>
      </w:ins>
    </w:p>
    <w:p w14:paraId="6CD0A828" w14:textId="77777777" w:rsidR="00145E1A" w:rsidRDefault="00145E1A" w:rsidP="00F67227">
      <w:pPr>
        <w:rPr>
          <w:lang w:val="en-GB"/>
        </w:rPr>
      </w:pPr>
    </w:p>
    <w:p w14:paraId="2931029B" w14:textId="77777777" w:rsidR="006A7895" w:rsidRDefault="00E301C4" w:rsidP="00A3322D">
      <w:pPr>
        <w:rPr>
          <w:lang w:val="en-GB"/>
        </w:rPr>
      </w:pPr>
      <w:r>
        <w:rPr>
          <w:lang w:val="en-GB"/>
        </w:rPr>
        <w:lastRenderedPageBreak/>
        <w:t xml:space="preserve">{Begin of </w:t>
      </w:r>
      <w:r w:rsidRPr="00E301C4">
        <w:rPr>
          <w:lang w:val="en-GB"/>
        </w:rPr>
        <w:t>CRQ10009115</w:t>
      </w:r>
      <w:r>
        <w:rPr>
          <w:lang w:val="en-GB"/>
        </w:rPr>
        <w:t>}</w:t>
      </w:r>
      <w:r w:rsidR="006A7895">
        <w:rPr>
          <w:lang w:val="en-GB"/>
        </w:rPr>
        <w:t xml:space="preserve"> </w:t>
      </w:r>
    </w:p>
    <w:p w14:paraId="2475014C" w14:textId="33AD9F2A" w:rsidR="006A7895" w:rsidRPr="0046165D" w:rsidRDefault="006A7895" w:rsidP="00340C25">
      <w:pPr>
        <w:pStyle w:val="ListParagraph"/>
        <w:numPr>
          <w:ilvl w:val="0"/>
          <w:numId w:val="23"/>
        </w:numPr>
        <w:rPr>
          <w:rFonts w:ascii="Arial" w:eastAsia="Times New Roman" w:hAnsi="Arial"/>
          <w:sz w:val="20"/>
          <w:szCs w:val="20"/>
          <w:lang w:val="en-GB"/>
        </w:rPr>
      </w:pPr>
      <w:r w:rsidRPr="0046165D">
        <w:rPr>
          <w:rFonts w:ascii="Arial" w:eastAsia="Times New Roman" w:hAnsi="Arial"/>
          <w:sz w:val="20"/>
          <w:szCs w:val="20"/>
          <w:lang w:val="en-GB"/>
        </w:rPr>
        <w:t xml:space="preserve">Validate requisitioner using method </w:t>
      </w:r>
      <w:r w:rsidRPr="00E60852">
        <w:rPr>
          <w:rFonts w:ascii="Arial" w:eastAsia="Times New Roman" w:hAnsi="Arial"/>
          <w:b/>
          <w:bCs/>
          <w:sz w:val="20"/>
          <w:szCs w:val="20"/>
          <w:lang w:val="en-GB"/>
        </w:rPr>
        <w:t>DO_VALIDATE_USER</w:t>
      </w:r>
      <w:r w:rsidR="005D351A" w:rsidRPr="0046165D">
        <w:rPr>
          <w:rFonts w:ascii="Arial" w:eastAsia="Times New Roman" w:hAnsi="Arial"/>
          <w:sz w:val="20"/>
          <w:szCs w:val="20"/>
          <w:lang w:val="en-GB"/>
        </w:rPr>
        <w:t>.</w:t>
      </w:r>
    </w:p>
    <w:p w14:paraId="291D29DC" w14:textId="4F1AC835" w:rsidR="0046165D" w:rsidRDefault="00EC3AEE" w:rsidP="00340C25">
      <w:pPr>
        <w:pStyle w:val="ListParagraph"/>
        <w:numPr>
          <w:ilvl w:val="0"/>
          <w:numId w:val="23"/>
        </w:numPr>
        <w:rPr>
          <w:lang w:val="en-GB"/>
        </w:rPr>
      </w:pPr>
      <w:r w:rsidRPr="0046165D">
        <w:rPr>
          <w:rFonts w:ascii="Arial" w:eastAsia="Times New Roman" w:hAnsi="Arial"/>
          <w:sz w:val="20"/>
          <w:szCs w:val="20"/>
          <w:lang w:val="en-GB"/>
        </w:rPr>
        <w:t>I</w:t>
      </w:r>
      <w:r w:rsidR="00B13804" w:rsidRPr="0046165D">
        <w:rPr>
          <w:rFonts w:ascii="Arial" w:eastAsia="Times New Roman" w:hAnsi="Arial"/>
          <w:sz w:val="20"/>
          <w:szCs w:val="20"/>
          <w:lang w:val="en-GB"/>
        </w:rPr>
        <w:t>f found invalid requisitioner, retrieve user from failsafe table</w:t>
      </w:r>
      <w:r w:rsidR="00604102" w:rsidRPr="0046165D">
        <w:rPr>
          <w:rFonts w:ascii="Arial" w:eastAsia="Times New Roman" w:hAnsi="Arial"/>
          <w:sz w:val="20"/>
          <w:szCs w:val="20"/>
          <w:lang w:val="en-GB"/>
        </w:rPr>
        <w:t xml:space="preserve"> (ZFI_VIM_FAILSAFE)</w:t>
      </w:r>
      <w:r w:rsidR="00B13804" w:rsidRPr="0046165D">
        <w:rPr>
          <w:rFonts w:ascii="Arial" w:eastAsia="Times New Roman" w:hAnsi="Arial"/>
          <w:sz w:val="20"/>
          <w:szCs w:val="20"/>
          <w:lang w:val="en-GB"/>
        </w:rPr>
        <w:t xml:space="preserve"> w.r.t company code and REQUISITIO role </w:t>
      </w:r>
      <w:r w:rsidR="00A44F0F" w:rsidRPr="0046165D">
        <w:rPr>
          <w:rFonts w:ascii="Arial" w:eastAsia="Times New Roman" w:hAnsi="Arial"/>
          <w:sz w:val="20"/>
          <w:szCs w:val="20"/>
          <w:lang w:val="en-GB"/>
        </w:rPr>
        <w:t xml:space="preserve">using method </w:t>
      </w:r>
      <w:r w:rsidR="00A44F0F" w:rsidRPr="00E60852">
        <w:rPr>
          <w:rFonts w:ascii="Arial" w:eastAsia="Times New Roman" w:hAnsi="Arial"/>
          <w:b/>
          <w:bCs/>
          <w:sz w:val="20"/>
          <w:szCs w:val="20"/>
          <w:lang w:val="en-GB"/>
        </w:rPr>
        <w:t>GET_FAILSAFE_USERID</w:t>
      </w:r>
      <w:r w:rsidR="00A44F0F" w:rsidRPr="0046165D">
        <w:rPr>
          <w:rFonts w:ascii="Arial" w:eastAsia="Times New Roman" w:hAnsi="Arial"/>
          <w:sz w:val="20"/>
          <w:szCs w:val="20"/>
          <w:lang w:val="en-GB"/>
        </w:rPr>
        <w:t xml:space="preserve"> of class </w:t>
      </w:r>
      <w:r w:rsidR="00A44F0F" w:rsidRPr="00E60852">
        <w:rPr>
          <w:rFonts w:ascii="Arial" w:eastAsia="Times New Roman" w:hAnsi="Arial"/>
          <w:b/>
          <w:bCs/>
          <w:sz w:val="20"/>
          <w:szCs w:val="20"/>
          <w:lang w:val="en-GB"/>
        </w:rPr>
        <w:t>ZCL_FI_VIM_FAILSAFE</w:t>
      </w:r>
      <w:r w:rsidR="001C3E32">
        <w:rPr>
          <w:rFonts w:ascii="Arial" w:eastAsia="Times New Roman" w:hAnsi="Arial"/>
          <w:sz w:val="20"/>
          <w:szCs w:val="20"/>
          <w:lang w:val="en-GB"/>
        </w:rPr>
        <w:t xml:space="preserve"> </w:t>
      </w:r>
      <w:r w:rsidR="00B13804" w:rsidRPr="0046165D">
        <w:rPr>
          <w:rFonts w:ascii="Arial" w:eastAsia="Times New Roman" w:hAnsi="Arial"/>
          <w:sz w:val="20"/>
          <w:szCs w:val="20"/>
          <w:lang w:val="en-GB"/>
        </w:rPr>
        <w:t xml:space="preserve">and assign to </w:t>
      </w:r>
      <w:r w:rsidR="0046165D" w:rsidRPr="0046165D">
        <w:rPr>
          <w:rFonts w:ascii="Arial" w:eastAsia="Times New Roman" w:hAnsi="Arial"/>
          <w:sz w:val="20"/>
          <w:szCs w:val="20"/>
          <w:lang w:val="en-GB"/>
        </w:rPr>
        <w:t xml:space="preserve">workitem </w:t>
      </w:r>
      <w:r w:rsidR="00B13804" w:rsidRPr="0046165D">
        <w:rPr>
          <w:rFonts w:ascii="Arial" w:eastAsia="Times New Roman" w:hAnsi="Arial"/>
          <w:sz w:val="20"/>
          <w:szCs w:val="20"/>
          <w:lang w:val="en-GB"/>
        </w:rPr>
        <w:t>agent</w:t>
      </w:r>
      <w:r w:rsidR="00A44F0F">
        <w:rPr>
          <w:rFonts w:ascii="Arial" w:eastAsia="Times New Roman" w:hAnsi="Arial"/>
          <w:sz w:val="20"/>
          <w:szCs w:val="20"/>
          <w:lang w:val="en-GB"/>
        </w:rPr>
        <w:t>.</w:t>
      </w:r>
    </w:p>
    <w:p w14:paraId="0EACDBBA" w14:textId="2F429A10" w:rsidR="00A3322D" w:rsidRPr="0046165D" w:rsidRDefault="00A3322D" w:rsidP="0046165D">
      <w:pPr>
        <w:rPr>
          <w:lang w:val="en-GB"/>
        </w:rPr>
      </w:pPr>
      <w:r w:rsidRPr="0046165D">
        <w:rPr>
          <w:lang w:val="en-GB"/>
        </w:rPr>
        <w:t xml:space="preserve"> {End of CRQ10009115}</w:t>
      </w:r>
    </w:p>
    <w:p w14:paraId="5D7C8678" w14:textId="0CF15198" w:rsidR="00E301C4" w:rsidRPr="00B02CCC" w:rsidRDefault="00B96E93" w:rsidP="00F67227">
      <w:pPr>
        <w:rPr>
          <w:lang w:val="en-GB"/>
        </w:rPr>
      </w:pPr>
      <w:r w:rsidRPr="00B02CCC">
        <w:rPr>
          <w:lang w:val="en-GB"/>
        </w:rPr>
        <w:tab/>
      </w:r>
      <w:r w:rsidR="5E1E80D4" w:rsidRPr="00B02CCC">
        <w:rPr>
          <w:lang w:val="en-GB"/>
        </w:rPr>
        <w:t>* Set Requester Approver (for Down Payment on a PO) when not the Created By</w:t>
      </w:r>
    </w:p>
    <w:p w14:paraId="10CFF4A7" w14:textId="709EF3E9" w:rsidR="004927D8" w:rsidRPr="00B02CCC" w:rsidRDefault="5E1E80D4" w:rsidP="762505B8">
      <w:pPr>
        <w:rPr>
          <w:lang w:val="en-GB"/>
        </w:rPr>
      </w:pPr>
      <w:r w:rsidRPr="0BEF0AE1">
        <w:rPr>
          <w:lang w:val="en-GB"/>
        </w:rPr>
        <w:t>* Populate Workflow Stack table</w:t>
      </w:r>
    </w:p>
    <w:p w14:paraId="672FA190" w14:textId="51A41C8A" w:rsidR="00FA55B5" w:rsidRDefault="00FA55B5" w:rsidP="00753147">
      <w:pPr>
        <w:pStyle w:val="Heading5"/>
        <w:rPr>
          <w:lang w:val="en-GB"/>
        </w:rPr>
      </w:pPr>
      <w:r>
        <w:rPr>
          <w:lang w:val="en-GB"/>
        </w:rPr>
        <w:t xml:space="preserve">Method </w:t>
      </w:r>
      <w:r w:rsidR="004E3078" w:rsidRPr="004E3078">
        <w:rPr>
          <w:lang w:val="en-GB"/>
        </w:rPr>
        <w:t>DO_SPECIFIC_CHECKS</w:t>
      </w:r>
    </w:p>
    <w:p w14:paraId="59B057F7" w14:textId="33F83E2C" w:rsidR="008D16B4" w:rsidRDefault="008D16B4" w:rsidP="004E3078">
      <w:pPr>
        <w:rPr>
          <w:lang w:val="en-GB"/>
        </w:rPr>
      </w:pPr>
      <w:r>
        <w:rPr>
          <w:lang w:val="en-GB"/>
        </w:rPr>
        <w:t>** Max amount against PO</w:t>
      </w:r>
    </w:p>
    <w:p w14:paraId="4D813571" w14:textId="05CE62C8" w:rsidR="004E3078" w:rsidRPr="004E3078" w:rsidRDefault="004E3078" w:rsidP="004E3078">
      <w:pPr>
        <w:rPr>
          <w:lang w:val="en-GB"/>
        </w:rPr>
      </w:pPr>
      <w:r w:rsidRPr="004E3078">
        <w:rPr>
          <w:lang w:val="en-GB"/>
        </w:rPr>
        <w:t>* Down Payment on a PO - Check Amount is not above the (PO Amount + Max Tax Amount for the country)</w:t>
      </w:r>
    </w:p>
    <w:p w14:paraId="1FE7C848" w14:textId="1AD77137" w:rsidR="004E3078" w:rsidRDefault="004E3078" w:rsidP="0029593C">
      <w:pPr>
        <w:ind w:firstLine="720"/>
        <w:rPr>
          <w:lang w:val="en-GB"/>
        </w:rPr>
      </w:pPr>
      <w:r w:rsidRPr="004E3078">
        <w:rPr>
          <w:lang w:val="en-GB"/>
        </w:rPr>
        <w:t>* Get PO Total Value (sum of all items' Net Value</w:t>
      </w:r>
      <w:r w:rsidR="0029593C">
        <w:rPr>
          <w:lang w:val="en-GB"/>
        </w:rPr>
        <w:t>s)</w:t>
      </w:r>
    </w:p>
    <w:p w14:paraId="561F166F" w14:textId="3B3FB09C" w:rsidR="00507656" w:rsidRDefault="00507656" w:rsidP="00507656">
      <w:pPr>
        <w:ind w:left="720"/>
        <w:rPr>
          <w:lang w:val="en-GB"/>
        </w:rPr>
      </w:pPr>
      <w:r w:rsidRPr="00507656">
        <w:rPr>
          <w:lang w:val="en-GB"/>
        </w:rPr>
        <w:t xml:space="preserve">* </w:t>
      </w:r>
      <w:r w:rsidR="00685F6B">
        <w:rPr>
          <w:lang w:val="en-GB"/>
        </w:rPr>
        <w:t>{</w:t>
      </w:r>
      <w:r w:rsidRPr="00507656">
        <w:rPr>
          <w:lang w:val="en-GB"/>
        </w:rPr>
        <w:t>CRQ10000618</w:t>
      </w:r>
      <w:r w:rsidR="00685F6B">
        <w:rPr>
          <w:lang w:val="en-GB"/>
        </w:rPr>
        <w:t>-Start</w:t>
      </w:r>
      <w:r w:rsidRPr="00507656">
        <w:rPr>
          <w:lang w:val="en-GB"/>
        </w:rPr>
        <w:t>}</w:t>
      </w:r>
      <w:r>
        <w:rPr>
          <w:lang w:val="en-GB"/>
        </w:rPr>
        <w:t xml:space="preserve"> Converting the total amount of PO to BAPI Type based on PO currency using FM ‘</w:t>
      </w:r>
      <w:r w:rsidRPr="00507656">
        <w:rPr>
          <w:lang w:val="en-GB"/>
        </w:rPr>
        <w:t>CURRENCY_AMOUNT_SAP_TO_BAPI</w:t>
      </w:r>
      <w:r>
        <w:rPr>
          <w:lang w:val="en-GB"/>
        </w:rPr>
        <w:t>’</w:t>
      </w:r>
      <w:r w:rsidR="00685F6B">
        <w:rPr>
          <w:lang w:val="en-GB"/>
        </w:rPr>
        <w:t xml:space="preserve"> </w:t>
      </w:r>
      <w:r w:rsidRPr="00507656">
        <w:rPr>
          <w:lang w:val="en-GB"/>
        </w:rPr>
        <w:t>{CRQ10000618</w:t>
      </w:r>
      <w:r w:rsidR="00685F6B">
        <w:rPr>
          <w:lang w:val="en-GB"/>
        </w:rPr>
        <w:t>-Start</w:t>
      </w:r>
      <w:r w:rsidRPr="00507656">
        <w:rPr>
          <w:lang w:val="en-GB"/>
        </w:rPr>
        <w:t>}</w:t>
      </w:r>
    </w:p>
    <w:p w14:paraId="28B75D1D" w14:textId="1430A1B6" w:rsidR="0029593C" w:rsidRDefault="0029593C" w:rsidP="004E3078">
      <w:pPr>
        <w:rPr>
          <w:lang w:val="en-GB"/>
        </w:rPr>
      </w:pPr>
      <w:r>
        <w:rPr>
          <w:lang w:val="en-GB"/>
        </w:rPr>
        <w:tab/>
      </w:r>
      <w:r w:rsidRPr="0029593C">
        <w:rPr>
          <w:lang w:val="en-GB"/>
        </w:rPr>
        <w:t>* Get Max Tax Rate</w:t>
      </w:r>
      <w:r>
        <w:rPr>
          <w:lang w:val="en-GB"/>
        </w:rPr>
        <w:t xml:space="preserve"> with FM </w:t>
      </w:r>
      <w:r w:rsidR="003A5C84" w:rsidRPr="003A5C84">
        <w:rPr>
          <w:lang w:val="en-GB"/>
        </w:rPr>
        <w:t>ZMM_GET_PO_CTY_MAX_TAX_RATE</w:t>
      </w:r>
    </w:p>
    <w:p w14:paraId="28B8794B" w14:textId="1ED17E08" w:rsidR="003A5C84" w:rsidRDefault="003A5C84" w:rsidP="004E3078">
      <w:pPr>
        <w:rPr>
          <w:lang w:val="en-GB"/>
        </w:rPr>
      </w:pPr>
      <w:r>
        <w:rPr>
          <w:lang w:val="en-GB"/>
        </w:rPr>
        <w:tab/>
      </w:r>
      <w:r w:rsidR="13832C40" w:rsidRPr="003A5C84">
        <w:rPr>
          <w:lang w:val="en-GB"/>
        </w:rPr>
        <w:t>* Determine Max Value allowed</w:t>
      </w:r>
    </w:p>
    <w:p w14:paraId="36E000C9" w14:textId="7E3D35D8" w:rsidR="004E2B04" w:rsidRDefault="004E2B04" w:rsidP="004E2B04">
      <w:r>
        <w:t xml:space="preserve">     {</w:t>
      </w:r>
      <w:r w:rsidR="004951EC">
        <w:rPr>
          <w:lang w:val="en-GB"/>
        </w:rPr>
        <w:t xml:space="preserve">Begin of </w:t>
      </w:r>
      <w:r w:rsidR="004951EC">
        <w:t>CRQ10006877</w:t>
      </w:r>
      <w:r>
        <w:t xml:space="preserve">} </w:t>
      </w:r>
    </w:p>
    <w:p w14:paraId="4A8AEDFE" w14:textId="30A832FD" w:rsidR="004E2B04" w:rsidRDefault="004058FD" w:rsidP="00340C25">
      <w:pPr>
        <w:pStyle w:val="ListParagraph"/>
        <w:numPr>
          <w:ilvl w:val="0"/>
          <w:numId w:val="26"/>
        </w:numPr>
      </w:pPr>
      <w:r>
        <w:t>{</w:t>
      </w:r>
      <w:r w:rsidRPr="00E74518">
        <w:rPr>
          <w:lang w:val="en-GB"/>
        </w:rPr>
        <w:t xml:space="preserve">Begin of </w:t>
      </w:r>
      <w:r w:rsidRPr="00E74518">
        <w:t>CRQ10008392</w:t>
      </w:r>
      <w:r>
        <w:t xml:space="preserve">}  </w:t>
      </w:r>
      <w:r>
        <w:rPr>
          <w:lang w:val="en-GB"/>
        </w:rPr>
        <w:t xml:space="preserve">Calculate total </w:t>
      </w:r>
      <w:r>
        <w:t>e-pay request amount</w:t>
      </w:r>
      <w:r w:rsidR="004E2B04">
        <w:t xml:space="preserve"> </w:t>
      </w:r>
      <w:r>
        <w:t xml:space="preserve">excluding current e-pay request </w:t>
      </w:r>
      <w:r w:rsidR="00E74518">
        <w:t xml:space="preserve"> {</w:t>
      </w:r>
      <w:r w:rsidR="00E74518" w:rsidRPr="00E74518">
        <w:rPr>
          <w:lang w:val="en-GB"/>
        </w:rPr>
        <w:t xml:space="preserve">End of </w:t>
      </w:r>
      <w:r w:rsidR="00E74518" w:rsidRPr="00E74518">
        <w:t>CRQ10008392</w:t>
      </w:r>
      <w:r w:rsidR="00E74518">
        <w:t xml:space="preserve">} </w:t>
      </w:r>
      <w:r w:rsidR="004E2B04">
        <w:t>from epayment header table</w:t>
      </w:r>
      <w:r w:rsidR="00D4214E">
        <w:t xml:space="preserve"> </w:t>
      </w:r>
      <w:r w:rsidR="0019172D">
        <w:t>(</w:t>
      </w:r>
      <w:r w:rsidR="0019172D" w:rsidRPr="003D0563">
        <w:t>ZFI_EPAY_REQ_HD</w:t>
      </w:r>
      <w:r w:rsidR="0019172D">
        <w:t xml:space="preserve">) </w:t>
      </w:r>
      <w:r w:rsidR="004E2B04">
        <w:t xml:space="preserve">where same </w:t>
      </w:r>
      <w:r w:rsidR="00D4214E">
        <w:t>P</w:t>
      </w:r>
      <w:r w:rsidR="00B15FAD">
        <w:t xml:space="preserve">urchase </w:t>
      </w:r>
      <w:r w:rsidR="00D4214E">
        <w:t>O</w:t>
      </w:r>
      <w:r w:rsidR="00B15FAD">
        <w:t xml:space="preserve">rder </w:t>
      </w:r>
      <w:r w:rsidR="0082055F">
        <w:t>having</w:t>
      </w:r>
      <w:r w:rsidR="00B15FAD">
        <w:t xml:space="preserve"> </w:t>
      </w:r>
      <w:r w:rsidR="00D4214E">
        <w:t>status</w:t>
      </w:r>
      <w:r w:rsidR="0082055F">
        <w:t xml:space="preserve"> as in </w:t>
      </w:r>
      <w:r w:rsidR="00ED174F">
        <w:t xml:space="preserve">FI </w:t>
      </w:r>
      <w:r w:rsidR="0082055F">
        <w:t xml:space="preserve">development </w:t>
      </w:r>
      <w:r w:rsidR="00D4214E">
        <w:t xml:space="preserve">step POS </w:t>
      </w:r>
      <w:r w:rsidR="00ED174F">
        <w:t xml:space="preserve">entries </w:t>
      </w:r>
      <w:r w:rsidR="0082055F">
        <w:t>table</w:t>
      </w:r>
      <w:r w:rsidR="004E2B04">
        <w:t xml:space="preserve"> passed to header and get total amount</w:t>
      </w:r>
      <w:r w:rsidR="0056680B">
        <w:t xml:space="preserve"> </w:t>
      </w:r>
      <w:r w:rsidR="00ED174F">
        <w:t>(</w:t>
      </w:r>
      <w:r w:rsidR="00ED174F" w:rsidRPr="00ED174F">
        <w:t>TOTAL_AMOUNT</w:t>
      </w:r>
      <w:r w:rsidR="00ED174F">
        <w:t>)</w:t>
      </w:r>
      <w:r w:rsidR="0069087F">
        <w:t>.</w:t>
      </w:r>
    </w:p>
    <w:p w14:paraId="150A108E" w14:textId="20BFE70C" w:rsidR="004E2B04" w:rsidRPr="009D2F1D" w:rsidRDefault="00D05373" w:rsidP="009D2F1D">
      <w:pPr>
        <w:pStyle w:val="ListParagraph"/>
        <w:rPr>
          <w:lang w:val="en-GB"/>
        </w:rPr>
      </w:pPr>
      <w:r w:rsidRPr="0BEF0AE1">
        <w:rPr>
          <w:lang w:val="en-GB"/>
        </w:rPr>
        <w:t xml:space="preserve">* </w:t>
      </w:r>
      <w:r w:rsidR="004E2B04">
        <w:t xml:space="preserve">Determine new </w:t>
      </w:r>
      <w:r w:rsidR="00797DA4">
        <w:t xml:space="preserve">Item </w:t>
      </w:r>
      <w:r w:rsidR="009D2F1D">
        <w:t>total amount</w:t>
      </w:r>
      <w:r w:rsidR="004E2B04">
        <w:t xml:space="preserve"> by </w:t>
      </w:r>
      <w:r w:rsidR="000435AE">
        <w:t>adding</w:t>
      </w:r>
      <w:r w:rsidR="00B9018B">
        <w:t xml:space="preserve"> </w:t>
      </w:r>
      <w:r w:rsidR="009D2F1D">
        <w:t>current</w:t>
      </w:r>
      <w:r w:rsidR="00B9018B">
        <w:t xml:space="preserve"> </w:t>
      </w:r>
      <w:r w:rsidR="009D2F1D">
        <w:t>item amount</w:t>
      </w:r>
      <w:r w:rsidR="00B9018B">
        <w:t xml:space="preserve"> with </w:t>
      </w:r>
      <w:r w:rsidR="00D4214E">
        <w:t xml:space="preserve">previous epay </w:t>
      </w:r>
      <w:r w:rsidR="00B9018B">
        <w:t xml:space="preserve">total </w:t>
      </w:r>
      <w:r w:rsidR="00D4214E">
        <w:t>on same PO</w:t>
      </w:r>
      <w:r w:rsidR="009D2F1D">
        <w:t xml:space="preserve"> </w:t>
      </w:r>
    </w:p>
    <w:p w14:paraId="4ED91458" w14:textId="3AA1CD07" w:rsidR="004E2B04" w:rsidRPr="004E2B04" w:rsidRDefault="004E2B04" w:rsidP="004E2B04">
      <w:pPr>
        <w:ind w:left="360"/>
        <w:rPr>
          <w:lang w:val="en-GB"/>
        </w:rPr>
      </w:pPr>
      <w:r w:rsidRPr="004E2B04">
        <w:rPr>
          <w:lang w:val="en-GB"/>
        </w:rPr>
        <w:t>{</w:t>
      </w:r>
      <w:r w:rsidR="004951EC">
        <w:rPr>
          <w:lang w:val="en-GB"/>
        </w:rPr>
        <w:t xml:space="preserve">End of </w:t>
      </w:r>
      <w:r w:rsidR="004951EC">
        <w:t>CRQ10006877</w:t>
      </w:r>
      <w:r>
        <w:t>}</w:t>
      </w:r>
    </w:p>
    <w:p w14:paraId="20602EBE" w14:textId="66D2735E" w:rsidR="003A5C84" w:rsidRDefault="002E3103" w:rsidP="004E3078">
      <w:pPr>
        <w:rPr>
          <w:lang w:val="en-GB"/>
        </w:rPr>
      </w:pPr>
      <w:r>
        <w:rPr>
          <w:lang w:val="en-GB"/>
        </w:rPr>
        <w:tab/>
      </w:r>
      <w:r w:rsidR="7EABB3EA" w:rsidRPr="002E3103">
        <w:rPr>
          <w:lang w:val="en-GB"/>
        </w:rPr>
        <w:t>* Check unique Item's Amount</w:t>
      </w:r>
    </w:p>
    <w:p w14:paraId="32A0B9C3" w14:textId="35CF30D1" w:rsidR="002E3103" w:rsidRDefault="002E3103" w:rsidP="004E3078">
      <w:pPr>
        <w:rPr>
          <w:lang w:val="en-GB"/>
        </w:rPr>
      </w:pPr>
      <w:r>
        <w:rPr>
          <w:lang w:val="en-GB"/>
        </w:rPr>
        <w:lastRenderedPageBreak/>
        <w:tab/>
      </w:r>
      <w:r w:rsidRPr="002E3103">
        <w:rPr>
          <w:lang w:val="en-GB"/>
        </w:rPr>
        <w:t>* Add Error message "Please change the price, PO &amp; has a total value of &amp;"</w:t>
      </w:r>
      <w:r w:rsidR="0059146C">
        <w:rPr>
          <w:lang w:val="en-GB"/>
        </w:rPr>
        <w:t xml:space="preserve"> when </w:t>
      </w:r>
      <w:r w:rsidR="004225ED">
        <w:rPr>
          <w:lang w:val="en-GB"/>
        </w:rPr>
        <w:t>Amount is higher</w:t>
      </w:r>
      <w:r w:rsidR="008D16B4">
        <w:rPr>
          <w:lang w:val="en-GB"/>
        </w:rPr>
        <w:t xml:space="preserve"> (message class ZFI_EPAY_REQ)</w:t>
      </w:r>
    </w:p>
    <w:p w14:paraId="6890904C" w14:textId="700EE0AE" w:rsidR="008D16B4" w:rsidRDefault="008D16B4" w:rsidP="004E3078">
      <w:pPr>
        <w:rPr>
          <w:lang w:val="en-GB"/>
        </w:rPr>
      </w:pPr>
      <w:r>
        <w:rPr>
          <w:lang w:val="en-GB"/>
        </w:rPr>
        <w:t>** Tax code</w:t>
      </w:r>
    </w:p>
    <w:p w14:paraId="681D33E5" w14:textId="2E72F88F" w:rsidR="00785D08" w:rsidRDefault="00785D08" w:rsidP="004E3078">
      <w:pPr>
        <w:rPr>
          <w:lang w:val="en-GB"/>
        </w:rPr>
      </w:pPr>
      <w:r w:rsidRPr="00785D08">
        <w:rPr>
          <w:lang w:val="en-GB"/>
        </w:rPr>
        <w:t xml:space="preserve">* Check Tax Code is not empty </w:t>
      </w:r>
      <w:r w:rsidRPr="00785D08">
        <w:rPr>
          <w:rFonts w:ascii="Wingdings" w:eastAsia="Wingdings" w:hAnsi="Wingdings" w:cs="Wingdings"/>
          <w:lang w:val="en-GB"/>
        </w:rPr>
        <w:t></w:t>
      </w:r>
      <w:r w:rsidRPr="00785D08">
        <w:rPr>
          <w:lang w:val="en-GB"/>
        </w:rPr>
        <w:t xml:space="preserve"> Warning at Submit, but Error at Approve by Y1</w:t>
      </w:r>
    </w:p>
    <w:p w14:paraId="6EE5A10E" w14:textId="55959987" w:rsidR="007014C6" w:rsidRPr="00B02CCC" w:rsidRDefault="09A20849" w:rsidP="00753147">
      <w:pPr>
        <w:pStyle w:val="Heading5"/>
        <w:rPr>
          <w:lang w:val="en-GB"/>
        </w:rPr>
      </w:pPr>
      <w:r w:rsidRPr="0BEF0AE1">
        <w:rPr>
          <w:lang w:val="en-GB"/>
        </w:rPr>
        <w:t>Method FETCH_IDS_DESCRIPTIONS</w:t>
      </w:r>
    </w:p>
    <w:p w14:paraId="6B9B6EB6" w14:textId="770E516E" w:rsidR="00F67227" w:rsidRPr="00B02CCC" w:rsidRDefault="222663DB" w:rsidP="00F67227">
      <w:pPr>
        <w:rPr>
          <w:lang w:val="en-GB"/>
        </w:rPr>
      </w:pPr>
      <w:r w:rsidRPr="0BEF0AE1">
        <w:rPr>
          <w:lang w:val="en-GB"/>
        </w:rPr>
        <w:t>* Get Descriptions for Header "ID" fields</w:t>
      </w:r>
    </w:p>
    <w:p w14:paraId="7B56D96D" w14:textId="61147B16" w:rsidR="009257A3" w:rsidRPr="00B02CCC" w:rsidRDefault="009257A3" w:rsidP="00F67227">
      <w:pPr>
        <w:rPr>
          <w:lang w:val="en-GB"/>
        </w:rPr>
      </w:pPr>
      <w:r w:rsidRPr="00B02CCC">
        <w:rPr>
          <w:lang w:val="en-GB"/>
        </w:rPr>
        <w:tab/>
      </w:r>
      <w:r w:rsidR="222663DB" w:rsidRPr="00B02CCC">
        <w:rPr>
          <w:lang w:val="en-GB"/>
        </w:rPr>
        <w:t>* Company Code Name</w:t>
      </w:r>
    </w:p>
    <w:p w14:paraId="69C2F38D" w14:textId="2C7D6CF3" w:rsidR="009257A3" w:rsidRPr="00B02CCC" w:rsidRDefault="009257A3" w:rsidP="00F67227">
      <w:pPr>
        <w:rPr>
          <w:lang w:val="en-GB"/>
        </w:rPr>
      </w:pPr>
      <w:r w:rsidRPr="00B02CCC">
        <w:rPr>
          <w:lang w:val="en-GB"/>
        </w:rPr>
        <w:tab/>
        <w:t>* ePayment Request Type</w:t>
      </w:r>
    </w:p>
    <w:p w14:paraId="62C97660" w14:textId="08EF2C0D" w:rsidR="009257A3" w:rsidRDefault="009257A3" w:rsidP="00F67227">
      <w:pPr>
        <w:rPr>
          <w:lang w:val="en-GB"/>
        </w:rPr>
      </w:pPr>
      <w:r w:rsidRPr="00B02CCC">
        <w:rPr>
          <w:lang w:val="en-GB"/>
        </w:rPr>
        <w:tab/>
      </w:r>
      <w:r w:rsidR="222663DB" w:rsidRPr="00B02CCC">
        <w:rPr>
          <w:lang w:val="en-GB"/>
        </w:rPr>
        <w:t>* Urgency</w:t>
      </w:r>
    </w:p>
    <w:p w14:paraId="0A1862F6" w14:textId="77777777" w:rsidR="006B61B1" w:rsidRDefault="005D476A" w:rsidP="00F97946">
      <w:pPr>
        <w:ind w:firstLine="720"/>
        <w:rPr>
          <w:lang w:val="en-GB"/>
        </w:rPr>
      </w:pPr>
      <w:r>
        <w:rPr>
          <w:lang w:val="en-GB"/>
        </w:rPr>
        <w:t>* {</w:t>
      </w:r>
      <w:r w:rsidRPr="008339F2">
        <w:rPr>
          <w:rFonts w:ascii="Helvetica" w:hAnsi="Helvetica" w:cs="Helvetica"/>
          <w:color w:val="333333"/>
          <w:sz w:val="21"/>
          <w:szCs w:val="21"/>
          <w:shd w:val="clear" w:color="auto" w:fill="FFFFFF"/>
        </w:rPr>
        <w:t>CRQ10005708</w:t>
      </w:r>
      <w:r w:rsidR="00084310">
        <w:rPr>
          <w:rFonts w:ascii="Helvetica" w:hAnsi="Helvetica" w:cs="Helvetica"/>
          <w:color w:val="333333"/>
          <w:sz w:val="21"/>
          <w:szCs w:val="21"/>
          <w:shd w:val="clear" w:color="auto" w:fill="FFFFFF"/>
        </w:rPr>
        <w:t>-</w:t>
      </w:r>
      <w:r w:rsidRPr="008339F2">
        <w:rPr>
          <w:rFonts w:ascii="Helvetica" w:hAnsi="Helvetica" w:cs="Helvetica"/>
          <w:color w:val="333333"/>
          <w:sz w:val="21"/>
          <w:szCs w:val="21"/>
          <w:shd w:val="clear" w:color="auto" w:fill="FFFFFF"/>
        </w:rPr>
        <w:t xml:space="preserve">Start} </w:t>
      </w:r>
      <w:r>
        <w:rPr>
          <w:rFonts w:ascii="Helvetica" w:hAnsi="Helvetica" w:cs="Helvetica"/>
          <w:color w:val="333333"/>
          <w:sz w:val="21"/>
          <w:szCs w:val="21"/>
          <w:shd w:val="clear" w:color="auto" w:fill="FFFFFF"/>
        </w:rPr>
        <w:t>Get creator</w:t>
      </w:r>
      <w:r w:rsidRPr="008339F2">
        <w:rPr>
          <w:rFonts w:ascii="Helvetica" w:hAnsi="Helvetica" w:cs="Helvetica"/>
          <w:color w:val="333333"/>
          <w:sz w:val="21"/>
          <w:szCs w:val="21"/>
          <w:shd w:val="clear" w:color="auto" w:fill="FFFFFF"/>
        </w:rPr>
        <w:t xml:space="preserve"> user name</w:t>
      </w:r>
      <w:r>
        <w:rPr>
          <w:rFonts w:ascii="Helvetica" w:hAnsi="Helvetica" w:cs="Helvetica"/>
          <w:color w:val="333333"/>
          <w:sz w:val="21"/>
          <w:szCs w:val="21"/>
          <w:shd w:val="clear" w:color="auto" w:fill="FFFFFF"/>
        </w:rPr>
        <w:t xml:space="preserve"> from</w:t>
      </w:r>
      <w:r w:rsidRPr="008339F2">
        <w:rPr>
          <w:rFonts w:ascii="Helvetica" w:hAnsi="Helvetica" w:cs="Helvetica"/>
          <w:color w:val="333333"/>
          <w:sz w:val="21"/>
          <w:szCs w:val="21"/>
          <w:shd w:val="clear" w:color="auto" w:fill="FFFFFF"/>
        </w:rPr>
        <w:t xml:space="preserve"> </w:t>
      </w:r>
      <w:r w:rsidRPr="008339F2">
        <w:rPr>
          <w:rFonts w:ascii="Helvetica" w:hAnsi="Helvetica" w:cs="Helvetica"/>
          <w:color w:val="3C3C3C"/>
          <w:sz w:val="21"/>
          <w:szCs w:val="21"/>
          <w:shd w:val="clear" w:color="auto" w:fill="F3F9F3"/>
        </w:rPr>
        <w:t>BAPI_USER_GET_DETAIL for user created_by</w:t>
      </w:r>
      <w:r>
        <w:rPr>
          <w:rFonts w:ascii="Helvetica" w:hAnsi="Helvetica" w:cs="Helvetica"/>
          <w:color w:val="3C3C3C"/>
          <w:sz w:val="21"/>
          <w:szCs w:val="21"/>
          <w:shd w:val="clear" w:color="auto" w:fill="F3F9F3"/>
        </w:rPr>
        <w:t xml:space="preserve">. </w:t>
      </w:r>
      <w:r w:rsidRPr="008339F2">
        <w:rPr>
          <w:rFonts w:ascii="Helvetica" w:hAnsi="Helvetica" w:cs="Helvetica"/>
          <w:color w:val="3C3C3C"/>
          <w:sz w:val="21"/>
          <w:szCs w:val="21"/>
          <w:shd w:val="clear" w:color="auto" w:fill="F3F9F3"/>
        </w:rPr>
        <w:t>Concaten</w:t>
      </w:r>
      <w:r>
        <w:rPr>
          <w:rFonts w:ascii="Helvetica" w:hAnsi="Helvetica" w:cs="Helvetica"/>
          <w:color w:val="3C3C3C"/>
          <w:sz w:val="21"/>
          <w:szCs w:val="21"/>
          <w:shd w:val="clear" w:color="auto" w:fill="F3F9F3"/>
        </w:rPr>
        <w:t>a</w:t>
      </w:r>
      <w:r w:rsidRPr="008339F2">
        <w:rPr>
          <w:rFonts w:ascii="Helvetica" w:hAnsi="Helvetica" w:cs="Helvetica"/>
          <w:color w:val="3C3C3C"/>
          <w:sz w:val="21"/>
          <w:szCs w:val="21"/>
          <w:shd w:val="clear" w:color="auto" w:fill="F3F9F3"/>
        </w:rPr>
        <w:t>te first name and last name and pass to name field (crtd_by_nm)</w:t>
      </w:r>
      <w:r>
        <w:rPr>
          <w:rFonts w:ascii="Helvetica" w:hAnsi="Helvetica" w:cs="Helvetica"/>
          <w:color w:val="3C3C3C"/>
          <w:sz w:val="21"/>
          <w:szCs w:val="21"/>
          <w:shd w:val="clear" w:color="auto" w:fill="F3F9F3"/>
        </w:rPr>
        <w:t>.</w:t>
      </w:r>
      <w:r>
        <w:rPr>
          <w:lang w:val="en-GB"/>
        </w:rPr>
        <w:t>{</w:t>
      </w:r>
      <w:r>
        <w:rPr>
          <w:rFonts w:ascii="Helvetica" w:hAnsi="Helvetica" w:cs="Helvetica"/>
          <w:color w:val="333333"/>
          <w:sz w:val="21"/>
          <w:szCs w:val="21"/>
          <w:shd w:val="clear" w:color="auto" w:fill="FFFFFF"/>
        </w:rPr>
        <w:t>CRQ10005708</w:t>
      </w:r>
      <w:r w:rsidR="00084310">
        <w:rPr>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t>End}</w:t>
      </w:r>
      <w:r w:rsidR="009257A3" w:rsidRPr="00B02CCC">
        <w:rPr>
          <w:lang w:val="en-GB"/>
        </w:rPr>
        <w:tab/>
      </w:r>
    </w:p>
    <w:p w14:paraId="629B490F" w14:textId="7CEF7996" w:rsidR="009257A3" w:rsidRPr="00B02CCC" w:rsidRDefault="60B9AD0C" w:rsidP="00F97946">
      <w:pPr>
        <w:ind w:firstLine="720"/>
        <w:rPr>
          <w:lang w:val="en-GB"/>
        </w:rPr>
      </w:pPr>
      <w:r w:rsidRPr="00B02CCC">
        <w:rPr>
          <w:lang w:val="en-GB"/>
        </w:rPr>
        <w:t>* Payment Terms</w:t>
      </w:r>
    </w:p>
    <w:p w14:paraId="02528B5B" w14:textId="6C7FCA45" w:rsidR="002A3B92" w:rsidRPr="00B02CCC" w:rsidRDefault="002A3B92" w:rsidP="00F67227">
      <w:pPr>
        <w:rPr>
          <w:lang w:val="en-GB"/>
        </w:rPr>
      </w:pPr>
      <w:r w:rsidRPr="00B02CCC">
        <w:rPr>
          <w:lang w:val="en-GB"/>
        </w:rPr>
        <w:tab/>
      </w:r>
      <w:r w:rsidR="60B9AD0C" w:rsidRPr="00B02CCC">
        <w:rPr>
          <w:lang w:val="en-GB"/>
        </w:rPr>
        <w:t>* Payment method</w:t>
      </w:r>
    </w:p>
    <w:p w14:paraId="7D7FA4E3" w14:textId="016D7783" w:rsidR="002A3B92" w:rsidRPr="00B02CCC" w:rsidRDefault="002A3B92" w:rsidP="00F67227">
      <w:pPr>
        <w:rPr>
          <w:lang w:val="en-GB"/>
        </w:rPr>
      </w:pPr>
      <w:r w:rsidRPr="00B02CCC">
        <w:rPr>
          <w:lang w:val="en-GB"/>
        </w:rPr>
        <w:tab/>
      </w:r>
      <w:r w:rsidR="60B9AD0C" w:rsidRPr="00B02CCC">
        <w:rPr>
          <w:lang w:val="en-GB"/>
        </w:rPr>
        <w:t>* Status</w:t>
      </w:r>
    </w:p>
    <w:p w14:paraId="5F8E84D3" w14:textId="77ED50B0" w:rsidR="002A3B92" w:rsidRPr="00B02CCC" w:rsidRDefault="002A3B92" w:rsidP="00F67227">
      <w:pPr>
        <w:rPr>
          <w:lang w:val="en-GB"/>
        </w:rPr>
      </w:pPr>
      <w:r w:rsidRPr="00B02CCC">
        <w:rPr>
          <w:lang w:val="en-GB"/>
        </w:rPr>
        <w:tab/>
      </w:r>
      <w:r w:rsidR="073FDD0D" w:rsidRPr="00B02CCC">
        <w:rPr>
          <w:lang w:val="en-GB"/>
        </w:rPr>
        <w:t>* Determine if Compliance Ref is required for the Supplier</w:t>
      </w:r>
    </w:p>
    <w:p w14:paraId="663D77EE" w14:textId="03640D28" w:rsidR="007C60C7" w:rsidRPr="00B02CCC" w:rsidRDefault="007C60C7" w:rsidP="00F67227">
      <w:pPr>
        <w:rPr>
          <w:lang w:val="en-GB"/>
        </w:rPr>
      </w:pPr>
      <w:r w:rsidRPr="00B02CCC">
        <w:rPr>
          <w:lang w:val="en-GB"/>
        </w:rPr>
        <w:tab/>
      </w:r>
      <w:r w:rsidR="073FDD0D" w:rsidRPr="00B02CCC">
        <w:rPr>
          <w:lang w:val="en-GB"/>
        </w:rPr>
        <w:t>* Build Compliance Ref Descriptions</w:t>
      </w:r>
    </w:p>
    <w:p w14:paraId="30597922" w14:textId="268ED388" w:rsidR="007C60C7" w:rsidRDefault="007C60C7" w:rsidP="00F67227">
      <w:pPr>
        <w:rPr>
          <w:lang w:val="en-GB"/>
        </w:rPr>
      </w:pPr>
      <w:r w:rsidRPr="00B02CCC">
        <w:rPr>
          <w:lang w:val="en-GB"/>
        </w:rPr>
        <w:tab/>
      </w:r>
      <w:r w:rsidR="073FDD0D" w:rsidRPr="00B02CCC">
        <w:rPr>
          <w:lang w:val="en-GB"/>
        </w:rPr>
        <w:t>* Get Header Notes</w:t>
      </w:r>
    </w:p>
    <w:p w14:paraId="5055E205" w14:textId="77777777" w:rsidR="004E1A6A" w:rsidRPr="00B02CCC" w:rsidRDefault="004E1A6A" w:rsidP="00F67227">
      <w:pPr>
        <w:rPr>
          <w:lang w:val="en-GB"/>
        </w:rPr>
      </w:pPr>
    </w:p>
    <w:p w14:paraId="55D3FE73" w14:textId="77777777" w:rsidR="00897F77" w:rsidRPr="00B02CCC" w:rsidRDefault="4C8C9D9A" w:rsidP="00F67227">
      <w:pPr>
        <w:rPr>
          <w:lang w:val="en-GB"/>
        </w:rPr>
      </w:pPr>
      <w:r w:rsidRPr="0BEF0AE1">
        <w:rPr>
          <w:lang w:val="en-GB"/>
        </w:rPr>
        <w:t>* Get Descriptions for Items "ID" fields</w:t>
      </w:r>
    </w:p>
    <w:p w14:paraId="3CF0A052" w14:textId="77777777" w:rsidR="00E73021" w:rsidRPr="00B02CCC" w:rsidRDefault="00897F77" w:rsidP="00F67227">
      <w:pPr>
        <w:rPr>
          <w:lang w:val="en-GB"/>
        </w:rPr>
      </w:pPr>
      <w:r w:rsidRPr="00B02CCC">
        <w:rPr>
          <w:lang w:val="en-GB"/>
        </w:rPr>
        <w:tab/>
      </w:r>
      <w:r w:rsidR="3C87391E" w:rsidRPr="00B02CCC">
        <w:rPr>
          <w:lang w:val="en-GB"/>
        </w:rPr>
        <w:t>* G/L Account</w:t>
      </w:r>
    </w:p>
    <w:p w14:paraId="076B2CE2" w14:textId="77777777" w:rsidR="00E73021" w:rsidRPr="00B02CCC" w:rsidRDefault="00E73021" w:rsidP="00F67227">
      <w:pPr>
        <w:rPr>
          <w:lang w:val="en-GB"/>
        </w:rPr>
      </w:pPr>
      <w:r w:rsidRPr="00B02CCC">
        <w:rPr>
          <w:lang w:val="en-GB"/>
        </w:rPr>
        <w:tab/>
      </w:r>
      <w:r w:rsidR="3C87391E" w:rsidRPr="00B02CCC">
        <w:rPr>
          <w:lang w:val="en-GB"/>
        </w:rPr>
        <w:t>* Tax Code</w:t>
      </w:r>
    </w:p>
    <w:p w14:paraId="53245BA7" w14:textId="77777777" w:rsidR="00E73021" w:rsidRPr="00B02CCC" w:rsidRDefault="00E73021" w:rsidP="00F67227">
      <w:pPr>
        <w:rPr>
          <w:lang w:val="en-GB"/>
        </w:rPr>
      </w:pPr>
      <w:r w:rsidRPr="00B02CCC">
        <w:rPr>
          <w:lang w:val="en-GB"/>
        </w:rPr>
        <w:tab/>
      </w:r>
      <w:r w:rsidR="3C87391E" w:rsidRPr="00B02CCC">
        <w:rPr>
          <w:lang w:val="en-GB"/>
        </w:rPr>
        <w:t>* Account Assignment Category</w:t>
      </w:r>
    </w:p>
    <w:p w14:paraId="5528BADE" w14:textId="77777777" w:rsidR="00E73021" w:rsidRPr="00B02CCC" w:rsidRDefault="00E73021" w:rsidP="00F67227">
      <w:pPr>
        <w:rPr>
          <w:lang w:val="en-GB"/>
        </w:rPr>
      </w:pPr>
      <w:r w:rsidRPr="00B02CCC">
        <w:rPr>
          <w:lang w:val="en-GB"/>
        </w:rPr>
        <w:lastRenderedPageBreak/>
        <w:tab/>
        <w:t>* Cost Center</w:t>
      </w:r>
    </w:p>
    <w:p w14:paraId="2256C6E0" w14:textId="77777777" w:rsidR="004A036D" w:rsidRPr="00B02CCC" w:rsidRDefault="00E73021" w:rsidP="00F67227">
      <w:pPr>
        <w:rPr>
          <w:lang w:val="en-GB"/>
        </w:rPr>
      </w:pPr>
      <w:r w:rsidRPr="00B02CCC">
        <w:rPr>
          <w:lang w:val="en-GB"/>
        </w:rPr>
        <w:tab/>
      </w:r>
      <w:r w:rsidR="06DE5979" w:rsidRPr="00B02CCC">
        <w:rPr>
          <w:lang w:val="en-GB"/>
        </w:rPr>
        <w:t>* Compliance Ref</w:t>
      </w:r>
    </w:p>
    <w:p w14:paraId="54336598" w14:textId="0178CB4E" w:rsidR="00897F77" w:rsidRPr="00B02CCC" w:rsidRDefault="004A036D" w:rsidP="00F67227">
      <w:pPr>
        <w:rPr>
          <w:lang w:val="en-GB"/>
        </w:rPr>
      </w:pPr>
      <w:r w:rsidRPr="00B02CCC">
        <w:rPr>
          <w:lang w:val="en-GB"/>
        </w:rPr>
        <w:tab/>
        <w:t>* Get Item Note</w:t>
      </w:r>
      <w:r w:rsidR="00897F77" w:rsidRPr="00B02CCC">
        <w:rPr>
          <w:lang w:val="en-GB"/>
        </w:rPr>
        <w:tab/>
      </w:r>
    </w:p>
    <w:p w14:paraId="7A607E88" w14:textId="6D062C4E" w:rsidR="007014C6" w:rsidRPr="00B02CCC" w:rsidRDefault="09A20849" w:rsidP="00753147">
      <w:pPr>
        <w:pStyle w:val="Heading5"/>
        <w:rPr>
          <w:lang w:val="en-GB"/>
        </w:rPr>
      </w:pPr>
      <w:r w:rsidRPr="0BEF0AE1">
        <w:rPr>
          <w:lang w:val="en-GB"/>
        </w:rPr>
        <w:t>Method GET_EPAY_REQ_NEXT_ID</w:t>
      </w:r>
    </w:p>
    <w:p w14:paraId="20DE9C5B" w14:textId="39C1CE7A" w:rsidR="00F67227" w:rsidRPr="00B02CCC" w:rsidRDefault="00CF7A3B" w:rsidP="00F67227">
      <w:pPr>
        <w:rPr>
          <w:lang w:val="en-GB"/>
        </w:rPr>
      </w:pPr>
      <w:r w:rsidRPr="00B02CCC">
        <w:rPr>
          <w:lang w:val="en-GB"/>
        </w:rPr>
        <w:t xml:space="preserve">* Get ePay Req Next ID in number range with FM </w:t>
      </w:r>
      <w:r w:rsidR="00177B0F" w:rsidRPr="00B02CCC">
        <w:rPr>
          <w:lang w:val="en-GB"/>
        </w:rPr>
        <w:t>NUMBER_GET_NEXT</w:t>
      </w:r>
    </w:p>
    <w:p w14:paraId="62E32FB3" w14:textId="5FFBFA4A" w:rsidR="007014C6" w:rsidRPr="00B02CCC" w:rsidRDefault="09A20849" w:rsidP="00753147">
      <w:pPr>
        <w:pStyle w:val="Heading5"/>
        <w:rPr>
          <w:lang w:val="en-GB"/>
        </w:rPr>
      </w:pPr>
      <w:r w:rsidRPr="0BEF0AE1">
        <w:rPr>
          <w:lang w:val="en-GB"/>
        </w:rPr>
        <w:t>Method INITIALIZE_STATUS</w:t>
      </w:r>
    </w:p>
    <w:p w14:paraId="60BDD0F5" w14:textId="6AB42533" w:rsidR="00F67227" w:rsidRPr="00B02CCC" w:rsidRDefault="15A634A0" w:rsidP="00F67227">
      <w:pPr>
        <w:rPr>
          <w:lang w:val="en-GB"/>
        </w:rPr>
      </w:pPr>
      <w:r w:rsidRPr="0BEF0AE1">
        <w:rPr>
          <w:lang w:val="en-GB"/>
        </w:rPr>
        <w:t>* Initialize Status with FM Initialize Status</w:t>
      </w:r>
    </w:p>
    <w:p w14:paraId="40A9CF74" w14:textId="066E1372" w:rsidR="007014C6" w:rsidRPr="00B02CCC" w:rsidRDefault="09A20849" w:rsidP="00753147">
      <w:pPr>
        <w:pStyle w:val="Heading5"/>
        <w:rPr>
          <w:lang w:val="en-GB"/>
        </w:rPr>
      </w:pPr>
      <w:r w:rsidRPr="0BEF0AE1">
        <w:rPr>
          <w:lang w:val="en-GB"/>
        </w:rPr>
        <w:t>Method PROCESS_ACTION</w:t>
      </w:r>
    </w:p>
    <w:p w14:paraId="7B58D8F3" w14:textId="77777777" w:rsidR="00F00652" w:rsidRDefault="00F00652" w:rsidP="00F67227">
      <w:pPr>
        <w:rPr>
          <w:lang w:val="en-GB"/>
        </w:rPr>
      </w:pPr>
      <w:r>
        <w:rPr>
          <w:lang w:val="en-GB"/>
        </w:rPr>
        <w:t>IF Activity is :</w:t>
      </w:r>
    </w:p>
    <w:p w14:paraId="47ECBC2E" w14:textId="2B23113B" w:rsidR="00F67227" w:rsidRPr="00B02CCC" w:rsidRDefault="226F842C" w:rsidP="008339F2">
      <w:pPr>
        <w:ind w:left="720"/>
        <w:rPr>
          <w:lang w:val="en-GB"/>
        </w:rPr>
      </w:pPr>
      <w:r w:rsidRPr="0BEF0AE1">
        <w:rPr>
          <w:lang w:val="en-GB"/>
        </w:rPr>
        <w:t>* Post</w:t>
      </w:r>
    </w:p>
    <w:p w14:paraId="6D5FC502" w14:textId="32130EA0" w:rsidR="00E0281C" w:rsidRPr="00B02CCC" w:rsidRDefault="00E0281C" w:rsidP="008339F2">
      <w:pPr>
        <w:ind w:left="720"/>
        <w:rPr>
          <w:lang w:val="en-GB"/>
        </w:rPr>
      </w:pPr>
      <w:r w:rsidRPr="00B02CCC">
        <w:rPr>
          <w:lang w:val="en-GB"/>
        </w:rPr>
        <w:tab/>
      </w:r>
      <w:r w:rsidR="51EF2601" w:rsidRPr="00B02CCC">
        <w:rPr>
          <w:lang w:val="en-GB"/>
        </w:rPr>
        <w:t>* Start Approval Workflow</w:t>
      </w:r>
    </w:p>
    <w:p w14:paraId="392987F1" w14:textId="33F60645" w:rsidR="00233578" w:rsidRPr="00B02CCC" w:rsidRDefault="226F842C" w:rsidP="008339F2">
      <w:pPr>
        <w:ind w:left="720"/>
        <w:rPr>
          <w:lang w:val="en-GB"/>
        </w:rPr>
      </w:pPr>
      <w:r w:rsidRPr="0BEF0AE1">
        <w:rPr>
          <w:lang w:val="en-GB"/>
        </w:rPr>
        <w:t>* Y1 Approval (Approve or Reject)</w:t>
      </w:r>
    </w:p>
    <w:p w14:paraId="005B6248" w14:textId="391E6F0E" w:rsidR="00233578" w:rsidRDefault="00386315" w:rsidP="008339F2">
      <w:pPr>
        <w:ind w:left="720"/>
        <w:rPr>
          <w:lang w:val="en-GB"/>
        </w:rPr>
      </w:pPr>
      <w:r w:rsidRPr="00B02CCC">
        <w:rPr>
          <w:lang w:val="en-GB"/>
        </w:rPr>
        <w:tab/>
      </w:r>
      <w:r w:rsidR="6B845E79" w:rsidRPr="00B02CCC">
        <w:rPr>
          <w:lang w:val="en-GB"/>
        </w:rPr>
        <w:t>* Process Decision</w:t>
      </w:r>
    </w:p>
    <w:p w14:paraId="3338703C" w14:textId="2EC99129" w:rsidR="00386315" w:rsidRPr="00B02CCC" w:rsidRDefault="00386315" w:rsidP="008339F2">
      <w:pPr>
        <w:ind w:left="720"/>
        <w:rPr>
          <w:lang w:val="en-GB"/>
        </w:rPr>
      </w:pPr>
      <w:r w:rsidRPr="00B02CCC">
        <w:rPr>
          <w:lang w:val="en-GB"/>
        </w:rPr>
        <w:tab/>
        <w:t>* Change Status only if Approval Flow is finished</w:t>
      </w:r>
      <w:r w:rsidR="0072549F" w:rsidRPr="00B02CCC">
        <w:rPr>
          <w:lang w:val="en-GB"/>
        </w:rPr>
        <w:t xml:space="preserve"> when ‘Approved’</w:t>
      </w:r>
    </w:p>
    <w:p w14:paraId="59FFE643" w14:textId="0035B9D0" w:rsidR="00386315" w:rsidRDefault="00386315" w:rsidP="008339F2">
      <w:pPr>
        <w:ind w:left="720"/>
        <w:rPr>
          <w:lang w:val="en-GB"/>
        </w:rPr>
      </w:pPr>
      <w:r w:rsidRPr="00B02CCC">
        <w:rPr>
          <w:lang w:val="en-GB"/>
        </w:rPr>
        <w:tab/>
      </w:r>
      <w:r w:rsidR="6B845E79" w:rsidRPr="00B02CCC">
        <w:rPr>
          <w:lang w:val="en-GB"/>
        </w:rPr>
        <w:t xml:space="preserve">* Reset Approval Flow and Set Status back to </w:t>
      </w:r>
      <w:r w:rsidR="00F00652">
        <w:rPr>
          <w:lang w:val="en-GB"/>
        </w:rPr>
        <w:t xml:space="preserve">Composing </w:t>
      </w:r>
      <w:r w:rsidR="6B845E79" w:rsidRPr="00B02CCC">
        <w:rPr>
          <w:lang w:val="en-GB"/>
        </w:rPr>
        <w:t>when ‘Rejected’</w:t>
      </w:r>
    </w:p>
    <w:p w14:paraId="6679500C" w14:textId="7750EEC2" w:rsidR="006A0E14" w:rsidRDefault="006A0E14" w:rsidP="008339F2">
      <w:pPr>
        <w:ind w:left="720"/>
        <w:rPr>
          <w:lang w:val="en-GB"/>
        </w:rPr>
      </w:pPr>
      <w:r>
        <w:rPr>
          <w:lang w:val="en-GB"/>
        </w:rPr>
        <w:tab/>
      </w:r>
      <w:r>
        <w:rPr>
          <w:lang w:val="en-GB"/>
        </w:rPr>
        <w:tab/>
        <w:t>{</w:t>
      </w:r>
      <w:r w:rsidRPr="00172EE5">
        <w:rPr>
          <w:lang w:val="en-GB"/>
        </w:rPr>
        <w:t>CRQ393975</w:t>
      </w:r>
      <w:r w:rsidR="00570D4D">
        <w:rPr>
          <w:lang w:val="en-GB"/>
        </w:rPr>
        <w:t>-Start}</w:t>
      </w:r>
      <w:r>
        <w:rPr>
          <w:lang w:val="en-GB"/>
        </w:rPr>
        <w:t xml:space="preserve"> * </w:t>
      </w:r>
      <w:r w:rsidRPr="00172EE5">
        <w:rPr>
          <w:lang w:val="en-GB"/>
        </w:rPr>
        <w:t>Prepare &amp; Send the Reject notification email</w:t>
      </w:r>
      <w:r w:rsidR="00570D4D">
        <w:rPr>
          <w:lang w:val="en-GB"/>
        </w:rPr>
        <w:t xml:space="preserve"> {</w:t>
      </w:r>
      <w:r w:rsidR="00570D4D" w:rsidRPr="00172EE5">
        <w:rPr>
          <w:lang w:val="en-GB"/>
        </w:rPr>
        <w:t>CRQ393975</w:t>
      </w:r>
      <w:r w:rsidR="00570D4D">
        <w:rPr>
          <w:lang w:val="en-GB"/>
        </w:rPr>
        <w:t>-End</w:t>
      </w:r>
      <w:r>
        <w:rPr>
          <w:lang w:val="en-GB"/>
        </w:rPr>
        <w:t>}</w:t>
      </w:r>
    </w:p>
    <w:p w14:paraId="2312A872" w14:textId="2CCC1C46" w:rsidR="00F00652" w:rsidRDefault="00F00652" w:rsidP="008339F2">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Delete</w:t>
      </w:r>
    </w:p>
    <w:p w14:paraId="2D656526" w14:textId="59AF5BCA" w:rsidR="008339F2" w:rsidRDefault="008339F2" w:rsidP="008339F2">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ab/>
        <w:t>* Delete ePay by setting Delete indicator at Header and item level</w:t>
      </w:r>
    </w:p>
    <w:p w14:paraId="391444AE" w14:textId="32B9F5AC" w:rsidR="00AB5DE6" w:rsidRDefault="00AB5DE6" w:rsidP="008339F2">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{CRQ000010005708-Start}</w:t>
      </w:r>
    </w:p>
    <w:p w14:paraId="5D186406" w14:textId="77777777" w:rsidR="00F00652" w:rsidRDefault="00F00652" w:rsidP="008339F2">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*Recall</w:t>
      </w:r>
    </w:p>
    <w:p w14:paraId="38E0B7F6" w14:textId="066E59B5" w:rsidR="00F00652" w:rsidRDefault="00F00652" w:rsidP="008339F2">
      <w:pPr>
        <w:ind w:left="1440"/>
        <w:rPr>
          <w:lang w:val="en-GB"/>
        </w:rPr>
      </w:pPr>
      <w:r>
        <w:rPr>
          <w:lang w:val="en-GB"/>
        </w:rPr>
        <w:t>* R</w:t>
      </w:r>
      <w:r w:rsidR="00AB5DE6" w:rsidRPr="00F00652">
        <w:rPr>
          <w:lang w:val="en-GB"/>
        </w:rPr>
        <w:t xml:space="preserve">eset the Workflow status and header table request status to </w:t>
      </w:r>
      <w:r>
        <w:rPr>
          <w:lang w:val="en-GB"/>
        </w:rPr>
        <w:t>Composing</w:t>
      </w:r>
      <w:r w:rsidR="00AB5DE6" w:rsidRPr="00F00652">
        <w:rPr>
          <w:lang w:val="en-GB"/>
        </w:rPr>
        <w:t xml:space="preserve"> </w:t>
      </w:r>
    </w:p>
    <w:p w14:paraId="599BAC70" w14:textId="479797D2" w:rsidR="00AB5DE6" w:rsidRPr="00F00652" w:rsidRDefault="00F00652" w:rsidP="008339F2">
      <w:pPr>
        <w:ind w:left="1440"/>
        <w:rPr>
          <w:lang w:val="en-GB"/>
        </w:rPr>
      </w:pPr>
      <w:r>
        <w:rPr>
          <w:lang w:val="en-GB"/>
        </w:rPr>
        <w:lastRenderedPageBreak/>
        <w:t xml:space="preserve">* </w:t>
      </w:r>
      <w:r w:rsidR="00AB5DE6" w:rsidRPr="00F00652">
        <w:rPr>
          <w:lang w:val="en-GB"/>
        </w:rPr>
        <w:t>Workitem with blank status</w:t>
      </w:r>
      <w:r>
        <w:rPr>
          <w:lang w:val="en-GB"/>
        </w:rPr>
        <w:t xml:space="preserve"> </w:t>
      </w:r>
      <w:r w:rsidR="00AB5DE6" w:rsidRPr="00F00652">
        <w:rPr>
          <w:lang w:val="en-GB"/>
        </w:rPr>
        <w:t>(Waiting for actions) will be updated as ‘R</w:t>
      </w:r>
      <w:r w:rsidR="00084310">
        <w:rPr>
          <w:lang w:val="en-GB"/>
        </w:rPr>
        <w:t>ejected</w:t>
      </w:r>
      <w:r w:rsidR="00AB5DE6" w:rsidRPr="00F00652">
        <w:rPr>
          <w:lang w:val="en-GB"/>
        </w:rPr>
        <w:t>’ status.</w:t>
      </w:r>
    </w:p>
    <w:p w14:paraId="44332DBD" w14:textId="77777777" w:rsidR="00AB5DE6" w:rsidRPr="00F00652" w:rsidRDefault="00AB5DE6" w:rsidP="008339F2">
      <w:pPr>
        <w:ind w:left="1440"/>
        <w:rPr>
          <w:lang w:val="en-GB"/>
        </w:rPr>
      </w:pPr>
      <w:r w:rsidRPr="00F00652">
        <w:rPr>
          <w:lang w:val="en-GB"/>
        </w:rPr>
        <w:t>{CRQ000010005708-End}</w:t>
      </w:r>
    </w:p>
    <w:p w14:paraId="7E80580D" w14:textId="2FE3D21A" w:rsidR="0072549F" w:rsidRDefault="008339F2" w:rsidP="00F67227">
      <w:pPr>
        <w:rPr>
          <w:lang w:val="en-GB"/>
        </w:rPr>
      </w:pPr>
      <w:r>
        <w:rPr>
          <w:lang w:val="en-GB"/>
        </w:rPr>
        <w:t>Finally</w:t>
      </w:r>
      <w:r w:rsidR="483F8F07" w:rsidRPr="0BEF0AE1">
        <w:rPr>
          <w:lang w:val="en-GB"/>
        </w:rPr>
        <w:t>* Change Status when relevant</w:t>
      </w:r>
    </w:p>
    <w:p w14:paraId="4D885E6C" w14:textId="159E71F2" w:rsidR="007014C6" w:rsidRPr="00B02CCC" w:rsidRDefault="09A20849" w:rsidP="00753147">
      <w:pPr>
        <w:pStyle w:val="Heading5"/>
        <w:rPr>
          <w:lang w:val="en-GB"/>
        </w:rPr>
      </w:pPr>
      <w:r w:rsidRPr="0BEF0AE1">
        <w:rPr>
          <w:lang w:val="en-GB"/>
        </w:rPr>
        <w:t>Method PROCESS_DECISION_COMPLETE</w:t>
      </w:r>
    </w:p>
    <w:p w14:paraId="7A861F5C" w14:textId="5409809A" w:rsidR="00F67227" w:rsidRPr="00B02CCC" w:rsidRDefault="001F43D8" w:rsidP="00F67227">
      <w:pPr>
        <w:rPr>
          <w:lang w:val="en-GB"/>
        </w:rPr>
      </w:pPr>
      <w:r w:rsidRPr="00B02CCC">
        <w:rPr>
          <w:lang w:val="en-GB"/>
        </w:rPr>
        <w:t xml:space="preserve">* Get </w:t>
      </w:r>
      <w:r w:rsidR="00CE2680" w:rsidRPr="00B02CCC">
        <w:rPr>
          <w:lang w:val="en-GB"/>
        </w:rPr>
        <w:t>corresponding Workitem ID in SWW_WI2OBJ</w:t>
      </w:r>
    </w:p>
    <w:p w14:paraId="0B97635F" w14:textId="43DCD622" w:rsidR="00CE2680" w:rsidRPr="00B02CCC" w:rsidRDefault="00CE2680" w:rsidP="00F67227">
      <w:pPr>
        <w:rPr>
          <w:lang w:val="en-GB"/>
        </w:rPr>
      </w:pPr>
      <w:r w:rsidRPr="00B02CCC">
        <w:rPr>
          <w:lang w:val="en-GB"/>
        </w:rPr>
        <w:t xml:space="preserve">* Set </w:t>
      </w:r>
      <w:r w:rsidR="00271B63" w:rsidRPr="00B02CCC">
        <w:rPr>
          <w:lang w:val="en-GB"/>
        </w:rPr>
        <w:t>decision in workflow stack table in DB (to be used by workflow)</w:t>
      </w:r>
    </w:p>
    <w:p w14:paraId="0A0FB1C5" w14:textId="1990F589" w:rsidR="00E17166" w:rsidRPr="00B02CCC" w:rsidRDefault="00E17166" w:rsidP="00F67227">
      <w:pPr>
        <w:rPr>
          <w:lang w:val="en-GB"/>
        </w:rPr>
      </w:pPr>
      <w:r w:rsidRPr="00B02CCC">
        <w:rPr>
          <w:lang w:val="en-GB"/>
        </w:rPr>
        <w:tab/>
        <w:t>* Execute Workitem</w:t>
      </w:r>
    </w:p>
    <w:p w14:paraId="22A10E84" w14:textId="06108C23" w:rsidR="00271B63" w:rsidRPr="00B02CCC" w:rsidRDefault="7F044155" w:rsidP="00F67227">
      <w:pPr>
        <w:rPr>
          <w:lang w:val="en-GB"/>
        </w:rPr>
      </w:pPr>
      <w:r w:rsidRPr="0BEF0AE1">
        <w:rPr>
          <w:lang w:val="en-GB"/>
        </w:rPr>
        <w:t>* Save Approval Note</w:t>
      </w:r>
    </w:p>
    <w:p w14:paraId="039B2171" w14:textId="509885E4" w:rsidR="007014C6" w:rsidRPr="00B02CCC" w:rsidRDefault="09A20849" w:rsidP="00753147">
      <w:pPr>
        <w:pStyle w:val="Heading5"/>
        <w:rPr>
          <w:lang w:val="en-GB"/>
        </w:rPr>
      </w:pPr>
      <w:r w:rsidRPr="0BEF0AE1">
        <w:rPr>
          <w:lang w:val="en-GB"/>
        </w:rPr>
        <w:t>Method READ_TEXT</w:t>
      </w:r>
    </w:p>
    <w:p w14:paraId="065568B4" w14:textId="11802F18" w:rsidR="00F67227" w:rsidRPr="00B02CCC" w:rsidRDefault="204F1F1B" w:rsidP="00F67227">
      <w:pPr>
        <w:rPr>
          <w:lang w:val="en-GB"/>
        </w:rPr>
      </w:pPr>
      <w:r w:rsidRPr="0BEF0AE1">
        <w:rPr>
          <w:lang w:val="en-GB"/>
        </w:rPr>
        <w:t>* Build Text Name and Object</w:t>
      </w:r>
    </w:p>
    <w:p w14:paraId="7D9B63D6" w14:textId="1ED95ABA" w:rsidR="00811290" w:rsidRPr="00B02CCC" w:rsidRDefault="204F1F1B" w:rsidP="00F67227">
      <w:pPr>
        <w:rPr>
          <w:lang w:val="en-GB"/>
        </w:rPr>
      </w:pPr>
      <w:r w:rsidRPr="0BEF0AE1">
        <w:rPr>
          <w:lang w:val="en-GB"/>
        </w:rPr>
        <w:t>* Check if SO10 text exists in requested language, get the first existing if not</w:t>
      </w:r>
    </w:p>
    <w:p w14:paraId="137A5D40" w14:textId="723D4DBD" w:rsidR="00811290" w:rsidRPr="00B02CCC" w:rsidRDefault="204F1F1B" w:rsidP="00F67227">
      <w:pPr>
        <w:rPr>
          <w:lang w:val="en-GB"/>
        </w:rPr>
      </w:pPr>
      <w:r w:rsidRPr="0BEF0AE1">
        <w:rPr>
          <w:lang w:val="en-GB"/>
        </w:rPr>
        <w:t>* Read Text in DB</w:t>
      </w:r>
    </w:p>
    <w:p w14:paraId="34DC4B90" w14:textId="0A27E7E9" w:rsidR="00811290" w:rsidRPr="00B02CCC" w:rsidRDefault="204F1F1B" w:rsidP="00F67227">
      <w:pPr>
        <w:rPr>
          <w:lang w:val="en-GB"/>
        </w:rPr>
      </w:pPr>
      <w:r w:rsidRPr="0BEF0AE1">
        <w:rPr>
          <w:lang w:val="en-GB"/>
        </w:rPr>
        <w:t>* Format Text in a string</w:t>
      </w:r>
    </w:p>
    <w:p w14:paraId="715E951C" w14:textId="0DA564CB" w:rsidR="007014C6" w:rsidRPr="00B02CCC" w:rsidRDefault="09A20849" w:rsidP="00753147">
      <w:pPr>
        <w:pStyle w:val="Heading5"/>
        <w:rPr>
          <w:lang w:val="en-GB"/>
        </w:rPr>
      </w:pPr>
      <w:r w:rsidRPr="0BEF0AE1">
        <w:rPr>
          <w:lang w:val="en-GB"/>
        </w:rPr>
        <w:t>Method START_WORKFLOW</w:t>
      </w:r>
    </w:p>
    <w:p w14:paraId="1D18844F" w14:textId="41E5798D" w:rsidR="00F67227" w:rsidRDefault="004229E0" w:rsidP="00F67227">
      <w:pPr>
        <w:rPr>
          <w:lang w:val="en-GB"/>
        </w:rPr>
      </w:pPr>
      <w:r w:rsidRPr="00B02CCC">
        <w:rPr>
          <w:lang w:val="en-GB"/>
        </w:rPr>
        <w:t xml:space="preserve">* Check Posting is possible first with method POST_FI_DOCUMENT is Simulation </w:t>
      </w:r>
      <w:r w:rsidRPr="00B02CCC">
        <w:rPr>
          <w:rFonts w:ascii="Wingdings" w:eastAsia="Wingdings" w:hAnsi="Wingdings" w:cs="Wingdings"/>
          <w:lang w:val="en-GB"/>
        </w:rPr>
        <w:t></w:t>
      </w:r>
      <w:r w:rsidRPr="00B02CCC">
        <w:rPr>
          <w:lang w:val="en-GB"/>
        </w:rPr>
        <w:t xml:space="preserve"> if not, send back error messages and abort Status Update</w:t>
      </w:r>
    </w:p>
    <w:p w14:paraId="1B74EB92" w14:textId="45272EF1" w:rsidR="00B24B2D" w:rsidRPr="00B02CCC" w:rsidRDefault="00B24B2D" w:rsidP="00F67227">
      <w:pPr>
        <w:rPr>
          <w:lang w:val="en-GB"/>
        </w:rPr>
      </w:pPr>
      <w:r w:rsidRPr="00B24B2D">
        <w:rPr>
          <w:lang w:val="en-GB"/>
        </w:rPr>
        <w:t>* {CRQ10000618</w:t>
      </w:r>
      <w:r w:rsidR="00850A2C">
        <w:rPr>
          <w:lang w:val="en-GB"/>
        </w:rPr>
        <w:t>-Start</w:t>
      </w:r>
      <w:r w:rsidRPr="00B24B2D">
        <w:rPr>
          <w:lang w:val="en-GB"/>
        </w:rPr>
        <w:t>}</w:t>
      </w:r>
      <w:r w:rsidR="001D1C33">
        <w:rPr>
          <w:lang w:val="en-GB"/>
        </w:rPr>
        <w:t xml:space="preserve"> If the GUID </w:t>
      </w:r>
      <w:r w:rsidR="001C7CE4">
        <w:rPr>
          <w:lang w:val="en-GB"/>
        </w:rPr>
        <w:t xml:space="preserve">of Epay is </w:t>
      </w:r>
      <w:r w:rsidR="00A026E3">
        <w:rPr>
          <w:lang w:val="en-GB"/>
        </w:rPr>
        <w:t xml:space="preserve">empty (unknown technical reason (failsafe)) </w:t>
      </w:r>
      <w:r w:rsidR="001D1C33">
        <w:rPr>
          <w:lang w:val="en-GB"/>
        </w:rPr>
        <w:t xml:space="preserve">add error message (Message Class </w:t>
      </w:r>
      <w:r w:rsidR="001D1C33" w:rsidRPr="001D1C33">
        <w:rPr>
          <w:lang w:val="en-GB"/>
        </w:rPr>
        <w:t>ZFI_EPAY_REQ</w:t>
      </w:r>
      <w:r w:rsidR="001D1C33">
        <w:rPr>
          <w:lang w:val="en-GB"/>
        </w:rPr>
        <w:t xml:space="preserve"> Number 008) and exit the process</w:t>
      </w:r>
      <w:r>
        <w:rPr>
          <w:lang w:val="en-GB"/>
        </w:rPr>
        <w:t xml:space="preserve"> </w:t>
      </w:r>
      <w:r w:rsidRPr="00B24B2D">
        <w:rPr>
          <w:lang w:val="en-GB"/>
        </w:rPr>
        <w:t>{CRQ10000618</w:t>
      </w:r>
      <w:r w:rsidR="00EE2B96">
        <w:rPr>
          <w:lang w:val="en-GB"/>
        </w:rPr>
        <w:t>-</w:t>
      </w:r>
      <w:r w:rsidR="001C7CE4">
        <w:rPr>
          <w:lang w:val="en-GB"/>
        </w:rPr>
        <w:t>End</w:t>
      </w:r>
      <w:r w:rsidRPr="00B24B2D">
        <w:rPr>
          <w:lang w:val="en-GB"/>
        </w:rPr>
        <w:t>}</w:t>
      </w:r>
    </w:p>
    <w:p w14:paraId="375FB9C5" w14:textId="357882FD" w:rsidR="004229E0" w:rsidRDefault="02544F55" w:rsidP="00F67227">
      <w:pPr>
        <w:rPr>
          <w:lang w:val="en-GB"/>
        </w:rPr>
      </w:pPr>
      <w:r w:rsidRPr="57F23EA6">
        <w:rPr>
          <w:lang w:val="en-GB"/>
        </w:rPr>
        <w:t>* Start the Approval Workflow if relevant</w:t>
      </w:r>
      <w:r w:rsidR="0019642E" w:rsidRPr="57F23EA6">
        <w:rPr>
          <w:lang w:val="en-GB"/>
        </w:rPr>
        <w:t xml:space="preserve"> {</w:t>
      </w:r>
      <w:r w:rsidR="00602850" w:rsidRPr="57F23EA6">
        <w:rPr>
          <w:lang w:val="en-GB"/>
        </w:rPr>
        <w:t>CRQ393975</w:t>
      </w:r>
      <w:r w:rsidR="00570D4D" w:rsidRPr="57F23EA6">
        <w:rPr>
          <w:lang w:val="en-GB"/>
        </w:rPr>
        <w:t>-Start}</w:t>
      </w:r>
      <w:r w:rsidR="00602850" w:rsidRPr="57F23EA6">
        <w:rPr>
          <w:lang w:val="en-GB"/>
        </w:rPr>
        <w:t xml:space="preserve"> </w:t>
      </w:r>
      <w:r w:rsidR="0019642E" w:rsidRPr="57F23EA6">
        <w:rPr>
          <w:lang w:val="en-GB"/>
        </w:rPr>
        <w:t>and Manage Workflow Start issues</w:t>
      </w:r>
      <w:r w:rsidR="00602850" w:rsidRPr="57F23EA6">
        <w:rPr>
          <w:lang w:val="en-GB"/>
        </w:rPr>
        <w:t xml:space="preserve"> if necessary</w:t>
      </w:r>
      <w:r w:rsidR="007C2588" w:rsidRPr="57F23EA6">
        <w:rPr>
          <w:lang w:val="en-GB"/>
        </w:rPr>
        <w:t xml:space="preserve"> {CRQ393975-End</w:t>
      </w:r>
      <w:r w:rsidR="0019642E" w:rsidRPr="57F23EA6">
        <w:rPr>
          <w:lang w:val="en-GB"/>
        </w:rPr>
        <w:t>}</w:t>
      </w:r>
    </w:p>
    <w:p w14:paraId="1DDC53C7" w14:textId="77777777" w:rsidR="00F4399A" w:rsidRDefault="00F4399A" w:rsidP="00F67227">
      <w:pPr>
        <w:rPr>
          <w:lang w:val="en-GB"/>
        </w:rPr>
      </w:pPr>
    </w:p>
    <w:p w14:paraId="384857B4" w14:textId="55CD9C5A" w:rsidR="005D205C" w:rsidRDefault="004036B0" w:rsidP="00F4399A">
      <w:pPr>
        <w:spacing w:before="0"/>
        <w:jc w:val="left"/>
        <w:rPr>
          <w:lang w:val="en-GB"/>
        </w:rPr>
      </w:pPr>
      <w:r w:rsidRPr="57F23EA6">
        <w:rPr>
          <w:lang w:val="en-GB"/>
        </w:rPr>
        <w:t xml:space="preserve">{Begin of </w:t>
      </w:r>
      <w:r w:rsidRPr="57F23EA6">
        <w:rPr>
          <w:rFonts w:ascii="Calibri" w:eastAsia="Calibri" w:hAnsi="Calibri"/>
          <w:sz w:val="22"/>
          <w:szCs w:val="22"/>
          <w:lang w:val="en-GB"/>
        </w:rPr>
        <w:t>CRQ10008036}</w:t>
      </w:r>
    </w:p>
    <w:p w14:paraId="76A1A895" w14:textId="4BF41E68" w:rsidR="005D205C" w:rsidRDefault="005D205C" w:rsidP="005D205C">
      <w:pPr>
        <w:pStyle w:val="Heading5"/>
        <w:rPr>
          <w:lang w:val="en-GB"/>
        </w:rPr>
      </w:pPr>
      <w:r>
        <w:rPr>
          <w:lang w:val="en-GB"/>
        </w:rPr>
        <w:lastRenderedPageBreak/>
        <w:t xml:space="preserve">Method </w:t>
      </w:r>
      <w:r w:rsidR="00FB2B4E" w:rsidRPr="00FB2B4E">
        <w:rPr>
          <w:lang w:val="en-GB"/>
        </w:rPr>
        <w:t>DO_AMOUNT_CONV_TO_INTERNAL</w:t>
      </w:r>
    </w:p>
    <w:p w14:paraId="32CD55F7" w14:textId="354470FA" w:rsidR="005D205C" w:rsidRPr="00A63625" w:rsidRDefault="005D205C" w:rsidP="00340C25">
      <w:pPr>
        <w:pStyle w:val="ListParagraph"/>
        <w:numPr>
          <w:ilvl w:val="0"/>
          <w:numId w:val="26"/>
        </w:numPr>
        <w:rPr>
          <w:lang w:val="en-GB"/>
        </w:rPr>
      </w:pPr>
      <w:r w:rsidRPr="00A63625">
        <w:rPr>
          <w:lang w:val="en-GB"/>
        </w:rPr>
        <w:t xml:space="preserve">Convert Amount to </w:t>
      </w:r>
      <w:r w:rsidR="00A63625" w:rsidRPr="00A63625">
        <w:rPr>
          <w:lang w:val="en-GB"/>
        </w:rPr>
        <w:t>internal</w:t>
      </w:r>
      <w:r w:rsidRPr="00A63625">
        <w:rPr>
          <w:lang w:val="en-GB"/>
        </w:rPr>
        <w:t xml:space="preserve"> Amount</w:t>
      </w:r>
      <w:r w:rsidR="00A63625" w:rsidRPr="00A63625">
        <w:rPr>
          <w:lang w:val="en-GB"/>
        </w:rPr>
        <w:t xml:space="preserve"> f</w:t>
      </w:r>
      <w:r w:rsidR="00A63625">
        <w:rPr>
          <w:lang w:val="en-GB"/>
        </w:rPr>
        <w:t>ormat</w:t>
      </w:r>
      <w:r w:rsidRPr="00A63625">
        <w:rPr>
          <w:lang w:val="en-GB"/>
        </w:rPr>
        <w:t xml:space="preserve"> with standard FM </w:t>
      </w:r>
      <w:r w:rsidR="00C67518" w:rsidRPr="00A63625">
        <w:rPr>
          <w:rFonts w:ascii="Arial" w:hAnsi="Arial"/>
          <w:lang w:val="en-GB"/>
        </w:rPr>
        <w:t>BAPI_CURRENCY_CONV_TO_INTERNAL</w:t>
      </w:r>
    </w:p>
    <w:p w14:paraId="0AED9AEA" w14:textId="41BBDBC8" w:rsidR="005D205C" w:rsidRDefault="005D205C" w:rsidP="005D205C">
      <w:pPr>
        <w:pStyle w:val="Heading5"/>
        <w:rPr>
          <w:lang w:val="en-GB"/>
        </w:rPr>
      </w:pPr>
      <w:r>
        <w:rPr>
          <w:lang w:val="en-GB"/>
        </w:rPr>
        <w:t xml:space="preserve">Method </w:t>
      </w:r>
      <w:r w:rsidR="00FB2B4E" w:rsidRPr="00FB2B4E">
        <w:rPr>
          <w:lang w:val="en-GB"/>
        </w:rPr>
        <w:t>DO_AMOUNT_CONV_TO_</w:t>
      </w:r>
      <w:r w:rsidR="00FB2B4E">
        <w:rPr>
          <w:lang w:val="en-GB"/>
        </w:rPr>
        <w:t>EX</w:t>
      </w:r>
      <w:r w:rsidR="00FB2B4E" w:rsidRPr="00FB2B4E">
        <w:rPr>
          <w:lang w:val="en-GB"/>
        </w:rPr>
        <w:t>TERNAL</w:t>
      </w:r>
    </w:p>
    <w:p w14:paraId="585CC95D" w14:textId="1DAF03CF" w:rsidR="005D205C" w:rsidRPr="00FF5333" w:rsidRDefault="005D205C" w:rsidP="00340C25">
      <w:pPr>
        <w:pStyle w:val="ListParagraph"/>
        <w:numPr>
          <w:ilvl w:val="0"/>
          <w:numId w:val="26"/>
        </w:numPr>
        <w:rPr>
          <w:lang w:val="en-GB"/>
        </w:rPr>
      </w:pPr>
      <w:r w:rsidRPr="00A63625">
        <w:rPr>
          <w:lang w:val="en-GB"/>
        </w:rPr>
        <w:t xml:space="preserve">Convert Amount to </w:t>
      </w:r>
      <w:r w:rsidR="00A63625">
        <w:rPr>
          <w:lang w:val="en-GB"/>
        </w:rPr>
        <w:t>external format</w:t>
      </w:r>
      <w:r w:rsidRPr="00A63625">
        <w:rPr>
          <w:lang w:val="en-GB"/>
        </w:rPr>
        <w:t xml:space="preserve"> Amount with standard FM </w:t>
      </w:r>
      <w:r w:rsidR="00C67518" w:rsidRPr="00A63625">
        <w:rPr>
          <w:rFonts w:ascii="Arial" w:hAnsi="Arial"/>
          <w:lang w:val="en-GB"/>
        </w:rPr>
        <w:t>BAPI_CURRENCY_CONV_TO_EXTERNAL</w:t>
      </w:r>
    </w:p>
    <w:p w14:paraId="441BA976" w14:textId="35253B25" w:rsidR="00FF5333" w:rsidRDefault="00FF5333" w:rsidP="00FF5333">
      <w:pPr>
        <w:pStyle w:val="Heading5"/>
        <w:rPr>
          <w:lang w:val="en-GB"/>
        </w:rPr>
      </w:pPr>
      <w:r>
        <w:rPr>
          <w:lang w:val="en-GB"/>
        </w:rPr>
        <w:t xml:space="preserve">Method </w:t>
      </w:r>
      <w:r w:rsidRPr="009C18D9">
        <w:rPr>
          <w:lang w:val="en-GB"/>
        </w:rPr>
        <w:t>GET_EPAY_REQ_HD_DETAILS</w:t>
      </w:r>
    </w:p>
    <w:p w14:paraId="7440EF80" w14:textId="77777777" w:rsidR="00FF5333" w:rsidRDefault="00FF5333" w:rsidP="00FF5333">
      <w:pPr>
        <w:rPr>
          <w:lang w:val="en-GB"/>
        </w:rPr>
      </w:pPr>
    </w:p>
    <w:p w14:paraId="7A310752" w14:textId="57BEB43A" w:rsidR="00FF5333" w:rsidRPr="009C18D9" w:rsidRDefault="00FF5333" w:rsidP="00340C25">
      <w:pPr>
        <w:pStyle w:val="ListParagraph"/>
        <w:numPr>
          <w:ilvl w:val="0"/>
          <w:numId w:val="23"/>
        </w:numPr>
        <w:rPr>
          <w:lang w:val="en-GB"/>
        </w:rPr>
      </w:pPr>
      <w:r>
        <w:rPr>
          <w:lang w:val="en-GB"/>
        </w:rPr>
        <w:t xml:space="preserve">Get </w:t>
      </w:r>
      <w:r w:rsidR="0030701F">
        <w:rPr>
          <w:lang w:val="en-GB"/>
        </w:rPr>
        <w:t>ePa</w:t>
      </w:r>
      <w:r>
        <w:rPr>
          <w:lang w:val="en-GB"/>
        </w:rPr>
        <w:t xml:space="preserve">yment </w:t>
      </w:r>
      <w:r w:rsidR="00DF0B7D">
        <w:rPr>
          <w:lang w:val="en-GB"/>
        </w:rPr>
        <w:t xml:space="preserve">request </w:t>
      </w:r>
      <w:r>
        <w:rPr>
          <w:lang w:val="en-GB"/>
        </w:rPr>
        <w:t xml:space="preserve">header details </w:t>
      </w:r>
      <w:r w:rsidR="005C3DC6">
        <w:rPr>
          <w:lang w:val="en-GB"/>
        </w:rPr>
        <w:t xml:space="preserve">from the </w:t>
      </w:r>
      <w:r w:rsidR="00EB2930" w:rsidRPr="00EB2930">
        <w:rPr>
          <w:lang w:val="en-GB"/>
        </w:rPr>
        <w:t>ePayment Request  - Header Data</w:t>
      </w:r>
      <w:r w:rsidR="00EB2930">
        <w:rPr>
          <w:lang w:val="en-GB"/>
        </w:rPr>
        <w:t xml:space="preserve"> table (</w:t>
      </w:r>
      <w:r w:rsidR="00EB2930" w:rsidRPr="00EB2930">
        <w:rPr>
          <w:lang w:val="en-GB"/>
        </w:rPr>
        <w:t>ZFI_EPAY_REQ_HD</w:t>
      </w:r>
      <w:r w:rsidR="00EB2930">
        <w:rPr>
          <w:lang w:val="en-GB"/>
        </w:rPr>
        <w:t xml:space="preserve">) </w:t>
      </w:r>
      <w:r w:rsidR="00150388">
        <w:rPr>
          <w:lang w:val="en-GB"/>
        </w:rPr>
        <w:t>using</w:t>
      </w:r>
      <w:r w:rsidR="005F7142">
        <w:rPr>
          <w:lang w:val="en-GB"/>
        </w:rPr>
        <w:t xml:space="preserve"> respective</w:t>
      </w:r>
      <w:r>
        <w:rPr>
          <w:lang w:val="en-GB"/>
        </w:rPr>
        <w:t xml:space="preserve"> filters.</w:t>
      </w:r>
    </w:p>
    <w:p w14:paraId="28B14FC4" w14:textId="77777777" w:rsidR="00FF5333" w:rsidRPr="00FF5333" w:rsidRDefault="00FF5333" w:rsidP="00FF5333">
      <w:pPr>
        <w:rPr>
          <w:lang w:val="en-GB"/>
        </w:rPr>
      </w:pPr>
    </w:p>
    <w:p w14:paraId="1044EA7A" w14:textId="620AD8BC" w:rsidR="004036B0" w:rsidRDefault="004036B0" w:rsidP="004036B0">
      <w:pPr>
        <w:spacing w:before="0"/>
        <w:jc w:val="left"/>
        <w:rPr>
          <w:rFonts w:ascii="Calibri" w:eastAsia="Calibri" w:hAnsi="Calibri"/>
          <w:sz w:val="22"/>
          <w:szCs w:val="22"/>
          <w:lang w:val="en-GB"/>
        </w:rPr>
      </w:pPr>
      <w:r>
        <w:rPr>
          <w:lang w:val="en-GB"/>
        </w:rPr>
        <w:t>{</w:t>
      </w:r>
      <w:r w:rsidR="00F4399A">
        <w:rPr>
          <w:lang w:val="en-GB"/>
        </w:rPr>
        <w:t>End</w:t>
      </w:r>
      <w:r>
        <w:rPr>
          <w:lang w:val="en-GB"/>
        </w:rPr>
        <w:t xml:space="preserve"> of </w:t>
      </w:r>
      <w:r w:rsidRPr="00764845">
        <w:rPr>
          <w:rFonts w:ascii="Calibri" w:eastAsia="Calibri" w:hAnsi="Calibri"/>
          <w:sz w:val="22"/>
          <w:szCs w:val="22"/>
          <w:lang w:val="en-GB"/>
        </w:rPr>
        <w:t>CRQ10008036}</w:t>
      </w:r>
    </w:p>
    <w:p w14:paraId="00E86C64" w14:textId="77777777" w:rsidR="00F74DFE" w:rsidRDefault="00F74DFE" w:rsidP="004036B0">
      <w:pPr>
        <w:spacing w:before="0"/>
        <w:jc w:val="left"/>
        <w:rPr>
          <w:rFonts w:ascii="Calibri" w:eastAsia="Calibri" w:hAnsi="Calibri"/>
          <w:sz w:val="22"/>
          <w:szCs w:val="22"/>
          <w:lang w:val="en-GB"/>
        </w:rPr>
      </w:pPr>
    </w:p>
    <w:p w14:paraId="7EA81048" w14:textId="025F9670" w:rsidR="00435FEF" w:rsidRPr="00435FEF" w:rsidRDefault="00435FEF" w:rsidP="00435FEF">
      <w:pPr>
        <w:rPr>
          <w:lang w:val="en-GB"/>
        </w:rPr>
      </w:pPr>
      <w:r>
        <w:rPr>
          <w:lang w:val="en-GB"/>
        </w:rPr>
        <w:t xml:space="preserve">{Begin of </w:t>
      </w:r>
      <w:r w:rsidRPr="00E301C4">
        <w:rPr>
          <w:lang w:val="en-GB"/>
        </w:rPr>
        <w:t>CRQ10009115</w:t>
      </w:r>
      <w:r>
        <w:rPr>
          <w:lang w:val="en-GB"/>
        </w:rPr>
        <w:t xml:space="preserve">} </w:t>
      </w:r>
    </w:p>
    <w:p w14:paraId="1865CA0A" w14:textId="103024D5" w:rsidR="00F74DFE" w:rsidRDefault="00F74DFE" w:rsidP="00F74DFE">
      <w:pPr>
        <w:pStyle w:val="Heading5"/>
        <w:rPr>
          <w:lang w:val="en-GB"/>
        </w:rPr>
      </w:pPr>
      <w:r>
        <w:rPr>
          <w:lang w:val="en-GB"/>
        </w:rPr>
        <w:t xml:space="preserve">Method </w:t>
      </w:r>
      <w:r w:rsidRPr="00FB2B4E">
        <w:rPr>
          <w:lang w:val="en-GB"/>
        </w:rPr>
        <w:t>DO_</w:t>
      </w:r>
      <w:r>
        <w:rPr>
          <w:lang w:val="en-GB"/>
        </w:rPr>
        <w:t>VALIDATE_USER</w:t>
      </w:r>
      <w:r>
        <w:rPr>
          <w:lang w:val="en-GB"/>
        </w:rPr>
        <w:tab/>
      </w:r>
    </w:p>
    <w:p w14:paraId="478810AA" w14:textId="1F3A2F1A" w:rsidR="00435FEF" w:rsidRPr="003A0D16" w:rsidRDefault="00032DF3" w:rsidP="00340C25">
      <w:pPr>
        <w:pStyle w:val="ListParagraph"/>
        <w:numPr>
          <w:ilvl w:val="0"/>
          <w:numId w:val="26"/>
        </w:numPr>
        <w:rPr>
          <w:lang w:val="en-GB"/>
        </w:rPr>
      </w:pPr>
      <w:r w:rsidRPr="00032DF3">
        <w:rPr>
          <w:lang w:val="en-GB"/>
        </w:rPr>
        <w:t xml:space="preserve">Validate user for not locked not terminated and a dialog using BAPI </w:t>
      </w:r>
      <w:r w:rsidRPr="00A41668">
        <w:rPr>
          <w:b/>
          <w:bCs/>
          <w:lang w:val="en-GB"/>
        </w:rPr>
        <w:t>BAPI_USER_GETLIST</w:t>
      </w:r>
      <w:r w:rsidRPr="00032DF3">
        <w:rPr>
          <w:lang w:val="en-GB"/>
        </w:rPr>
        <w:t>.</w:t>
      </w:r>
    </w:p>
    <w:p w14:paraId="0E4144BB" w14:textId="162DB1B2" w:rsidR="00F74DFE" w:rsidRDefault="00435FEF" w:rsidP="00435FEF">
      <w:pPr>
        <w:rPr>
          <w:lang w:val="en-GB"/>
        </w:rPr>
      </w:pPr>
      <w:r>
        <w:rPr>
          <w:lang w:val="en-GB"/>
        </w:rPr>
        <w:t xml:space="preserve">{End of </w:t>
      </w:r>
      <w:r w:rsidRPr="00E301C4">
        <w:rPr>
          <w:lang w:val="en-GB"/>
        </w:rPr>
        <w:t>CRQ10009115</w:t>
      </w:r>
      <w:r>
        <w:rPr>
          <w:lang w:val="en-GB"/>
        </w:rPr>
        <w:t xml:space="preserve">} </w:t>
      </w:r>
    </w:p>
    <w:p w14:paraId="263A9F1C" w14:textId="55B4B315" w:rsidR="00A71696" w:rsidRPr="00435FEF" w:rsidRDefault="00A71696" w:rsidP="00A71696">
      <w:pPr>
        <w:rPr>
          <w:lang w:val="en-GB"/>
        </w:rPr>
      </w:pPr>
      <w:r>
        <w:rPr>
          <w:lang w:val="en-GB"/>
        </w:rPr>
        <w:t xml:space="preserve">{Begin of </w:t>
      </w:r>
      <w:r w:rsidRPr="00A71696">
        <w:rPr>
          <w:lang w:val="en-GB"/>
        </w:rPr>
        <w:t>CRQ10013409</w:t>
      </w:r>
      <w:r>
        <w:rPr>
          <w:lang w:val="en-GB"/>
        </w:rPr>
        <w:t xml:space="preserve">} </w:t>
      </w:r>
    </w:p>
    <w:p w14:paraId="31F6B370" w14:textId="08DE0FDE" w:rsidR="00A71696" w:rsidRDefault="00A71696" w:rsidP="00A71696">
      <w:pPr>
        <w:pStyle w:val="Heading5"/>
        <w:rPr>
          <w:lang w:val="en-GB"/>
        </w:rPr>
      </w:pPr>
      <w:r>
        <w:rPr>
          <w:lang w:val="en-GB"/>
        </w:rPr>
        <w:t xml:space="preserve">Method </w:t>
      </w:r>
      <w:r w:rsidRPr="00A71696">
        <w:rPr>
          <w:lang w:val="en-GB"/>
        </w:rPr>
        <w:t>GET_AUTH_OBJECT_VALUES</w:t>
      </w:r>
      <w:r>
        <w:rPr>
          <w:lang w:val="en-GB"/>
        </w:rPr>
        <w:tab/>
      </w:r>
    </w:p>
    <w:p w14:paraId="604EA75A" w14:textId="517F73D7" w:rsidR="00A71696" w:rsidRPr="00697794" w:rsidRDefault="00741558" w:rsidP="00340C25">
      <w:pPr>
        <w:pStyle w:val="ListParagraph"/>
        <w:numPr>
          <w:ilvl w:val="0"/>
          <w:numId w:val="26"/>
        </w:numPr>
        <w:rPr>
          <w:lang w:val="en-GB"/>
        </w:rPr>
      </w:pPr>
      <w:r>
        <w:rPr>
          <w:lang w:val="en-GB"/>
        </w:rPr>
        <w:t xml:space="preserve">Retrieve </w:t>
      </w:r>
      <w:r w:rsidRPr="00741558">
        <w:rPr>
          <w:lang w:val="en-GB"/>
        </w:rPr>
        <w:t xml:space="preserve">authorization object values of user using FM </w:t>
      </w:r>
      <w:r w:rsidR="00A71696" w:rsidRPr="00032DF3">
        <w:rPr>
          <w:lang w:val="en-GB"/>
        </w:rPr>
        <w:t xml:space="preserve"> </w:t>
      </w:r>
      <w:r w:rsidRPr="00741558">
        <w:rPr>
          <w:b/>
          <w:bCs/>
          <w:lang w:val="en-GB"/>
        </w:rPr>
        <w:t>SUSR_USER_AUTH_FOR_OBJ_GET</w:t>
      </w:r>
      <w:r w:rsidR="005D253D">
        <w:rPr>
          <w:b/>
          <w:bCs/>
          <w:lang w:val="en-GB"/>
        </w:rPr>
        <w:t xml:space="preserve"> </w:t>
      </w:r>
      <w:r w:rsidR="005D253D">
        <w:rPr>
          <w:rStyle w:val="ui-provider"/>
        </w:rPr>
        <w:t>for Authorization Object 'F_LFA1_GRP'</w:t>
      </w:r>
      <w:r w:rsidR="00A71696" w:rsidRPr="00741558">
        <w:rPr>
          <w:b/>
          <w:bCs/>
          <w:lang w:val="en-GB"/>
        </w:rPr>
        <w:t>.</w:t>
      </w:r>
    </w:p>
    <w:p w14:paraId="0F298980" w14:textId="1A0A2C07" w:rsidR="00697794" w:rsidRDefault="00697794" w:rsidP="00697794">
      <w:pPr>
        <w:pStyle w:val="Heading5"/>
        <w:rPr>
          <w:lang w:val="en-GB"/>
        </w:rPr>
      </w:pPr>
      <w:r>
        <w:rPr>
          <w:lang w:val="en-GB"/>
        </w:rPr>
        <w:t xml:space="preserve">Method </w:t>
      </w:r>
      <w:r w:rsidR="00CA3A22" w:rsidRPr="00CA3A22">
        <w:rPr>
          <w:lang w:val="en-GB"/>
        </w:rPr>
        <w:t>GET_VALID_VENDOR_ACCOUNT_GROUP</w:t>
      </w:r>
      <w:r>
        <w:rPr>
          <w:lang w:val="en-GB"/>
        </w:rPr>
        <w:tab/>
      </w:r>
    </w:p>
    <w:p w14:paraId="547DEF8C" w14:textId="5F73287C" w:rsidR="00BF12A0" w:rsidRDefault="00BF12A0" w:rsidP="00BF12A0">
      <w:pPr>
        <w:numPr>
          <w:ilvl w:val="0"/>
          <w:numId w:val="38"/>
        </w:numPr>
        <w:spacing w:before="100" w:beforeAutospacing="1" w:after="100" w:afterAutospacing="1"/>
        <w:jc w:val="left"/>
        <w:rPr>
          <w:rFonts w:ascii="Segoe UI" w:hAnsi="Segoe UI" w:cs="Segoe UI"/>
          <w:b/>
          <w:bCs/>
          <w:sz w:val="21"/>
          <w:szCs w:val="21"/>
        </w:rPr>
      </w:pPr>
      <w:r>
        <w:rPr>
          <w:rFonts w:ascii="Segoe UI" w:hAnsi="Segoe UI" w:cs="Segoe UI"/>
          <w:sz w:val="21"/>
          <w:szCs w:val="21"/>
        </w:rPr>
        <w:lastRenderedPageBreak/>
        <w:t xml:space="preserve">Get User authorization for allowed Vendor Account Group against Authorization Object ‘F_LFA1_GRP’ through </w:t>
      </w:r>
      <w:r>
        <w:rPr>
          <w:rFonts w:ascii="Segoe UI" w:hAnsi="Segoe UI" w:cs="Segoe UI"/>
          <w:b/>
          <w:bCs/>
          <w:sz w:val="21"/>
          <w:szCs w:val="21"/>
        </w:rPr>
        <w:t>Method GET_AUTH_OBJECT_VALUES</w:t>
      </w:r>
    </w:p>
    <w:p w14:paraId="7E5BA00D" w14:textId="77777777" w:rsidR="00BF12A0" w:rsidRDefault="00BF12A0" w:rsidP="00BF12A0">
      <w:pPr>
        <w:numPr>
          <w:ilvl w:val="0"/>
          <w:numId w:val="38"/>
        </w:numPr>
        <w:spacing w:before="100" w:beforeAutospacing="1" w:after="100" w:afterAutospacing="1"/>
        <w:jc w:val="left"/>
        <w:rPr>
          <w:rFonts w:ascii="Segoe UI" w:hAnsi="Segoe UI" w:cs="Segoe UI"/>
          <w:sz w:val="21"/>
          <w:szCs w:val="21"/>
        </w:rPr>
      </w:pPr>
      <w:r>
        <w:rPr>
          <w:rFonts w:ascii="Segoe UI" w:hAnsi="Segoe UI" w:cs="Segoe UI"/>
          <w:sz w:val="21"/>
          <w:szCs w:val="21"/>
        </w:rPr>
        <w:t>Prepare the filter range of allowed Vendor Account Group to be used for further data fetching.</w:t>
      </w:r>
    </w:p>
    <w:p w14:paraId="64192E91" w14:textId="218BF019" w:rsidR="00BF12A0" w:rsidRPr="00973371" w:rsidRDefault="00BF12A0" w:rsidP="00973371">
      <w:pPr>
        <w:numPr>
          <w:ilvl w:val="0"/>
          <w:numId w:val="39"/>
        </w:numPr>
        <w:spacing w:before="100" w:beforeAutospacing="1" w:after="100" w:afterAutospacing="1"/>
        <w:jc w:val="left"/>
        <w:rPr>
          <w:rFonts w:ascii="Segoe UI" w:hAnsi="Segoe UI" w:cs="Segoe UI"/>
          <w:sz w:val="21"/>
          <w:szCs w:val="21"/>
        </w:rPr>
      </w:pPr>
      <w:r>
        <w:rPr>
          <w:rFonts w:ascii="Segoe UI" w:hAnsi="Segoe UI" w:cs="Segoe UI"/>
          <w:sz w:val="21"/>
          <w:szCs w:val="21"/>
        </w:rPr>
        <w:t>If user is authorized for wild entry (*), consider all the available Vendor Account Group’s</w:t>
      </w:r>
      <w:r w:rsidR="00973371">
        <w:rPr>
          <w:rFonts w:ascii="Segoe UI" w:hAnsi="Segoe UI" w:cs="Segoe UI"/>
          <w:sz w:val="21"/>
          <w:szCs w:val="21"/>
        </w:rPr>
        <w:t xml:space="preserve"> </w:t>
      </w:r>
      <w:r w:rsidR="00973371" w:rsidRPr="00973371">
        <w:rPr>
          <w:rFonts w:ascii="Segoe UI" w:hAnsi="Segoe UI" w:cs="Segoe UI"/>
          <w:sz w:val="21"/>
          <w:szCs w:val="21"/>
        </w:rPr>
        <w:t>maintained in Development table entries against Step ‘VAG’.</w:t>
      </w:r>
    </w:p>
    <w:p w14:paraId="351C656A" w14:textId="77777777" w:rsidR="00BF12A0" w:rsidRDefault="00BF12A0" w:rsidP="00BF12A0">
      <w:pPr>
        <w:numPr>
          <w:ilvl w:val="0"/>
          <w:numId w:val="39"/>
        </w:numPr>
        <w:spacing w:before="100" w:beforeAutospacing="1" w:after="100" w:afterAutospacing="1"/>
        <w:jc w:val="left"/>
        <w:rPr>
          <w:rFonts w:ascii="Segoe UI" w:hAnsi="Segoe UI" w:cs="Segoe UI"/>
          <w:sz w:val="21"/>
          <w:szCs w:val="21"/>
        </w:rPr>
      </w:pPr>
      <w:r>
        <w:rPr>
          <w:rFonts w:ascii="Segoe UI" w:hAnsi="Segoe UI" w:cs="Segoe UI"/>
          <w:sz w:val="21"/>
          <w:szCs w:val="21"/>
        </w:rPr>
        <w:t>If user is authorized for only specific Vendor Account Groups:</w:t>
      </w:r>
    </w:p>
    <w:p w14:paraId="1D6B6D33" w14:textId="77777777" w:rsidR="00BF12A0" w:rsidRDefault="00BF12A0" w:rsidP="00BF12A0">
      <w:pPr>
        <w:pStyle w:val="ListParagraph"/>
        <w:numPr>
          <w:ilvl w:val="0"/>
          <w:numId w:val="40"/>
        </w:numPr>
        <w:spacing w:before="100" w:beforeAutospacing="1" w:after="100" w:afterAutospacing="1"/>
        <w:rPr>
          <w:rFonts w:ascii="Segoe UI" w:hAnsi="Segoe UI" w:cs="Segoe UI"/>
          <w:sz w:val="21"/>
          <w:szCs w:val="21"/>
        </w:rPr>
      </w:pPr>
      <w:r>
        <w:rPr>
          <w:rFonts w:ascii="Segoe UI" w:hAnsi="Segoe UI" w:cs="Segoe UI"/>
          <w:sz w:val="21"/>
          <w:szCs w:val="21"/>
        </w:rPr>
        <w:t>For the list of Vendor Account Group maintained in development table entries against step ‘VAG’, consider only those Vendor Account Group’s for which user is authorized and ignore those entries from development table entries for which user is not authorized.</w:t>
      </w:r>
    </w:p>
    <w:p w14:paraId="696D244F" w14:textId="0926D78D" w:rsidR="00697794" w:rsidRDefault="00697794" w:rsidP="00697794">
      <w:pPr>
        <w:pStyle w:val="Heading5"/>
        <w:rPr>
          <w:lang w:val="en-GB"/>
        </w:rPr>
      </w:pPr>
      <w:r>
        <w:rPr>
          <w:lang w:val="en-GB"/>
        </w:rPr>
        <w:t xml:space="preserve">Method </w:t>
      </w:r>
      <w:r w:rsidR="00F21CDE" w:rsidRPr="00F21CDE">
        <w:rPr>
          <w:lang w:val="en-GB"/>
        </w:rPr>
        <w:t>GET_ALTPAYEE</w:t>
      </w:r>
      <w:r>
        <w:rPr>
          <w:lang w:val="en-GB"/>
        </w:rPr>
        <w:tab/>
      </w:r>
    </w:p>
    <w:p w14:paraId="221D6DEE" w14:textId="1086C5A1" w:rsidR="00EE552C" w:rsidRPr="003D1A1E" w:rsidRDefault="00146C17" w:rsidP="003D1A1E">
      <w:pPr>
        <w:pStyle w:val="ListParagraph"/>
        <w:numPr>
          <w:ilvl w:val="0"/>
          <w:numId w:val="40"/>
        </w:numPr>
        <w:spacing w:before="100" w:beforeAutospacing="1" w:after="100" w:afterAutospacing="1"/>
        <w:rPr>
          <w:rFonts w:ascii="Segoe UI" w:hAnsi="Segoe UI" w:cs="Segoe UI"/>
          <w:sz w:val="21"/>
          <w:szCs w:val="21"/>
        </w:rPr>
      </w:pPr>
      <w:r w:rsidRPr="003D1A1E">
        <w:rPr>
          <w:rFonts w:ascii="Segoe UI" w:hAnsi="Segoe UI" w:cs="Segoe UI"/>
          <w:sz w:val="21"/>
          <w:szCs w:val="21"/>
        </w:rPr>
        <w:t>Retrieve</w:t>
      </w:r>
      <w:r w:rsidR="0068340C" w:rsidRPr="003D1A1E">
        <w:rPr>
          <w:rFonts w:ascii="Segoe UI" w:hAnsi="Segoe UI" w:cs="Segoe UI"/>
          <w:sz w:val="21"/>
          <w:szCs w:val="21"/>
        </w:rPr>
        <w:t xml:space="preserve"> Alternative Payee from table </w:t>
      </w:r>
      <w:r w:rsidR="00A62E10" w:rsidRPr="003D1A1E">
        <w:rPr>
          <w:rFonts w:ascii="Segoe UI" w:hAnsi="Segoe UI" w:cs="Segoe UI"/>
          <w:sz w:val="21"/>
          <w:szCs w:val="21"/>
        </w:rPr>
        <w:t>Vendor Master</w:t>
      </w:r>
      <w:r w:rsidR="00E1114D">
        <w:rPr>
          <w:rFonts w:ascii="Segoe UI" w:hAnsi="Segoe UI" w:cs="Segoe UI"/>
          <w:sz w:val="21"/>
          <w:szCs w:val="21"/>
        </w:rPr>
        <w:t xml:space="preserve"> </w:t>
      </w:r>
      <w:r w:rsidR="001B1448" w:rsidRPr="003D1A1E">
        <w:rPr>
          <w:rFonts w:ascii="Segoe UI" w:hAnsi="Segoe UI" w:cs="Segoe UI"/>
          <w:sz w:val="21"/>
          <w:szCs w:val="21"/>
        </w:rPr>
        <w:t>(</w:t>
      </w:r>
      <w:r w:rsidR="0068340C" w:rsidRPr="003D1A1E">
        <w:rPr>
          <w:rFonts w:ascii="Segoe UI" w:hAnsi="Segoe UI" w:cs="Segoe UI"/>
          <w:sz w:val="21"/>
          <w:szCs w:val="21"/>
        </w:rPr>
        <w:t>LF</w:t>
      </w:r>
      <w:r w:rsidR="0021326B" w:rsidRPr="003D1A1E">
        <w:rPr>
          <w:rFonts w:ascii="Segoe UI" w:hAnsi="Segoe UI" w:cs="Segoe UI"/>
          <w:sz w:val="21"/>
          <w:szCs w:val="21"/>
        </w:rPr>
        <w:t>A</w:t>
      </w:r>
      <w:r w:rsidR="0068340C" w:rsidRPr="003D1A1E">
        <w:rPr>
          <w:rFonts w:ascii="Segoe UI" w:hAnsi="Segoe UI" w:cs="Segoe UI"/>
          <w:sz w:val="21"/>
          <w:szCs w:val="21"/>
        </w:rPr>
        <w:t>1) against the incoming vendor</w:t>
      </w:r>
      <w:r w:rsidR="00053529" w:rsidRPr="003D1A1E">
        <w:rPr>
          <w:rFonts w:ascii="Segoe UI" w:hAnsi="Segoe UI" w:cs="Segoe UI"/>
          <w:sz w:val="21"/>
          <w:szCs w:val="21"/>
        </w:rPr>
        <w:t>.</w:t>
      </w:r>
    </w:p>
    <w:p w14:paraId="463DB203" w14:textId="534A9010" w:rsidR="00A71BE4" w:rsidRDefault="00146C17" w:rsidP="00E022AB">
      <w:pPr>
        <w:pStyle w:val="ListParagraph"/>
        <w:numPr>
          <w:ilvl w:val="0"/>
          <w:numId w:val="40"/>
        </w:numPr>
        <w:spacing w:before="100" w:beforeAutospacing="1" w:after="100" w:afterAutospacing="1"/>
        <w:rPr>
          <w:rFonts w:ascii="Segoe UI" w:hAnsi="Segoe UI" w:cs="Segoe UI"/>
          <w:sz w:val="21"/>
          <w:szCs w:val="21"/>
        </w:rPr>
      </w:pPr>
      <w:r w:rsidRPr="003D1A1E">
        <w:rPr>
          <w:rFonts w:ascii="Segoe UI" w:hAnsi="Segoe UI" w:cs="Segoe UI"/>
          <w:sz w:val="21"/>
          <w:szCs w:val="21"/>
        </w:rPr>
        <w:t>Retrieve</w:t>
      </w:r>
      <w:r w:rsidR="004257BD" w:rsidRPr="003D1A1E">
        <w:rPr>
          <w:rFonts w:ascii="Segoe UI" w:hAnsi="Segoe UI" w:cs="Segoe UI"/>
          <w:sz w:val="21"/>
          <w:szCs w:val="21"/>
        </w:rPr>
        <w:t xml:space="preserve"> Alternative Payee from table Vendor Master</w:t>
      </w:r>
      <w:r w:rsidR="0079439C">
        <w:rPr>
          <w:rFonts w:ascii="Segoe UI" w:hAnsi="Segoe UI" w:cs="Segoe UI"/>
          <w:sz w:val="21"/>
          <w:szCs w:val="21"/>
        </w:rPr>
        <w:t xml:space="preserve"> </w:t>
      </w:r>
      <w:r w:rsidR="00E66746" w:rsidRPr="003D1A1E">
        <w:rPr>
          <w:rFonts w:ascii="Segoe UI" w:hAnsi="Segoe UI" w:cs="Segoe UI"/>
          <w:sz w:val="21"/>
          <w:szCs w:val="21"/>
        </w:rPr>
        <w:t>Company Code</w:t>
      </w:r>
      <w:r w:rsidR="0079439C">
        <w:rPr>
          <w:rFonts w:ascii="Segoe UI" w:hAnsi="Segoe UI" w:cs="Segoe UI"/>
          <w:sz w:val="21"/>
          <w:szCs w:val="21"/>
        </w:rPr>
        <w:t xml:space="preserve"> </w:t>
      </w:r>
      <w:r w:rsidR="00E66746" w:rsidRPr="003D1A1E">
        <w:rPr>
          <w:rFonts w:ascii="Segoe UI" w:hAnsi="Segoe UI" w:cs="Segoe UI"/>
          <w:sz w:val="21"/>
          <w:szCs w:val="21"/>
        </w:rPr>
        <w:t>(</w:t>
      </w:r>
      <w:r w:rsidR="004257BD" w:rsidRPr="003D1A1E">
        <w:rPr>
          <w:rFonts w:ascii="Segoe UI" w:hAnsi="Segoe UI" w:cs="Segoe UI"/>
          <w:sz w:val="21"/>
          <w:szCs w:val="21"/>
        </w:rPr>
        <w:t xml:space="preserve"> </w:t>
      </w:r>
      <w:r w:rsidR="00B51642" w:rsidRPr="003D1A1E">
        <w:rPr>
          <w:rFonts w:ascii="Segoe UI" w:hAnsi="Segoe UI" w:cs="Segoe UI"/>
          <w:sz w:val="21"/>
          <w:szCs w:val="21"/>
        </w:rPr>
        <w:t>(</w:t>
      </w:r>
      <w:r w:rsidR="004257BD" w:rsidRPr="003D1A1E">
        <w:rPr>
          <w:rFonts w:ascii="Segoe UI" w:hAnsi="Segoe UI" w:cs="Segoe UI"/>
          <w:sz w:val="21"/>
          <w:szCs w:val="21"/>
        </w:rPr>
        <w:t>LF</w:t>
      </w:r>
      <w:r w:rsidR="00AD56DE" w:rsidRPr="003D1A1E">
        <w:rPr>
          <w:rFonts w:ascii="Segoe UI" w:hAnsi="Segoe UI" w:cs="Segoe UI"/>
          <w:sz w:val="21"/>
          <w:szCs w:val="21"/>
        </w:rPr>
        <w:t>B</w:t>
      </w:r>
      <w:r w:rsidR="004257BD" w:rsidRPr="003D1A1E">
        <w:rPr>
          <w:rFonts w:ascii="Segoe UI" w:hAnsi="Segoe UI" w:cs="Segoe UI"/>
          <w:sz w:val="21"/>
          <w:szCs w:val="21"/>
        </w:rPr>
        <w:t>1) against the incoming vendor</w:t>
      </w:r>
      <w:r w:rsidR="00053529" w:rsidRPr="003D1A1E">
        <w:rPr>
          <w:rFonts w:ascii="Segoe UI" w:hAnsi="Segoe UI" w:cs="Segoe UI"/>
          <w:sz w:val="21"/>
          <w:szCs w:val="21"/>
        </w:rPr>
        <w:t xml:space="preserve"> and company code</w:t>
      </w:r>
      <w:r w:rsidR="00A71BE4">
        <w:rPr>
          <w:rFonts w:ascii="Segoe UI" w:hAnsi="Segoe UI" w:cs="Segoe UI"/>
          <w:sz w:val="21"/>
          <w:szCs w:val="21"/>
        </w:rPr>
        <w:t>.</w:t>
      </w:r>
    </w:p>
    <w:p w14:paraId="4367FF8F" w14:textId="48DE3594" w:rsidR="00E022AB" w:rsidRDefault="009A3C04" w:rsidP="00E022AB">
      <w:pPr>
        <w:pStyle w:val="ListParagraph"/>
        <w:numPr>
          <w:ilvl w:val="0"/>
          <w:numId w:val="40"/>
        </w:numPr>
        <w:spacing w:before="100" w:beforeAutospacing="1" w:after="100" w:afterAutospacing="1"/>
        <w:rPr>
          <w:rFonts w:ascii="Segoe UI" w:hAnsi="Segoe UI" w:cs="Segoe UI"/>
          <w:sz w:val="21"/>
          <w:szCs w:val="21"/>
        </w:rPr>
      </w:pPr>
      <w:r w:rsidRPr="003D1A1E">
        <w:rPr>
          <w:rFonts w:ascii="Segoe UI" w:hAnsi="Segoe UI" w:cs="Segoe UI"/>
          <w:sz w:val="21"/>
          <w:szCs w:val="21"/>
        </w:rPr>
        <w:t xml:space="preserve"> </w:t>
      </w:r>
      <w:r w:rsidR="00A71BE4">
        <w:rPr>
          <w:rFonts w:ascii="Segoe UI" w:hAnsi="Segoe UI" w:cs="Segoe UI"/>
          <w:sz w:val="21"/>
          <w:szCs w:val="21"/>
        </w:rPr>
        <w:t xml:space="preserve">Get </w:t>
      </w:r>
      <w:r w:rsidRPr="003D1A1E">
        <w:rPr>
          <w:rFonts w:ascii="Segoe UI" w:hAnsi="Segoe UI" w:cs="Segoe UI"/>
          <w:sz w:val="21"/>
          <w:szCs w:val="21"/>
        </w:rPr>
        <w:t>respective</w:t>
      </w:r>
      <w:r w:rsidR="000E2B73" w:rsidRPr="003D1A1E">
        <w:rPr>
          <w:rFonts w:ascii="Segoe UI" w:hAnsi="Segoe UI" w:cs="Segoe UI"/>
          <w:sz w:val="21"/>
          <w:szCs w:val="21"/>
        </w:rPr>
        <w:t xml:space="preserve"> </w:t>
      </w:r>
      <w:r w:rsidRPr="003D1A1E">
        <w:rPr>
          <w:rFonts w:ascii="Segoe UI" w:hAnsi="Segoe UI" w:cs="Segoe UI"/>
          <w:sz w:val="21"/>
          <w:szCs w:val="21"/>
        </w:rPr>
        <w:t>a</w:t>
      </w:r>
      <w:r w:rsidR="000E2B73" w:rsidRPr="003D1A1E">
        <w:rPr>
          <w:rFonts w:ascii="Segoe UI" w:hAnsi="Segoe UI" w:cs="Segoe UI"/>
          <w:sz w:val="21"/>
          <w:szCs w:val="21"/>
        </w:rPr>
        <w:t>lternative Payee name</w:t>
      </w:r>
      <w:r w:rsidRPr="003D1A1E">
        <w:rPr>
          <w:rFonts w:ascii="Segoe UI" w:hAnsi="Segoe UI" w:cs="Segoe UI"/>
          <w:sz w:val="21"/>
          <w:szCs w:val="21"/>
        </w:rPr>
        <w:t>s</w:t>
      </w:r>
      <w:r w:rsidR="000E2B73" w:rsidRPr="003D1A1E">
        <w:rPr>
          <w:rFonts w:ascii="Segoe UI" w:hAnsi="Segoe UI" w:cs="Segoe UI"/>
          <w:sz w:val="21"/>
          <w:szCs w:val="21"/>
        </w:rPr>
        <w:t xml:space="preserve"> from Vendor Master </w:t>
      </w:r>
      <w:r w:rsidR="00CB6180" w:rsidRPr="003D1A1E">
        <w:rPr>
          <w:rFonts w:ascii="Segoe UI" w:hAnsi="Segoe UI" w:cs="Segoe UI"/>
          <w:sz w:val="21"/>
          <w:szCs w:val="21"/>
        </w:rPr>
        <w:t>(</w:t>
      </w:r>
      <w:r w:rsidR="000E2B73" w:rsidRPr="003D1A1E">
        <w:rPr>
          <w:rFonts w:ascii="Segoe UI" w:hAnsi="Segoe UI" w:cs="Segoe UI"/>
          <w:sz w:val="21"/>
          <w:szCs w:val="21"/>
        </w:rPr>
        <w:t>LFA1).</w:t>
      </w:r>
    </w:p>
    <w:p w14:paraId="1D0A2E1A" w14:textId="0BE37588" w:rsidR="00697794" w:rsidRPr="0091392C" w:rsidRDefault="00E022AB" w:rsidP="0091392C">
      <w:pPr>
        <w:pStyle w:val="Heading5"/>
        <w:rPr>
          <w:rFonts w:ascii="Segoe UI" w:hAnsi="Segoe UI" w:cs="Segoe UI"/>
          <w:sz w:val="21"/>
          <w:szCs w:val="21"/>
        </w:rPr>
      </w:pPr>
      <w:r>
        <w:rPr>
          <w:lang w:val="en-GB"/>
        </w:rPr>
        <w:t xml:space="preserve">Method </w:t>
      </w:r>
      <w:r w:rsidRPr="003D1A1E">
        <w:rPr>
          <w:rFonts w:ascii="Segoe UI" w:hAnsi="Segoe UI" w:cs="Segoe UI"/>
          <w:sz w:val="21"/>
          <w:szCs w:val="21"/>
        </w:rPr>
        <w:t>GET_PERMIT_PAYEE</w:t>
      </w:r>
      <w:r>
        <w:rPr>
          <w:lang w:val="en-GB"/>
        </w:rPr>
        <w:tab/>
      </w:r>
      <w:r w:rsidR="00697794" w:rsidRPr="0091392C">
        <w:rPr>
          <w:rFonts w:ascii="Segoe UI" w:hAnsi="Segoe UI" w:cs="Segoe UI"/>
          <w:sz w:val="21"/>
          <w:szCs w:val="21"/>
        </w:rPr>
        <w:tab/>
      </w:r>
    </w:p>
    <w:p w14:paraId="633A710A" w14:textId="64982AF2" w:rsidR="00F74DFE" w:rsidRPr="00130C16" w:rsidRDefault="0091392C" w:rsidP="00D75DA5">
      <w:pPr>
        <w:pStyle w:val="ListParagraph"/>
        <w:numPr>
          <w:ilvl w:val="0"/>
          <w:numId w:val="40"/>
        </w:numPr>
        <w:spacing w:before="100" w:beforeAutospacing="1" w:after="100" w:afterAutospacing="1"/>
        <w:rPr>
          <w:b/>
          <w:bCs/>
          <w:u w:val="single"/>
          <w:lang w:val="en-GB"/>
        </w:rPr>
      </w:pPr>
      <w:r>
        <w:rPr>
          <w:rFonts w:ascii="Segoe UI" w:hAnsi="Segoe UI" w:cs="Segoe UI"/>
          <w:sz w:val="21"/>
          <w:szCs w:val="21"/>
        </w:rPr>
        <w:t>Retrieve</w:t>
      </w:r>
      <w:r w:rsidR="00506D37" w:rsidRPr="003D1A1E">
        <w:rPr>
          <w:rFonts w:ascii="Segoe UI" w:hAnsi="Segoe UI" w:cs="Segoe UI"/>
          <w:sz w:val="21"/>
          <w:szCs w:val="21"/>
        </w:rPr>
        <w:t> </w:t>
      </w:r>
      <w:r>
        <w:rPr>
          <w:rFonts w:ascii="Segoe UI" w:hAnsi="Segoe UI" w:cs="Segoe UI"/>
          <w:sz w:val="21"/>
          <w:szCs w:val="21"/>
        </w:rPr>
        <w:t>p</w:t>
      </w:r>
      <w:r w:rsidR="00506D37" w:rsidRPr="003D1A1E">
        <w:rPr>
          <w:rFonts w:ascii="Segoe UI" w:hAnsi="Segoe UI" w:cs="Segoe UI"/>
          <w:sz w:val="21"/>
          <w:szCs w:val="21"/>
        </w:rPr>
        <w:t xml:space="preserve">ermitted Payee </w:t>
      </w:r>
      <w:r w:rsidR="004E7CDA" w:rsidRPr="003D1A1E">
        <w:rPr>
          <w:rFonts w:ascii="Segoe UI" w:hAnsi="Segoe UI" w:cs="Segoe UI"/>
          <w:sz w:val="21"/>
          <w:szCs w:val="21"/>
        </w:rPr>
        <w:t xml:space="preserve">and its respective names </w:t>
      </w:r>
      <w:r w:rsidR="00506D37" w:rsidRPr="003D1A1E">
        <w:rPr>
          <w:rFonts w:ascii="Segoe UI" w:hAnsi="Segoe UI" w:cs="Segoe UI"/>
          <w:sz w:val="21"/>
          <w:szCs w:val="21"/>
        </w:rPr>
        <w:t>from table Permitted Alternative Payee (LFZA) against the incoming vendor</w:t>
      </w:r>
      <w:r w:rsidR="00597F55" w:rsidRPr="003D1A1E">
        <w:rPr>
          <w:rFonts w:ascii="Segoe UI" w:hAnsi="Segoe UI" w:cs="Segoe UI"/>
          <w:sz w:val="21"/>
          <w:szCs w:val="21"/>
        </w:rPr>
        <w:t xml:space="preserve"> and company code</w:t>
      </w:r>
      <w:r w:rsidR="00506D37" w:rsidRPr="003D1A1E">
        <w:rPr>
          <w:rFonts w:ascii="Segoe UI" w:hAnsi="Segoe UI" w:cs="Segoe UI"/>
          <w:sz w:val="21"/>
          <w:szCs w:val="21"/>
        </w:rPr>
        <w:t xml:space="preserve"> from frontend filter</w:t>
      </w:r>
      <w:r w:rsidR="00785987" w:rsidRPr="003D1A1E">
        <w:rPr>
          <w:rFonts w:ascii="Segoe UI" w:hAnsi="Segoe UI" w:cs="Segoe UI"/>
          <w:sz w:val="21"/>
          <w:szCs w:val="21"/>
        </w:rPr>
        <w:t>.</w:t>
      </w:r>
    </w:p>
    <w:p w14:paraId="3292AD43" w14:textId="22B59E4C" w:rsidR="00D75DA5" w:rsidRDefault="00D75DA5">
      <w:pPr>
        <w:pStyle w:val="Heading5"/>
      </w:pPr>
      <w:bookmarkStart w:id="290" w:name="_Toc89072727"/>
      <w:r>
        <w:t xml:space="preserve">Method </w:t>
      </w:r>
      <w:r w:rsidRPr="00AA68F8">
        <w:t>GET_BANK_DATA</w:t>
      </w:r>
    </w:p>
    <w:p w14:paraId="68CC0ACB" w14:textId="6A2EEA0C" w:rsidR="00D75DA5" w:rsidRDefault="00D75DA5" w:rsidP="00D75DA5">
      <w:pPr>
        <w:pStyle w:val="ListParagraph"/>
        <w:numPr>
          <w:ilvl w:val="0"/>
          <w:numId w:val="40"/>
        </w:numPr>
      </w:pPr>
      <w:r>
        <w:lastRenderedPageBreak/>
        <w:t xml:space="preserve">Get bank data from </w:t>
      </w:r>
      <w:r w:rsidRPr="00D75DA5">
        <w:t>Vendor Master Bank Details</w:t>
      </w:r>
      <w:r>
        <w:t xml:space="preserve"> (LFBK) and Bank Master (BNKA) for the vendor.</w:t>
      </w:r>
    </w:p>
    <w:p w14:paraId="0FF44169" w14:textId="77777777" w:rsidR="00D75DA5" w:rsidRPr="00D75DA5" w:rsidRDefault="00D75DA5" w:rsidP="00D75DA5">
      <w:pPr>
        <w:rPr>
          <w:rFonts w:ascii="Calibri" w:eastAsia="Calibri" w:hAnsi="Calibri"/>
          <w:sz w:val="22"/>
          <w:szCs w:val="22"/>
          <w:lang w:val="en-GB"/>
        </w:rPr>
      </w:pPr>
      <w:r w:rsidRPr="00D75DA5">
        <w:rPr>
          <w:lang w:val="en-GB"/>
        </w:rPr>
        <w:t>{End of CRQ10013409}</w:t>
      </w:r>
    </w:p>
    <w:p w14:paraId="63C34D6F" w14:textId="77777777" w:rsidR="00D75DA5" w:rsidRPr="00D75DA5" w:rsidRDefault="00D75DA5" w:rsidP="00D75DA5"/>
    <w:p w14:paraId="548B41B1" w14:textId="77777777" w:rsidR="007014C6" w:rsidRPr="00B02CCC" w:rsidRDefault="007014C6" w:rsidP="00753147">
      <w:pPr>
        <w:pStyle w:val="Heading4"/>
        <w:rPr>
          <w:lang w:val="en-GB"/>
        </w:rPr>
      </w:pPr>
      <w:r w:rsidRPr="00B02CCC">
        <w:rPr>
          <w:lang w:val="en-GB"/>
        </w:rPr>
        <w:t>Class ZCL_FI_EPAY_ATTACHMENT_HELPER</w:t>
      </w:r>
      <w:bookmarkEnd w:id="290"/>
    </w:p>
    <w:p w14:paraId="7D63FA24" w14:textId="7DE8EB18" w:rsidR="007014C6" w:rsidRPr="00B02CCC" w:rsidRDefault="09A20849" w:rsidP="00753147">
      <w:pPr>
        <w:pStyle w:val="Heading5"/>
        <w:rPr>
          <w:lang w:val="en-GB"/>
        </w:rPr>
      </w:pPr>
      <w:r w:rsidRPr="0BEF0AE1">
        <w:rPr>
          <w:lang w:val="en-GB"/>
        </w:rPr>
        <w:t>Method GET_MIME_TYPE_FOR_EXTENSION</w:t>
      </w:r>
    </w:p>
    <w:p w14:paraId="6B8FFB37" w14:textId="3FC7423F" w:rsidR="00F67227" w:rsidRPr="00B02CCC" w:rsidRDefault="00786FE2" w:rsidP="00F67227">
      <w:pPr>
        <w:rPr>
          <w:lang w:val="en-GB"/>
        </w:rPr>
      </w:pPr>
      <w:r w:rsidRPr="00B02CCC">
        <w:rPr>
          <w:lang w:val="en-GB"/>
        </w:rPr>
        <w:t>* Get Mime Type by file extension</w:t>
      </w:r>
      <w:r w:rsidR="00FF3251" w:rsidRPr="00B02CCC">
        <w:rPr>
          <w:lang w:val="en-GB"/>
        </w:rPr>
        <w:t xml:space="preserve"> with method EXTENSION_TO_MIMETYPE of class </w:t>
      </w:r>
      <w:r w:rsidR="00C97D1E" w:rsidRPr="00B02CCC">
        <w:rPr>
          <w:lang w:val="en-GB"/>
        </w:rPr>
        <w:t>CL_RSOD_UTILITIES</w:t>
      </w:r>
    </w:p>
    <w:p w14:paraId="7F8024EB" w14:textId="0EAA0BDB" w:rsidR="007014C6" w:rsidRPr="00B02CCC" w:rsidRDefault="09A20849" w:rsidP="00753147">
      <w:pPr>
        <w:pStyle w:val="Heading5"/>
        <w:rPr>
          <w:lang w:val="en-GB"/>
        </w:rPr>
      </w:pPr>
      <w:r w:rsidRPr="0BEF0AE1">
        <w:rPr>
          <w:lang w:val="en-GB"/>
        </w:rPr>
        <w:t>Method ADD_ATTACHMENT_AND_LINK</w:t>
      </w:r>
    </w:p>
    <w:p w14:paraId="2C957CFE" w14:textId="6CD858C6" w:rsidR="00F67227" w:rsidRPr="00B02CCC" w:rsidRDefault="10FEB606" w:rsidP="00F67227">
      <w:pPr>
        <w:rPr>
          <w:lang w:val="en-GB"/>
        </w:rPr>
      </w:pPr>
      <w:r w:rsidRPr="0BEF0AE1">
        <w:rPr>
          <w:lang w:val="en-GB"/>
        </w:rPr>
        <w:t>* Prepare Title &amp; Extension</w:t>
      </w:r>
    </w:p>
    <w:p w14:paraId="42D28A0F" w14:textId="654CB255" w:rsidR="00C97D1E" w:rsidRPr="00B02CCC" w:rsidRDefault="00C97D1E" w:rsidP="00F67227">
      <w:pPr>
        <w:rPr>
          <w:lang w:val="en-GB"/>
        </w:rPr>
      </w:pPr>
      <w:r w:rsidRPr="00B02CCC">
        <w:rPr>
          <w:lang w:val="en-GB"/>
        </w:rPr>
        <w:t>* Save Attachments and Link them to ePayment Request</w:t>
      </w:r>
    </w:p>
    <w:p w14:paraId="4A624BCF" w14:textId="3EAD102E" w:rsidR="00C97D1E" w:rsidRPr="00B02CCC" w:rsidRDefault="00C97D1E" w:rsidP="00F67227">
      <w:pPr>
        <w:rPr>
          <w:lang w:val="en-GB"/>
        </w:rPr>
      </w:pPr>
      <w:r w:rsidRPr="00B02CCC">
        <w:rPr>
          <w:lang w:val="en-GB"/>
        </w:rPr>
        <w:t>* Insert Attachment Link to ePayment Request Table ZFI_EPAY_ATTACH</w:t>
      </w:r>
    </w:p>
    <w:p w14:paraId="721556A9" w14:textId="39143156" w:rsidR="007014C6" w:rsidRPr="00B02CCC" w:rsidRDefault="09A20849" w:rsidP="00753147">
      <w:pPr>
        <w:pStyle w:val="Heading5"/>
        <w:rPr>
          <w:lang w:val="en-GB"/>
        </w:rPr>
      </w:pPr>
      <w:r w:rsidRPr="0BEF0AE1">
        <w:rPr>
          <w:lang w:val="en-GB"/>
        </w:rPr>
        <w:t>Method CONSTRUCTOR</w:t>
      </w:r>
    </w:p>
    <w:p w14:paraId="56B591DF" w14:textId="3BDD0776" w:rsidR="00F67227" w:rsidRPr="00B02CCC" w:rsidRDefault="5BDB138C" w:rsidP="00F67227">
      <w:pPr>
        <w:rPr>
          <w:lang w:val="en-GB"/>
        </w:rPr>
      </w:pPr>
      <w:r w:rsidRPr="0BEF0AE1">
        <w:rPr>
          <w:lang w:val="en-GB"/>
        </w:rPr>
        <w:t>* Keep Importing Data in global attributes</w:t>
      </w:r>
    </w:p>
    <w:p w14:paraId="17E6C1EC" w14:textId="48DD0F10" w:rsidR="00DB0DD9" w:rsidRPr="00B02CCC" w:rsidRDefault="00DB0DD9" w:rsidP="00F67227">
      <w:pPr>
        <w:rPr>
          <w:lang w:val="en-GB"/>
        </w:rPr>
      </w:pPr>
      <w:r w:rsidRPr="00B02CCC">
        <w:rPr>
          <w:lang w:val="en-GB"/>
        </w:rPr>
        <w:t>* Create an instance for GOS API class</w:t>
      </w:r>
      <w:r w:rsidR="008E22DF" w:rsidRPr="00B02CCC">
        <w:rPr>
          <w:lang w:val="en-GB"/>
        </w:rPr>
        <w:t xml:space="preserve"> CL_GOS_API with method CREATE_INSTANCE</w:t>
      </w:r>
    </w:p>
    <w:p w14:paraId="37AA8502" w14:textId="2F65A265" w:rsidR="007014C6" w:rsidRPr="00B02CCC" w:rsidRDefault="09A20849" w:rsidP="00753147">
      <w:pPr>
        <w:pStyle w:val="Heading5"/>
        <w:rPr>
          <w:lang w:val="en-GB"/>
        </w:rPr>
      </w:pPr>
      <w:r w:rsidRPr="0BEF0AE1">
        <w:rPr>
          <w:lang w:val="en-GB"/>
        </w:rPr>
        <w:t>Method COPY_ATT_LINKS_TO_FI_DOC</w:t>
      </w:r>
    </w:p>
    <w:p w14:paraId="6913D661" w14:textId="15FFDD9C" w:rsidR="00F67227" w:rsidRPr="00B02CCC" w:rsidRDefault="35E6BAA0" w:rsidP="00F67227">
      <w:pPr>
        <w:rPr>
          <w:lang w:val="en-GB"/>
        </w:rPr>
      </w:pPr>
      <w:r w:rsidRPr="0BEF0AE1">
        <w:rPr>
          <w:lang w:val="en-GB"/>
        </w:rPr>
        <w:t>* Decode/Encode FI Document Key</w:t>
      </w:r>
    </w:p>
    <w:p w14:paraId="13E56A30" w14:textId="5E061F7B" w:rsidR="00AF2AD4" w:rsidRPr="00B02CCC" w:rsidRDefault="00AF2AD4" w:rsidP="00F67227">
      <w:pPr>
        <w:rPr>
          <w:lang w:val="en-GB"/>
        </w:rPr>
      </w:pPr>
      <w:r w:rsidRPr="00B02CCC">
        <w:rPr>
          <w:lang w:val="en-GB"/>
        </w:rPr>
        <w:t>* Get Links with current ePayment Request</w:t>
      </w:r>
    </w:p>
    <w:p w14:paraId="2BF2AA78" w14:textId="7CF54E55" w:rsidR="00AF2AD4" w:rsidRPr="00B02CCC" w:rsidRDefault="35E6BAA0" w:rsidP="00F67227">
      <w:pPr>
        <w:rPr>
          <w:lang w:val="en-GB"/>
        </w:rPr>
      </w:pPr>
      <w:r w:rsidRPr="0BEF0AE1">
        <w:rPr>
          <w:lang w:val="en-GB"/>
        </w:rPr>
        <w:t>* Change Links to FI Document BKPF</w:t>
      </w:r>
    </w:p>
    <w:p w14:paraId="69CAFFE6" w14:textId="52A6AFB9" w:rsidR="00AF2AD4" w:rsidRPr="00B02CCC" w:rsidRDefault="00AF2AD4" w:rsidP="00F67227">
      <w:pPr>
        <w:rPr>
          <w:lang w:val="en-GB"/>
        </w:rPr>
      </w:pPr>
      <w:r w:rsidRPr="00B02CCC">
        <w:rPr>
          <w:lang w:val="en-GB"/>
        </w:rPr>
        <w:tab/>
      </w:r>
      <w:r w:rsidR="35E6BAA0" w:rsidRPr="00B02CCC">
        <w:rPr>
          <w:lang w:val="en-GB"/>
        </w:rPr>
        <w:t>* Create Links in DB</w:t>
      </w:r>
    </w:p>
    <w:p w14:paraId="23BD820F" w14:textId="7FDDD521" w:rsidR="007014C6" w:rsidRPr="00B02CCC" w:rsidRDefault="09A20849" w:rsidP="00753147">
      <w:pPr>
        <w:pStyle w:val="Heading5"/>
        <w:rPr>
          <w:lang w:val="en-GB"/>
        </w:rPr>
      </w:pPr>
      <w:r w:rsidRPr="0BEF0AE1">
        <w:rPr>
          <w:lang w:val="en-GB"/>
        </w:rPr>
        <w:t>Method READ_ATTACHMENTS</w:t>
      </w:r>
    </w:p>
    <w:p w14:paraId="7C4648D9" w14:textId="6E419800" w:rsidR="00F67227" w:rsidRPr="00B02CCC" w:rsidRDefault="3417C45B" w:rsidP="00F67227">
      <w:pPr>
        <w:rPr>
          <w:lang w:val="en-GB"/>
        </w:rPr>
      </w:pPr>
      <w:r w:rsidRPr="0BEF0AE1">
        <w:rPr>
          <w:lang w:val="en-GB"/>
        </w:rPr>
        <w:t>* Get Documents in GOS</w:t>
      </w:r>
    </w:p>
    <w:p w14:paraId="65713CEC" w14:textId="0E4B3403" w:rsidR="00D25D56" w:rsidRDefault="3417C45B" w:rsidP="00F67227">
      <w:pPr>
        <w:rPr>
          <w:lang w:val="en-GB"/>
        </w:rPr>
      </w:pPr>
      <w:r w:rsidRPr="0BEF0AE1">
        <w:rPr>
          <w:lang w:val="en-GB"/>
        </w:rPr>
        <w:lastRenderedPageBreak/>
        <w:t>* Convert to Attachments for Fiori App</w:t>
      </w:r>
    </w:p>
    <w:p w14:paraId="76171D12" w14:textId="77777777" w:rsidR="00764845" w:rsidRDefault="00764845" w:rsidP="00F67227">
      <w:pPr>
        <w:rPr>
          <w:lang w:val="en-GB"/>
        </w:rPr>
      </w:pPr>
    </w:p>
    <w:p w14:paraId="274AF038" w14:textId="5007E10F" w:rsidR="00764845" w:rsidRPr="00130C16" w:rsidRDefault="000F190F" w:rsidP="00764845">
      <w:pPr>
        <w:spacing w:before="0"/>
        <w:jc w:val="left"/>
        <w:rPr>
          <w:b/>
          <w:bCs/>
          <w:u w:val="single"/>
          <w:lang w:val="en-GB"/>
        </w:rPr>
      </w:pPr>
      <w:r>
        <w:rPr>
          <w:lang w:val="en-GB"/>
        </w:rPr>
        <w:t xml:space="preserve">{Begin of </w:t>
      </w:r>
      <w:r w:rsidR="00764845" w:rsidRPr="00764845">
        <w:rPr>
          <w:rFonts w:ascii="Calibri" w:eastAsia="Calibri" w:hAnsi="Calibri"/>
          <w:sz w:val="22"/>
          <w:szCs w:val="22"/>
          <w:lang w:val="en-GB"/>
        </w:rPr>
        <w:t>CRQ10008036}</w:t>
      </w:r>
    </w:p>
    <w:p w14:paraId="08929CBB" w14:textId="70158F32" w:rsidR="00654807" w:rsidRPr="00B02CCC" w:rsidRDefault="00654807" w:rsidP="00654807">
      <w:pPr>
        <w:pStyle w:val="Heading5"/>
        <w:rPr>
          <w:lang w:val="en-GB"/>
        </w:rPr>
      </w:pPr>
      <w:r w:rsidRPr="0BEF0AE1">
        <w:rPr>
          <w:lang w:val="en-GB"/>
        </w:rPr>
        <w:t xml:space="preserve">Method </w:t>
      </w:r>
      <w:r>
        <w:rPr>
          <w:lang w:val="en-GB"/>
        </w:rPr>
        <w:t>DELETE</w:t>
      </w:r>
      <w:r w:rsidRPr="0BEF0AE1">
        <w:rPr>
          <w:lang w:val="en-GB"/>
        </w:rPr>
        <w:t>_ATTACHMENT_AND_LINK</w:t>
      </w:r>
    </w:p>
    <w:p w14:paraId="1786727C" w14:textId="77777777" w:rsidR="00654807" w:rsidRDefault="00654807" w:rsidP="00764845">
      <w:pPr>
        <w:rPr>
          <w:lang w:val="en-GB"/>
        </w:rPr>
      </w:pPr>
    </w:p>
    <w:p w14:paraId="4E16FF1D" w14:textId="5E24E1E1" w:rsidR="0000249B" w:rsidRDefault="0000249B" w:rsidP="00340C25">
      <w:pPr>
        <w:pStyle w:val="ListParagraph"/>
        <w:numPr>
          <w:ilvl w:val="0"/>
          <w:numId w:val="26"/>
        </w:numPr>
        <w:rPr>
          <w:lang w:val="en-GB"/>
        </w:rPr>
      </w:pPr>
      <w:r w:rsidRPr="009E0EF6">
        <w:rPr>
          <w:lang w:val="en-GB"/>
        </w:rPr>
        <w:t xml:space="preserve">Get attachment </w:t>
      </w:r>
      <w:r>
        <w:rPr>
          <w:lang w:val="en-GB"/>
        </w:rPr>
        <w:t>ID and category from attachment list</w:t>
      </w:r>
      <w:r w:rsidRPr="009E0EF6">
        <w:rPr>
          <w:lang w:val="en-GB"/>
        </w:rPr>
        <w:t xml:space="preserve"> based on filename and send it to delete link standard method</w:t>
      </w:r>
      <w:r w:rsidR="002E3DE1">
        <w:rPr>
          <w:lang w:val="en-GB"/>
        </w:rPr>
        <w:t xml:space="preserve"> </w:t>
      </w:r>
      <w:r w:rsidR="002E3DE1" w:rsidRPr="002E3DE1">
        <w:rPr>
          <w:lang w:val="en-GB"/>
        </w:rPr>
        <w:t>GOS API: Deletes attachment</w:t>
      </w:r>
      <w:r w:rsidRPr="009E0EF6">
        <w:rPr>
          <w:lang w:val="en-GB"/>
        </w:rPr>
        <w:t xml:space="preserve"> for delinking in GOS.</w:t>
      </w:r>
    </w:p>
    <w:p w14:paraId="6345CD81" w14:textId="4A14FF9E" w:rsidR="0000249B" w:rsidRDefault="0000249B" w:rsidP="00340C25">
      <w:pPr>
        <w:pStyle w:val="ListParagraph"/>
        <w:numPr>
          <w:ilvl w:val="0"/>
          <w:numId w:val="26"/>
        </w:numPr>
        <w:rPr>
          <w:lang w:val="en-GB"/>
        </w:rPr>
      </w:pPr>
      <w:r w:rsidRPr="008139D4">
        <w:rPr>
          <w:lang w:val="en-GB"/>
        </w:rPr>
        <w:t>Delink attachment in GOS based on attachment ID and category</w:t>
      </w:r>
      <w:r>
        <w:rPr>
          <w:lang w:val="en-GB"/>
        </w:rPr>
        <w:t>.</w:t>
      </w:r>
    </w:p>
    <w:p w14:paraId="07E9C321" w14:textId="7763225F" w:rsidR="0000249B" w:rsidRPr="008139D4" w:rsidRDefault="00263CCD" w:rsidP="00340C25">
      <w:pPr>
        <w:pStyle w:val="ListParagraph"/>
        <w:numPr>
          <w:ilvl w:val="0"/>
          <w:numId w:val="26"/>
        </w:numPr>
        <w:rPr>
          <w:lang w:val="en-GB"/>
        </w:rPr>
      </w:pPr>
      <w:r>
        <w:rPr>
          <w:lang w:val="en-GB"/>
        </w:rPr>
        <w:t>If successfully deleted from GOS</w:t>
      </w:r>
      <w:r w:rsidR="00880320">
        <w:rPr>
          <w:lang w:val="en-GB"/>
        </w:rPr>
        <w:t>,</w:t>
      </w:r>
      <w:r>
        <w:rPr>
          <w:lang w:val="en-GB"/>
        </w:rPr>
        <w:t xml:space="preserve"> d</w:t>
      </w:r>
      <w:r w:rsidR="0000249B" w:rsidRPr="008139D4">
        <w:rPr>
          <w:lang w:val="en-GB"/>
        </w:rPr>
        <w:t xml:space="preserve">elete </w:t>
      </w:r>
      <w:r w:rsidR="005269EB">
        <w:rPr>
          <w:lang w:val="en-GB"/>
        </w:rPr>
        <w:t>a</w:t>
      </w:r>
      <w:r w:rsidR="0000249B" w:rsidRPr="008139D4">
        <w:rPr>
          <w:lang w:val="en-GB"/>
        </w:rPr>
        <w:t xml:space="preserve">ttachment </w:t>
      </w:r>
      <w:r w:rsidR="0000249B">
        <w:rPr>
          <w:lang w:val="en-GB"/>
        </w:rPr>
        <w:t xml:space="preserve">entry </w:t>
      </w:r>
      <w:r w:rsidR="0000249B" w:rsidRPr="008139D4">
        <w:rPr>
          <w:lang w:val="en-GB"/>
        </w:rPr>
        <w:t xml:space="preserve">from ePayment Request </w:t>
      </w:r>
      <w:r w:rsidR="0000249B">
        <w:rPr>
          <w:lang w:val="en-GB"/>
        </w:rPr>
        <w:t xml:space="preserve">attachment </w:t>
      </w:r>
      <w:r w:rsidR="0000249B" w:rsidRPr="008139D4">
        <w:rPr>
          <w:lang w:val="en-GB"/>
        </w:rPr>
        <w:t>Table</w:t>
      </w:r>
      <w:r w:rsidR="00A26E9A">
        <w:rPr>
          <w:lang w:val="en-GB"/>
        </w:rPr>
        <w:t xml:space="preserve"> (</w:t>
      </w:r>
      <w:r w:rsidR="00A26E9A" w:rsidRPr="001E2D41">
        <w:rPr>
          <w:lang w:val="en-GB"/>
        </w:rPr>
        <w:t>ZFI_EPAY_ATTACH</w:t>
      </w:r>
      <w:r w:rsidR="00A26E9A">
        <w:rPr>
          <w:lang w:val="en-GB"/>
        </w:rPr>
        <w:t xml:space="preserve">) </w:t>
      </w:r>
      <w:r w:rsidR="002E3DE1">
        <w:rPr>
          <w:lang w:val="en-GB"/>
        </w:rPr>
        <w:t>for the corresponding guid.</w:t>
      </w:r>
      <w:r>
        <w:rPr>
          <w:lang w:val="en-GB"/>
        </w:rPr>
        <w:t xml:space="preserve"> </w:t>
      </w:r>
    </w:p>
    <w:p w14:paraId="5B22E93E" w14:textId="426710BD" w:rsidR="00764845" w:rsidRPr="00130C16" w:rsidRDefault="000F190F" w:rsidP="00764845">
      <w:pPr>
        <w:spacing w:before="0"/>
        <w:jc w:val="left"/>
        <w:rPr>
          <w:b/>
          <w:bCs/>
          <w:u w:val="single"/>
          <w:lang w:val="en-GB"/>
        </w:rPr>
      </w:pPr>
      <w:r>
        <w:rPr>
          <w:lang w:val="en-GB"/>
        </w:rPr>
        <w:t xml:space="preserve">{End </w:t>
      </w:r>
      <w:r w:rsidRPr="00764845">
        <w:rPr>
          <w:rFonts w:ascii="Calibri" w:eastAsia="Calibri" w:hAnsi="Calibri"/>
          <w:sz w:val="22"/>
          <w:szCs w:val="22"/>
          <w:lang w:val="en-GB"/>
        </w:rPr>
        <w:t xml:space="preserve">of </w:t>
      </w:r>
      <w:r w:rsidR="00764845" w:rsidRPr="00764845">
        <w:rPr>
          <w:rFonts w:ascii="Calibri" w:eastAsia="Calibri" w:hAnsi="Calibri"/>
          <w:sz w:val="22"/>
          <w:szCs w:val="22"/>
          <w:lang w:val="en-GB"/>
        </w:rPr>
        <w:t>CRQ10008036}</w:t>
      </w:r>
    </w:p>
    <w:p w14:paraId="3833353E" w14:textId="77777777" w:rsidR="007014C6" w:rsidRPr="00B02CCC" w:rsidRDefault="007014C6" w:rsidP="00753147">
      <w:pPr>
        <w:pStyle w:val="Heading4"/>
        <w:rPr>
          <w:lang w:val="en-GB"/>
        </w:rPr>
      </w:pPr>
      <w:bookmarkStart w:id="291" w:name="_Toc89072728"/>
      <w:r w:rsidRPr="00B02CCC">
        <w:rPr>
          <w:lang w:val="en-GB"/>
        </w:rPr>
        <w:t>Class ZCL_FI_EPAY_MD_HELPER</w:t>
      </w:r>
      <w:bookmarkEnd w:id="291"/>
    </w:p>
    <w:p w14:paraId="1F8E636B" w14:textId="3050640C" w:rsidR="007014C6" w:rsidRPr="00B02CCC" w:rsidRDefault="09A20849" w:rsidP="00753147">
      <w:pPr>
        <w:pStyle w:val="Heading5"/>
        <w:rPr>
          <w:lang w:val="en-GB"/>
        </w:rPr>
      </w:pPr>
      <w:r w:rsidRPr="0BEF0AE1">
        <w:rPr>
          <w:lang w:val="en-GB"/>
        </w:rPr>
        <w:t>Method GET_INSTANCE</w:t>
      </w:r>
    </w:p>
    <w:p w14:paraId="171AF2B5" w14:textId="69298016" w:rsidR="00F67227" w:rsidRPr="00B02CCC" w:rsidRDefault="44DA4871" w:rsidP="00F67227">
      <w:pPr>
        <w:rPr>
          <w:lang w:val="en-GB"/>
        </w:rPr>
      </w:pPr>
      <w:r w:rsidRPr="0BEF0AE1">
        <w:rPr>
          <w:lang w:val="en-GB"/>
        </w:rPr>
        <w:t>* Create and return an instance of class ZCL_FI_EPAY_MD_HELPER</w:t>
      </w:r>
    </w:p>
    <w:p w14:paraId="3488B5D2" w14:textId="3AC0A833" w:rsidR="007014C6" w:rsidRPr="00B02CCC" w:rsidRDefault="09A20849" w:rsidP="00753147">
      <w:pPr>
        <w:pStyle w:val="Heading5"/>
        <w:rPr>
          <w:lang w:val="en-GB"/>
        </w:rPr>
      </w:pPr>
      <w:r w:rsidRPr="0BEF0AE1">
        <w:rPr>
          <w:lang w:val="en-GB"/>
        </w:rPr>
        <w:t>Method MAP_EPAY_TYPE</w:t>
      </w:r>
    </w:p>
    <w:p w14:paraId="0C017E21" w14:textId="001BE483" w:rsidR="00F67227" w:rsidRPr="00B02CCC" w:rsidRDefault="0025148E" w:rsidP="00F67227">
      <w:pPr>
        <w:rPr>
          <w:lang w:val="en-GB"/>
        </w:rPr>
      </w:pPr>
      <w:r w:rsidRPr="00B02CCC">
        <w:rPr>
          <w:lang w:val="en-GB"/>
        </w:rPr>
        <w:t>* Map ePayment Request Type in both directions</w:t>
      </w:r>
    </w:p>
    <w:p w14:paraId="7BB40ABC" w14:textId="5953BE8D" w:rsidR="007014C6" w:rsidRPr="00B02CCC" w:rsidRDefault="09A20849" w:rsidP="00753147">
      <w:pPr>
        <w:pStyle w:val="Heading5"/>
        <w:rPr>
          <w:lang w:val="en-GB"/>
        </w:rPr>
      </w:pPr>
      <w:r w:rsidRPr="0BEF0AE1">
        <w:rPr>
          <w:lang w:val="en-GB"/>
        </w:rPr>
        <w:t>Method MAP_STRING_TO_TLINES</w:t>
      </w:r>
    </w:p>
    <w:p w14:paraId="7CC2082D" w14:textId="12A96496" w:rsidR="00F67227" w:rsidRPr="00B02CCC" w:rsidRDefault="2A69B4B9" w:rsidP="00F67227">
      <w:pPr>
        <w:rPr>
          <w:lang w:val="en-GB"/>
        </w:rPr>
      </w:pPr>
      <w:r w:rsidRPr="0BEF0AE1">
        <w:rPr>
          <w:lang w:val="en-GB"/>
        </w:rPr>
        <w:t>* Map String to a TLINES Table</w:t>
      </w:r>
    </w:p>
    <w:p w14:paraId="450CB925" w14:textId="40B41C3C" w:rsidR="007014C6" w:rsidRPr="00B02CCC" w:rsidRDefault="09A20849" w:rsidP="00753147">
      <w:pPr>
        <w:pStyle w:val="Heading5"/>
        <w:rPr>
          <w:lang w:val="en-GB"/>
        </w:rPr>
      </w:pPr>
      <w:r w:rsidRPr="0BEF0AE1">
        <w:rPr>
          <w:lang w:val="en-GB"/>
        </w:rPr>
        <w:t>Method MAP_TLINES_TO_STRING</w:t>
      </w:r>
    </w:p>
    <w:p w14:paraId="58ABFE9D" w14:textId="7D10B21B" w:rsidR="00F67227" w:rsidRPr="00B02CCC" w:rsidRDefault="2A69B4B9" w:rsidP="00F67227">
      <w:pPr>
        <w:rPr>
          <w:lang w:val="en-GB"/>
        </w:rPr>
      </w:pPr>
      <w:r w:rsidRPr="0BEF0AE1">
        <w:rPr>
          <w:lang w:val="en-GB"/>
        </w:rPr>
        <w:t>* Map TLINES Table to a String</w:t>
      </w:r>
    </w:p>
    <w:p w14:paraId="14279B2F" w14:textId="11643321" w:rsidR="007014C6" w:rsidRPr="00B02CCC" w:rsidRDefault="09A20849" w:rsidP="00753147">
      <w:pPr>
        <w:pStyle w:val="Heading5"/>
        <w:rPr>
          <w:lang w:val="en-GB"/>
        </w:rPr>
      </w:pPr>
      <w:r w:rsidRPr="0BEF0AE1">
        <w:rPr>
          <w:lang w:val="en-GB"/>
        </w:rPr>
        <w:lastRenderedPageBreak/>
        <w:t>Method CONSTRUCTOR</w:t>
      </w:r>
    </w:p>
    <w:p w14:paraId="4C0A42DE" w14:textId="2E08A30E" w:rsidR="00F67227" w:rsidRPr="00B02CCC" w:rsidRDefault="2A69B4B9" w:rsidP="00F67227">
      <w:pPr>
        <w:rPr>
          <w:lang w:val="en-GB"/>
        </w:rPr>
      </w:pPr>
      <w:r w:rsidRPr="0BEF0AE1">
        <w:rPr>
          <w:lang w:val="en-GB"/>
        </w:rPr>
        <w:t>* Get Parameters for UDD 1372 in ZFI_DEVELOPMENTS</w:t>
      </w:r>
    </w:p>
    <w:p w14:paraId="1C641BC4" w14:textId="73A25334" w:rsidR="002D6286" w:rsidRPr="00B02CCC" w:rsidRDefault="005E38E4" w:rsidP="00F67227">
      <w:pPr>
        <w:rPr>
          <w:lang w:val="en-GB"/>
        </w:rPr>
      </w:pPr>
      <w:r w:rsidRPr="00B02CCC">
        <w:rPr>
          <w:lang w:val="en-GB"/>
        </w:rPr>
        <w:t>* Get Max Rows for Selections in parameters (table ZFI_DEVELOPMENTS with UDD = 1372 STEP = MXR )</w:t>
      </w:r>
    </w:p>
    <w:p w14:paraId="355EF2D8" w14:textId="727EA54A" w:rsidR="005E38E4" w:rsidRPr="00B02CCC" w:rsidRDefault="481159E8" w:rsidP="00F67227">
      <w:pPr>
        <w:rPr>
          <w:lang w:val="en-GB"/>
        </w:rPr>
      </w:pPr>
      <w:r w:rsidRPr="0BEF0AE1">
        <w:rPr>
          <w:lang w:val="en-GB"/>
        </w:rPr>
        <w:t>* Get Authorized Companies for current user</w:t>
      </w:r>
    </w:p>
    <w:p w14:paraId="7F97FEF1" w14:textId="2550254F" w:rsidR="005E38E4" w:rsidRPr="00B02CCC" w:rsidRDefault="005E38E4" w:rsidP="00F67227">
      <w:pPr>
        <w:rPr>
          <w:lang w:val="en-GB"/>
        </w:rPr>
      </w:pPr>
      <w:r w:rsidRPr="00B02CCC">
        <w:rPr>
          <w:lang w:val="en-GB"/>
        </w:rPr>
        <w:tab/>
      </w:r>
      <w:r w:rsidR="481159E8" w:rsidRPr="00B02CCC">
        <w:rPr>
          <w:lang w:val="en-GB"/>
        </w:rPr>
        <w:t>* Get Company Codes List</w:t>
      </w:r>
    </w:p>
    <w:p w14:paraId="0EB3FFF9" w14:textId="061DFC2A" w:rsidR="005E38E4" w:rsidRPr="00B02CCC" w:rsidRDefault="005E38E4" w:rsidP="00F67227">
      <w:pPr>
        <w:rPr>
          <w:lang w:val="en-GB"/>
        </w:rPr>
      </w:pPr>
      <w:r w:rsidRPr="00B02CCC">
        <w:rPr>
          <w:lang w:val="en-GB"/>
        </w:rPr>
        <w:tab/>
      </w:r>
      <w:r w:rsidR="481159E8" w:rsidRPr="00B02CCC">
        <w:rPr>
          <w:lang w:val="en-GB"/>
        </w:rPr>
        <w:t>* Filter the list on User's Authorizations</w:t>
      </w:r>
    </w:p>
    <w:p w14:paraId="475F86D6" w14:textId="01C4C27D" w:rsidR="005E38E4" w:rsidRPr="00B02CCC" w:rsidRDefault="39F29FD1" w:rsidP="00F67227">
      <w:pPr>
        <w:rPr>
          <w:lang w:val="en-GB"/>
        </w:rPr>
      </w:pPr>
      <w:r w:rsidRPr="0BEF0AE1">
        <w:rPr>
          <w:lang w:val="en-GB"/>
        </w:rPr>
        <w:t>* Get Domains' Values for specific fields</w:t>
      </w:r>
    </w:p>
    <w:p w14:paraId="7465D733" w14:textId="23ACE4CC" w:rsidR="00292B21" w:rsidRPr="00B02CCC" w:rsidRDefault="39F29FD1" w:rsidP="00F67227">
      <w:pPr>
        <w:rPr>
          <w:lang w:val="en-GB"/>
        </w:rPr>
      </w:pPr>
      <w:r w:rsidRPr="0BEF0AE1">
        <w:rPr>
          <w:lang w:val="en-GB"/>
        </w:rPr>
        <w:t>* Get Tax Codes Descriptions</w:t>
      </w:r>
    </w:p>
    <w:p w14:paraId="3AD23D07" w14:textId="4AA976A2" w:rsidR="00292B21" w:rsidRPr="00B02CCC" w:rsidRDefault="39F29FD1" w:rsidP="00F67227">
      <w:pPr>
        <w:rPr>
          <w:lang w:val="en-GB"/>
        </w:rPr>
      </w:pPr>
      <w:r w:rsidRPr="0BEF0AE1">
        <w:rPr>
          <w:lang w:val="en-GB"/>
        </w:rPr>
        <w:t>* Get Companies' Data</w:t>
      </w:r>
    </w:p>
    <w:p w14:paraId="62390A01" w14:textId="5C5CE24B" w:rsidR="00292B21" w:rsidRPr="00B02CCC" w:rsidRDefault="10200BEF" w:rsidP="00F67227">
      <w:pPr>
        <w:rPr>
          <w:lang w:val="en-GB"/>
        </w:rPr>
      </w:pPr>
      <w:r w:rsidRPr="0BEF0AE1">
        <w:rPr>
          <w:lang w:val="en-GB"/>
        </w:rPr>
        <w:t>* Get G/L Accounts Descriptions</w:t>
      </w:r>
    </w:p>
    <w:p w14:paraId="72624E4E" w14:textId="0F3DAE0F" w:rsidR="005E0AFD" w:rsidRPr="00B02CCC" w:rsidRDefault="10200BEF" w:rsidP="00F67227">
      <w:pPr>
        <w:rPr>
          <w:lang w:val="en-GB"/>
        </w:rPr>
      </w:pPr>
      <w:r w:rsidRPr="0BEF0AE1">
        <w:rPr>
          <w:lang w:val="en-GB"/>
        </w:rPr>
        <w:t>* Get Account Assignment Categories Descriptions</w:t>
      </w:r>
    </w:p>
    <w:p w14:paraId="4C4B3D3B" w14:textId="3D041B3A" w:rsidR="005E0AFD" w:rsidRPr="00B02CCC" w:rsidRDefault="005E0AFD" w:rsidP="00F67227">
      <w:pPr>
        <w:rPr>
          <w:lang w:val="en-GB"/>
        </w:rPr>
      </w:pPr>
      <w:r w:rsidRPr="00B02CCC">
        <w:rPr>
          <w:lang w:val="en-GB"/>
        </w:rPr>
        <w:t>* Get Cost Centers Descriptions</w:t>
      </w:r>
    </w:p>
    <w:p w14:paraId="61955C3B" w14:textId="57CD1D98" w:rsidR="005E0AFD" w:rsidRPr="00B02CCC" w:rsidRDefault="10200BEF" w:rsidP="00F67227">
      <w:pPr>
        <w:rPr>
          <w:lang w:val="en-GB"/>
        </w:rPr>
      </w:pPr>
      <w:r w:rsidRPr="0BEF0AE1">
        <w:rPr>
          <w:lang w:val="en-GB"/>
        </w:rPr>
        <w:t>* Get Payment Terms Descriptions</w:t>
      </w:r>
    </w:p>
    <w:p w14:paraId="72F525DC" w14:textId="02184E55" w:rsidR="005E0AFD" w:rsidRPr="00B02CCC" w:rsidRDefault="005E71EF" w:rsidP="00F67227">
      <w:pPr>
        <w:rPr>
          <w:lang w:val="en-GB"/>
        </w:rPr>
      </w:pPr>
      <w:r w:rsidRPr="00B02CCC">
        <w:rPr>
          <w:lang w:val="en-GB"/>
        </w:rPr>
        <w:t>* Get Payment Methods</w:t>
      </w:r>
      <w:r w:rsidR="00855CE0">
        <w:rPr>
          <w:lang w:val="en-GB"/>
        </w:rPr>
        <w:t xml:space="preserve"> “Bank Details Required” flags and</w:t>
      </w:r>
      <w:r w:rsidRPr="00B02CCC">
        <w:rPr>
          <w:lang w:val="en-GB"/>
        </w:rPr>
        <w:t xml:space="preserve"> Descriptions</w:t>
      </w:r>
    </w:p>
    <w:p w14:paraId="5B4548C4" w14:textId="4D20C27D" w:rsidR="005E71EF" w:rsidRPr="00B02CCC" w:rsidRDefault="6D5AF091" w:rsidP="00F67227">
      <w:pPr>
        <w:rPr>
          <w:lang w:val="en-GB"/>
        </w:rPr>
      </w:pPr>
      <w:r w:rsidRPr="0BEF0AE1">
        <w:rPr>
          <w:lang w:val="en-GB"/>
        </w:rPr>
        <w:t>* Get Countries for Search Help</w:t>
      </w:r>
    </w:p>
    <w:p w14:paraId="7CD21CBC" w14:textId="7E28E658" w:rsidR="005E71EF" w:rsidRPr="00B02CCC" w:rsidRDefault="6D5AF091" w:rsidP="00F67227">
      <w:pPr>
        <w:rPr>
          <w:lang w:val="en-GB"/>
        </w:rPr>
      </w:pPr>
      <w:r w:rsidRPr="0BEF0AE1">
        <w:rPr>
          <w:lang w:val="en-GB"/>
        </w:rPr>
        <w:t>* Get Regions for Search Help</w:t>
      </w:r>
    </w:p>
    <w:p w14:paraId="4E790C47" w14:textId="77777777" w:rsidR="007014C6" w:rsidRPr="00B02CCC" w:rsidRDefault="007014C6" w:rsidP="00753147">
      <w:pPr>
        <w:pStyle w:val="Heading4"/>
        <w:rPr>
          <w:lang w:val="en-GB"/>
        </w:rPr>
      </w:pPr>
      <w:bookmarkStart w:id="292" w:name="_Toc89072729"/>
      <w:r w:rsidRPr="00B02CCC">
        <w:rPr>
          <w:lang w:val="en-GB"/>
        </w:rPr>
        <w:t>Class ZCL_FI_EPAY_WF_NOTIFICATION</w:t>
      </w:r>
      <w:bookmarkEnd w:id="292"/>
    </w:p>
    <w:p w14:paraId="14D8CE19" w14:textId="773573EE" w:rsidR="007014C6" w:rsidRPr="00B02CCC" w:rsidRDefault="09A20849" w:rsidP="00753147">
      <w:pPr>
        <w:pStyle w:val="Heading5"/>
        <w:rPr>
          <w:lang w:val="en-GB"/>
        </w:rPr>
      </w:pPr>
      <w:r w:rsidRPr="0BEF0AE1">
        <w:rPr>
          <w:lang w:val="en-GB"/>
        </w:rPr>
        <w:t>Method SEND_NOTIFICATION</w:t>
      </w:r>
    </w:p>
    <w:p w14:paraId="58AD74BC" w14:textId="26C5E98C" w:rsidR="00F67227" w:rsidRDefault="74891D67" w:rsidP="00F67227">
      <w:pPr>
        <w:rPr>
          <w:lang w:val="en-GB"/>
        </w:rPr>
      </w:pPr>
      <w:r w:rsidRPr="0BEF0AE1">
        <w:rPr>
          <w:lang w:val="en-GB"/>
        </w:rPr>
        <w:t>* Instantiate Sending Document</w:t>
      </w:r>
    </w:p>
    <w:p w14:paraId="1773F487" w14:textId="69A9E3E4" w:rsidR="006347AA" w:rsidRPr="00B02CCC" w:rsidRDefault="1368D0AC" w:rsidP="00F67227">
      <w:pPr>
        <w:rPr>
          <w:lang w:val="en-GB"/>
        </w:rPr>
      </w:pPr>
      <w:r w:rsidRPr="0BEF0AE1">
        <w:rPr>
          <w:lang w:val="en-GB"/>
        </w:rPr>
        <w:t>* Set the email to the sending document</w:t>
      </w:r>
    </w:p>
    <w:p w14:paraId="35989837" w14:textId="7AB27776" w:rsidR="00BB0EE5" w:rsidRPr="00B02CCC" w:rsidRDefault="1368D0AC" w:rsidP="00F67227">
      <w:pPr>
        <w:rPr>
          <w:lang w:val="en-GB"/>
        </w:rPr>
      </w:pPr>
      <w:r w:rsidRPr="0BEF0AE1">
        <w:rPr>
          <w:lang w:val="en-GB"/>
        </w:rPr>
        <w:t>* Add recipient to the sending document</w:t>
      </w:r>
    </w:p>
    <w:p w14:paraId="2B9DDD42" w14:textId="1D254CDD" w:rsidR="00BB0EE5" w:rsidRPr="00B02CCC" w:rsidRDefault="00BB0EE5" w:rsidP="00F67227">
      <w:pPr>
        <w:rPr>
          <w:lang w:val="en-GB"/>
        </w:rPr>
      </w:pPr>
      <w:r w:rsidRPr="00B02CCC">
        <w:rPr>
          <w:lang w:val="en-GB"/>
        </w:rPr>
        <w:lastRenderedPageBreak/>
        <w:t>* Send the document</w:t>
      </w:r>
      <w:r w:rsidR="002E5A5F">
        <w:rPr>
          <w:lang w:val="en-GB"/>
        </w:rPr>
        <w:t xml:space="preserve"> with DOCTYPE = ‘htm”</w:t>
      </w:r>
    </w:p>
    <w:p w14:paraId="5C674170" w14:textId="688D589D" w:rsidR="007014C6" w:rsidRPr="00B02CCC" w:rsidRDefault="09A20849" w:rsidP="00753147">
      <w:pPr>
        <w:pStyle w:val="Heading5"/>
        <w:rPr>
          <w:lang w:val="en-GB"/>
        </w:rPr>
      </w:pPr>
      <w:r w:rsidRPr="0BEF0AE1">
        <w:rPr>
          <w:lang w:val="en-GB"/>
        </w:rPr>
        <w:t>Method CONSTRUCTOR</w:t>
      </w:r>
    </w:p>
    <w:p w14:paraId="44D29655" w14:textId="5050970B" w:rsidR="003004B5" w:rsidRDefault="003004B5" w:rsidP="00F67227">
      <w:pPr>
        <w:rPr>
          <w:lang w:val="en-GB"/>
        </w:rPr>
      </w:pPr>
      <w:r>
        <w:rPr>
          <w:lang w:val="en-GB"/>
        </w:rPr>
        <w:t>{CRQ393975</w:t>
      </w:r>
      <w:r w:rsidR="007C2588">
        <w:rPr>
          <w:lang w:val="en-GB"/>
        </w:rPr>
        <w:t>-Start}</w:t>
      </w:r>
      <w:r>
        <w:rPr>
          <w:lang w:val="en-GB"/>
        </w:rPr>
        <w:t xml:space="preserve"> </w:t>
      </w:r>
      <w:r w:rsidR="00E22C1F">
        <w:rPr>
          <w:lang w:val="en-GB"/>
        </w:rPr>
        <w:t xml:space="preserve">* </w:t>
      </w:r>
      <w:r>
        <w:rPr>
          <w:lang w:val="en-GB"/>
        </w:rPr>
        <w:t>Keep table of Messages coming from POST_FI_DOCUMENT method in global attribute</w:t>
      </w:r>
      <w:r w:rsidR="00E22C1F">
        <w:rPr>
          <w:lang w:val="en-GB"/>
        </w:rPr>
        <w:t>s</w:t>
      </w:r>
      <w:r w:rsidR="007C2588">
        <w:rPr>
          <w:lang w:val="en-GB"/>
        </w:rPr>
        <w:t xml:space="preserve"> {CRQ393975-End</w:t>
      </w:r>
      <w:r>
        <w:rPr>
          <w:lang w:val="en-GB"/>
        </w:rPr>
        <w:t>}</w:t>
      </w:r>
    </w:p>
    <w:p w14:paraId="118D5D00" w14:textId="219DFBD3" w:rsidR="00F67227" w:rsidRPr="00B02CCC" w:rsidRDefault="00BB0EE5" w:rsidP="00F67227">
      <w:pPr>
        <w:rPr>
          <w:lang w:val="en-GB"/>
        </w:rPr>
      </w:pPr>
      <w:r w:rsidRPr="00B02CCC">
        <w:rPr>
          <w:lang w:val="en-GB"/>
        </w:rPr>
        <w:t>* Keep ePayment Request instance in global attribute</w:t>
      </w:r>
    </w:p>
    <w:p w14:paraId="1B91E05C" w14:textId="7CA31D17" w:rsidR="00BB0EE5" w:rsidRPr="00B02CCC" w:rsidRDefault="75544A43" w:rsidP="00F67227">
      <w:pPr>
        <w:rPr>
          <w:lang w:val="en-GB"/>
        </w:rPr>
      </w:pPr>
      <w:r w:rsidRPr="0BEF0AE1">
        <w:rPr>
          <w:lang w:val="en-GB"/>
        </w:rPr>
        <w:t>* Get Agent's email address</w:t>
      </w:r>
    </w:p>
    <w:p w14:paraId="189FFFAE" w14:textId="16C6ADEF" w:rsidR="000326FA" w:rsidRPr="00B02CCC" w:rsidRDefault="75544A43" w:rsidP="00F67227">
      <w:pPr>
        <w:rPr>
          <w:lang w:val="en-GB"/>
        </w:rPr>
      </w:pPr>
      <w:r w:rsidRPr="0BEF0AE1">
        <w:rPr>
          <w:lang w:val="en-GB"/>
        </w:rPr>
        <w:t>* Prepare email Recipient</w:t>
      </w:r>
    </w:p>
    <w:p w14:paraId="5F0B7367" w14:textId="357DF759" w:rsidR="000326FA" w:rsidRPr="00B02CCC" w:rsidRDefault="75544A43" w:rsidP="00F67227">
      <w:pPr>
        <w:rPr>
          <w:lang w:val="en-GB"/>
        </w:rPr>
      </w:pPr>
      <w:r w:rsidRPr="0BEF0AE1">
        <w:rPr>
          <w:lang w:val="en-GB"/>
        </w:rPr>
        <w:t>* Get Notification Text, Subjects &amp; Variables Mapping to send in ZFI_DEVELOPMENTS (UDD=1372 STEP=NTX &amp; NVM)</w:t>
      </w:r>
    </w:p>
    <w:p w14:paraId="3C86E062" w14:textId="593C1D72" w:rsidR="000326FA" w:rsidRPr="00B02CCC" w:rsidRDefault="75544A43" w:rsidP="00F67227">
      <w:pPr>
        <w:rPr>
          <w:lang w:val="en-GB"/>
        </w:rPr>
      </w:pPr>
      <w:r w:rsidRPr="0BEF0AE1">
        <w:rPr>
          <w:lang w:val="en-GB"/>
        </w:rPr>
        <w:t>* Determine Text &amp; Subject for the notification email</w:t>
      </w:r>
    </w:p>
    <w:p w14:paraId="724272DB" w14:textId="2F3A6F49" w:rsidR="000326FA" w:rsidRPr="00B02CCC" w:rsidRDefault="003422F4" w:rsidP="00F67227">
      <w:pPr>
        <w:rPr>
          <w:lang w:val="en-GB"/>
        </w:rPr>
      </w:pPr>
      <w:r w:rsidRPr="00B02CCC">
        <w:rPr>
          <w:lang w:val="en-GB"/>
        </w:rPr>
        <w:t>* Read, Format and replace variables in SO1 Text</w:t>
      </w:r>
    </w:p>
    <w:p w14:paraId="004653E9" w14:textId="53069352" w:rsidR="007014C6" w:rsidRPr="00B02CCC" w:rsidRDefault="09A20849" w:rsidP="00753147">
      <w:pPr>
        <w:pStyle w:val="Heading5"/>
        <w:rPr>
          <w:lang w:val="en-GB"/>
        </w:rPr>
      </w:pPr>
      <w:r w:rsidRPr="0BEF0AE1">
        <w:rPr>
          <w:lang w:val="en-GB"/>
        </w:rPr>
        <w:t>Method READ_AND_FORMAT_TEXT</w:t>
      </w:r>
    </w:p>
    <w:p w14:paraId="3E4E9A97" w14:textId="2EFA88C5" w:rsidR="00F67227" w:rsidRPr="00B02CCC" w:rsidRDefault="2253CF5B" w:rsidP="00F67227">
      <w:pPr>
        <w:rPr>
          <w:lang w:val="en-GB"/>
        </w:rPr>
      </w:pPr>
      <w:r w:rsidRPr="0BEF0AE1">
        <w:rPr>
          <w:lang w:val="en-GB"/>
        </w:rPr>
        <w:t>* Check if SO10 text exists in requested language, get the first existing if not</w:t>
      </w:r>
    </w:p>
    <w:p w14:paraId="5C5DC456" w14:textId="5E26C9ED" w:rsidR="003422F4" w:rsidRPr="00B02CCC" w:rsidRDefault="3DE0D222" w:rsidP="00F67227">
      <w:pPr>
        <w:rPr>
          <w:lang w:val="en-GB"/>
        </w:rPr>
      </w:pPr>
      <w:r w:rsidRPr="0BEF0AE1">
        <w:rPr>
          <w:lang w:val="en-GB"/>
        </w:rPr>
        <w:t>* Read Text</w:t>
      </w:r>
    </w:p>
    <w:p w14:paraId="111D81BC" w14:textId="7FC00274" w:rsidR="008F7106" w:rsidRPr="00B02CCC" w:rsidRDefault="008F7106" w:rsidP="00F67227">
      <w:pPr>
        <w:rPr>
          <w:lang w:val="en-GB"/>
        </w:rPr>
      </w:pPr>
      <w:r w:rsidRPr="00B02CCC">
        <w:rPr>
          <w:lang w:val="en-GB"/>
        </w:rPr>
        <w:t>* Replace Variables in Text</w:t>
      </w:r>
      <w:r w:rsidR="00B908CA">
        <w:rPr>
          <w:lang w:val="en-GB"/>
        </w:rPr>
        <w:t xml:space="preserve"> calling method </w:t>
      </w:r>
      <w:r w:rsidR="00B908CA" w:rsidRPr="00B908CA">
        <w:rPr>
          <w:lang w:val="en-GB"/>
        </w:rPr>
        <w:t>REPLACE_VARIABLES_IN_TEXT</w:t>
      </w:r>
    </w:p>
    <w:p w14:paraId="250DCC8A" w14:textId="1F457DD9" w:rsidR="007014C6" w:rsidRPr="00B02CCC" w:rsidRDefault="09A20849" w:rsidP="00753147">
      <w:pPr>
        <w:pStyle w:val="Heading5"/>
        <w:rPr>
          <w:lang w:val="en-GB"/>
        </w:rPr>
      </w:pPr>
      <w:r w:rsidRPr="0BEF0AE1">
        <w:rPr>
          <w:lang w:val="en-GB"/>
        </w:rPr>
        <w:t>Method REPLACE_VARIABLES_IN_TEXT</w:t>
      </w:r>
    </w:p>
    <w:p w14:paraId="47F9BE4E" w14:textId="1ADBAB56" w:rsidR="00F67227" w:rsidRPr="00B02CCC" w:rsidRDefault="008F7106" w:rsidP="00F67227">
      <w:pPr>
        <w:rPr>
          <w:lang w:val="en-GB"/>
        </w:rPr>
      </w:pPr>
      <w:r w:rsidRPr="00B02CCC">
        <w:rPr>
          <w:lang w:val="en-GB"/>
        </w:rPr>
        <w:t xml:space="preserve">* </w:t>
      </w:r>
      <w:r w:rsidR="008810DF" w:rsidRPr="008810DF">
        <w:rPr>
          <w:lang w:val="en-GB"/>
        </w:rPr>
        <w:t>Put Text in a formatted String</w:t>
      </w:r>
    </w:p>
    <w:p w14:paraId="49425711" w14:textId="779B33F9" w:rsidR="008F7106" w:rsidRDefault="008F7106" w:rsidP="00F67227">
      <w:pPr>
        <w:rPr>
          <w:lang w:val="en-GB"/>
        </w:rPr>
      </w:pPr>
      <w:r w:rsidRPr="00B02CCC">
        <w:rPr>
          <w:lang w:val="en-GB"/>
        </w:rPr>
        <w:t xml:space="preserve">* </w:t>
      </w:r>
      <w:r w:rsidR="00432AC0" w:rsidRPr="00432AC0">
        <w:rPr>
          <w:lang w:val="en-GB"/>
        </w:rPr>
        <w:t>Replace all possible variables</w:t>
      </w:r>
    </w:p>
    <w:p w14:paraId="1825C65B" w14:textId="604EFC79" w:rsidR="00432AC0" w:rsidRDefault="00B908CA" w:rsidP="00F67227">
      <w:pPr>
        <w:rPr>
          <w:lang w:val="en-GB"/>
        </w:rPr>
      </w:pPr>
      <w:r w:rsidRPr="00B908CA">
        <w:rPr>
          <w:lang w:val="en-GB"/>
        </w:rPr>
        <w:t xml:space="preserve">* Replace URL links with url found in ZFI_DEVELOPMENTS (Steps = APA, EPA or FLP) </w:t>
      </w:r>
      <w:r>
        <w:rPr>
          <w:lang w:val="en-GB"/>
        </w:rPr>
        <w:t>for the current System (DE1/AE1/PE1)</w:t>
      </w:r>
      <w:r w:rsidRPr="00B908CA">
        <w:rPr>
          <w:lang w:val="en-GB"/>
        </w:rPr>
        <w:t xml:space="preserve">  </w:t>
      </w:r>
    </w:p>
    <w:p w14:paraId="51389595" w14:textId="48827146" w:rsidR="00E22C1F" w:rsidRPr="00B02CCC" w:rsidRDefault="00E22C1F" w:rsidP="00F67227">
      <w:pPr>
        <w:rPr>
          <w:lang w:val="en-GB"/>
        </w:rPr>
      </w:pPr>
      <w:r>
        <w:rPr>
          <w:lang w:val="en-GB"/>
        </w:rPr>
        <w:t>{CRQ393975-</w:t>
      </w:r>
      <w:r w:rsidR="001C26DE">
        <w:rPr>
          <w:lang w:val="en-GB"/>
        </w:rPr>
        <w:t>Start}</w:t>
      </w:r>
      <w:r>
        <w:rPr>
          <w:lang w:val="en-GB"/>
        </w:rPr>
        <w:t xml:space="preserve"> * </w:t>
      </w:r>
      <w:r w:rsidR="004A7E3E">
        <w:rPr>
          <w:lang w:val="en-GB"/>
        </w:rPr>
        <w:t xml:space="preserve">Replace potential &amp;MESSAGES&amp; variable with the list of </w:t>
      </w:r>
      <w:r w:rsidR="00D81821">
        <w:rPr>
          <w:lang w:val="en-GB"/>
        </w:rPr>
        <w:t>messages in MT_MESSAGES global attribute.</w:t>
      </w:r>
      <w:r w:rsidR="001C26DE" w:rsidRPr="001C26DE">
        <w:rPr>
          <w:lang w:val="en-GB"/>
        </w:rPr>
        <w:t xml:space="preserve"> </w:t>
      </w:r>
      <w:r w:rsidR="001C26DE">
        <w:rPr>
          <w:lang w:val="en-GB"/>
        </w:rPr>
        <w:t>{CRQ393975-End</w:t>
      </w:r>
      <w:r>
        <w:rPr>
          <w:lang w:val="en-GB"/>
        </w:rPr>
        <w:t>}</w:t>
      </w:r>
    </w:p>
    <w:p w14:paraId="1D6C9B22" w14:textId="77777777" w:rsidR="007014C6" w:rsidRPr="00B02CCC" w:rsidRDefault="007014C6" w:rsidP="00753147">
      <w:pPr>
        <w:pStyle w:val="Heading4"/>
        <w:rPr>
          <w:lang w:val="en-GB"/>
        </w:rPr>
      </w:pPr>
      <w:bookmarkStart w:id="293" w:name="_Toc89072730"/>
      <w:r w:rsidRPr="00B02CCC">
        <w:rPr>
          <w:lang w:val="en-GB"/>
        </w:rPr>
        <w:lastRenderedPageBreak/>
        <w:t>Class ZCL_FI_EPAY_WF_PROCESS_SBWF</w:t>
      </w:r>
      <w:bookmarkEnd w:id="293"/>
    </w:p>
    <w:p w14:paraId="6A8836C6" w14:textId="02643D0C" w:rsidR="007014C6" w:rsidRPr="00B02CCC" w:rsidRDefault="09A20849" w:rsidP="00753147">
      <w:pPr>
        <w:pStyle w:val="Heading5"/>
        <w:rPr>
          <w:lang w:val="en-GB"/>
        </w:rPr>
      </w:pPr>
      <w:r w:rsidRPr="0BEF0AE1">
        <w:rPr>
          <w:lang w:val="en-GB"/>
        </w:rPr>
        <w:t>Method BI_PERSISTENT~FIND_BY_LPOR</w:t>
      </w:r>
    </w:p>
    <w:p w14:paraId="5A8699B3" w14:textId="78CBEE3D" w:rsidR="00376246" w:rsidRPr="00B02CCC" w:rsidRDefault="005E0505" w:rsidP="00376246">
      <w:pPr>
        <w:rPr>
          <w:lang w:val="en-GB"/>
        </w:rPr>
      </w:pPr>
      <w:r w:rsidRPr="00B02CCC">
        <w:rPr>
          <w:lang w:val="en-GB"/>
        </w:rPr>
        <w:t xml:space="preserve">* Instantiate </w:t>
      </w:r>
      <w:r w:rsidR="00AE66D5" w:rsidRPr="00B02CCC">
        <w:rPr>
          <w:lang w:val="en-GB"/>
        </w:rPr>
        <w:t>class based workflow</w:t>
      </w:r>
      <w:r w:rsidR="00B841C8" w:rsidRPr="00B02CCC">
        <w:rPr>
          <w:lang w:val="en-GB"/>
        </w:rPr>
        <w:t xml:space="preserve"> and return the instance in LPOR</w:t>
      </w:r>
    </w:p>
    <w:p w14:paraId="06AA3874" w14:textId="45056227" w:rsidR="007014C6" w:rsidRPr="00B02CCC" w:rsidRDefault="09A20849" w:rsidP="00753147">
      <w:pPr>
        <w:pStyle w:val="Heading5"/>
        <w:rPr>
          <w:lang w:val="en-GB"/>
        </w:rPr>
      </w:pPr>
      <w:r w:rsidRPr="0BEF0AE1">
        <w:rPr>
          <w:lang w:val="en-GB"/>
        </w:rPr>
        <w:t>Method BI_PERSISTENT~LPOR</w:t>
      </w:r>
    </w:p>
    <w:p w14:paraId="64764FD0" w14:textId="1E288184" w:rsidR="00376246" w:rsidRPr="00B02CCC" w:rsidRDefault="7587E333" w:rsidP="00376246">
      <w:pPr>
        <w:rPr>
          <w:lang w:val="en-GB"/>
        </w:rPr>
      </w:pPr>
      <w:r w:rsidRPr="0BEF0AE1">
        <w:rPr>
          <w:lang w:val="en-GB"/>
        </w:rPr>
        <w:t>* Get MS_POR instance</w:t>
      </w:r>
    </w:p>
    <w:p w14:paraId="5E49E08F" w14:textId="54A3B0CA" w:rsidR="007014C6" w:rsidRPr="00B02CCC" w:rsidRDefault="09A20849" w:rsidP="00753147">
      <w:pPr>
        <w:pStyle w:val="Heading5"/>
        <w:rPr>
          <w:lang w:val="en-GB"/>
        </w:rPr>
      </w:pPr>
      <w:r w:rsidRPr="0BEF0AE1">
        <w:rPr>
          <w:lang w:val="en-GB"/>
        </w:rPr>
        <w:t>Method CONSTRUCTOR</w:t>
      </w:r>
    </w:p>
    <w:p w14:paraId="26C20DBA" w14:textId="3BC3E7EA" w:rsidR="00376246" w:rsidRPr="00B02CCC" w:rsidRDefault="385FA054" w:rsidP="00376246">
      <w:pPr>
        <w:rPr>
          <w:lang w:val="en-GB"/>
        </w:rPr>
      </w:pPr>
      <w:r w:rsidRPr="0BEF0AE1">
        <w:rPr>
          <w:lang w:val="en-GB"/>
        </w:rPr>
        <w:t>* Keep importing parameters values in Global Attributes</w:t>
      </w:r>
    </w:p>
    <w:p w14:paraId="65A4D672" w14:textId="2D8E6071" w:rsidR="00395ACA" w:rsidRPr="00B02CCC" w:rsidRDefault="000A03A9" w:rsidP="00376246">
      <w:pPr>
        <w:rPr>
          <w:lang w:val="en-GB"/>
        </w:rPr>
      </w:pPr>
      <w:r w:rsidRPr="00B02CCC">
        <w:rPr>
          <w:lang w:val="en-GB"/>
        </w:rPr>
        <w:t>* Populate MS_POR attribute for</w:t>
      </w:r>
      <w:r w:rsidR="00A16619" w:rsidRPr="00B02CCC">
        <w:rPr>
          <w:lang w:val="en-GB"/>
        </w:rPr>
        <w:t xml:space="preserve"> workflow</w:t>
      </w:r>
      <w:r w:rsidRPr="00B02CCC">
        <w:rPr>
          <w:lang w:val="en-GB"/>
        </w:rPr>
        <w:t xml:space="preserve"> persistent </w:t>
      </w:r>
      <w:r w:rsidR="00A16619" w:rsidRPr="00B02CCC">
        <w:rPr>
          <w:lang w:val="en-GB"/>
        </w:rPr>
        <w:t>Data</w:t>
      </w:r>
    </w:p>
    <w:p w14:paraId="5338C143" w14:textId="1C803008" w:rsidR="007014C6" w:rsidRPr="00B02CCC" w:rsidRDefault="09A20849" w:rsidP="00753147">
      <w:pPr>
        <w:pStyle w:val="Heading5"/>
        <w:rPr>
          <w:lang w:val="en-GB"/>
        </w:rPr>
      </w:pPr>
      <w:r w:rsidRPr="0BEF0AE1">
        <w:rPr>
          <w:lang w:val="en-GB"/>
        </w:rPr>
        <w:t>Method DETERMINE_APPROVER</w:t>
      </w:r>
    </w:p>
    <w:p w14:paraId="7CBF5EC5" w14:textId="493F6E8B" w:rsidR="00376246" w:rsidRPr="00B02CCC" w:rsidRDefault="1B03D500" w:rsidP="00376246">
      <w:pPr>
        <w:rPr>
          <w:lang w:val="en-GB"/>
        </w:rPr>
      </w:pPr>
      <w:r w:rsidRPr="0BEF0AE1">
        <w:rPr>
          <w:lang w:val="en-GB"/>
        </w:rPr>
        <w:t>* Get "Next" Approver in Stack</w:t>
      </w:r>
    </w:p>
    <w:p w14:paraId="4CE80923" w14:textId="57BD9770" w:rsidR="00A16619" w:rsidRPr="00B02CCC" w:rsidRDefault="007A51D9" w:rsidP="007A51D9">
      <w:pPr>
        <w:rPr>
          <w:lang w:val="en-GB"/>
        </w:rPr>
      </w:pPr>
      <w:r w:rsidRPr="00B02CCC">
        <w:rPr>
          <w:lang w:val="en-GB"/>
        </w:rPr>
        <w:t>* Get Failsafe Agents &amp; Add approval request in Log for the first one</w:t>
      </w:r>
      <w:r w:rsidR="00BD3049" w:rsidRPr="00B02CCC">
        <w:rPr>
          <w:lang w:val="en-GB"/>
        </w:rPr>
        <w:t xml:space="preserve"> when relevant</w:t>
      </w:r>
    </w:p>
    <w:p w14:paraId="6041B5F9" w14:textId="29E22F40" w:rsidR="00BD3049" w:rsidRPr="00B02CCC" w:rsidRDefault="73340D24" w:rsidP="007A51D9">
      <w:pPr>
        <w:rPr>
          <w:lang w:val="en-GB"/>
        </w:rPr>
      </w:pPr>
      <w:r w:rsidRPr="0BEF0AE1">
        <w:rPr>
          <w:lang w:val="en-GB"/>
        </w:rPr>
        <w:t>* Add Approval request line in Workflow Log</w:t>
      </w:r>
    </w:p>
    <w:p w14:paraId="653B7F5E" w14:textId="197365E3" w:rsidR="00F27085" w:rsidRPr="00B02CCC" w:rsidRDefault="00F27085" w:rsidP="007A51D9">
      <w:pPr>
        <w:rPr>
          <w:lang w:val="en-GB"/>
        </w:rPr>
      </w:pPr>
      <w:r w:rsidRPr="00B02CCC">
        <w:rPr>
          <w:lang w:val="en-GB"/>
        </w:rPr>
        <w:t>* Update ePay Req instance with Values necessary for Workflow process</w:t>
      </w:r>
    </w:p>
    <w:p w14:paraId="7B186CD5" w14:textId="5BCFE498" w:rsidR="00F27085" w:rsidRPr="00B02CCC" w:rsidRDefault="00F27085" w:rsidP="007A51D9">
      <w:pPr>
        <w:rPr>
          <w:lang w:val="en-GB"/>
        </w:rPr>
      </w:pPr>
      <w:r w:rsidRPr="00B02CCC">
        <w:rPr>
          <w:lang w:val="en-GB"/>
        </w:rPr>
        <w:tab/>
      </w:r>
      <w:r w:rsidR="73340D24" w:rsidRPr="00B02CCC">
        <w:rPr>
          <w:lang w:val="en-GB"/>
        </w:rPr>
        <w:t>* Get &amp; add Active Substitutes</w:t>
      </w:r>
      <w:r w:rsidR="00177A65">
        <w:rPr>
          <w:lang w:val="en-GB"/>
        </w:rPr>
        <w:t xml:space="preserve"> </w:t>
      </w:r>
    </w:p>
    <w:p w14:paraId="5EB661A1" w14:textId="0A6BF758" w:rsidR="00F27085" w:rsidRDefault="00F27085" w:rsidP="007A51D9">
      <w:pPr>
        <w:rPr>
          <w:lang w:val="en-GB"/>
        </w:rPr>
      </w:pPr>
      <w:r w:rsidRPr="00B02CCC">
        <w:rPr>
          <w:lang w:val="en-GB"/>
        </w:rPr>
        <w:tab/>
      </w:r>
      <w:r w:rsidR="004F3EE6" w:rsidRPr="00B02CCC">
        <w:rPr>
          <w:lang w:val="en-GB"/>
        </w:rPr>
        <w:t>* Build EX_T_AGENTS table</w:t>
      </w:r>
      <w:r w:rsidR="00F94EF5" w:rsidRPr="00B02CCC">
        <w:rPr>
          <w:lang w:val="en-GB"/>
        </w:rPr>
        <w:t xml:space="preserve"> (Approver + Substitutes)</w:t>
      </w:r>
      <w:r w:rsidR="002C0DAB">
        <w:rPr>
          <w:lang w:val="en-GB"/>
        </w:rPr>
        <w:t xml:space="preserve"> and Notification Agents table</w:t>
      </w:r>
    </w:p>
    <w:p w14:paraId="6AFCB166" w14:textId="5C00A1C4" w:rsidR="002C0DAB" w:rsidRDefault="002C0DAB" w:rsidP="007A51D9">
      <w:pPr>
        <w:rPr>
          <w:lang w:val="en-GB"/>
        </w:rPr>
      </w:pPr>
      <w:r>
        <w:rPr>
          <w:lang w:val="en-GB"/>
        </w:rPr>
        <w:t xml:space="preserve">* When </w:t>
      </w:r>
      <w:r w:rsidR="003913AD">
        <w:rPr>
          <w:lang w:val="en-GB"/>
        </w:rPr>
        <w:t>an approval is needed (not at the end of approval workflow)</w:t>
      </w:r>
    </w:p>
    <w:p w14:paraId="1F4AD657" w14:textId="3FBD7413" w:rsidR="003913AD" w:rsidRPr="00B02CCC" w:rsidRDefault="003913AD" w:rsidP="007A51D9">
      <w:pPr>
        <w:rPr>
          <w:lang w:val="en-GB"/>
        </w:rPr>
      </w:pPr>
      <w:r>
        <w:rPr>
          <w:lang w:val="en-GB"/>
        </w:rPr>
        <w:tab/>
        <w:t xml:space="preserve">* Send </w:t>
      </w:r>
      <w:r w:rsidR="004049EE">
        <w:rPr>
          <w:lang w:val="en-GB"/>
        </w:rPr>
        <w:t>Approval Notification to Approver and its actives Substitutes</w:t>
      </w:r>
    </w:p>
    <w:p w14:paraId="435B1615" w14:textId="5BEF0E49" w:rsidR="007014C6" w:rsidRPr="00B02CCC" w:rsidRDefault="09A20849" w:rsidP="00753147">
      <w:pPr>
        <w:pStyle w:val="Heading5"/>
        <w:rPr>
          <w:lang w:val="en-GB"/>
        </w:rPr>
      </w:pPr>
      <w:r w:rsidRPr="0BEF0AE1">
        <w:rPr>
          <w:lang w:val="en-GB"/>
        </w:rPr>
        <w:t>Method POST_FI_DOCUMENT</w:t>
      </w:r>
    </w:p>
    <w:p w14:paraId="7D03F94E" w14:textId="337DCCDE" w:rsidR="00376246" w:rsidRPr="00B02CCC" w:rsidRDefault="2F56B039" w:rsidP="00376246">
      <w:pPr>
        <w:rPr>
          <w:lang w:val="en-GB"/>
        </w:rPr>
      </w:pPr>
      <w:r w:rsidRPr="0BEF0AE1">
        <w:rPr>
          <w:lang w:val="en-GB"/>
        </w:rPr>
        <w:t>* Post FI Document calling method POST_FI_DOCUMENT of class ZCL_FI_EPAYMENT_REQUEST</w:t>
      </w:r>
    </w:p>
    <w:p w14:paraId="7C293A42" w14:textId="62A7439C" w:rsidR="005B7538" w:rsidRPr="00B02CCC" w:rsidRDefault="00375EBC" w:rsidP="00376246">
      <w:pPr>
        <w:rPr>
          <w:lang w:val="en-GB"/>
        </w:rPr>
      </w:pPr>
      <w:r w:rsidRPr="00B02CCC">
        <w:rPr>
          <w:lang w:val="en-GB"/>
        </w:rPr>
        <w:t>* Notify ePayment Request’s creator</w:t>
      </w:r>
    </w:p>
    <w:p w14:paraId="46CCF5F9" w14:textId="0EDDD163" w:rsidR="00CD0A75" w:rsidRPr="00B02CCC" w:rsidRDefault="1874D93F" w:rsidP="00753147">
      <w:pPr>
        <w:pStyle w:val="Heading5"/>
        <w:rPr>
          <w:lang w:val="en-GB"/>
        </w:rPr>
      </w:pPr>
      <w:r w:rsidRPr="0BEF0AE1">
        <w:rPr>
          <w:lang w:val="en-GB"/>
        </w:rPr>
        <w:lastRenderedPageBreak/>
        <w:t>Method PROCESS_DECISION</w:t>
      </w:r>
    </w:p>
    <w:p w14:paraId="40051EEF" w14:textId="3DB64551" w:rsidR="00CD0A75" w:rsidRPr="00B02CCC" w:rsidRDefault="00CD0A75" w:rsidP="00CD0A75">
      <w:pPr>
        <w:rPr>
          <w:lang w:val="en-GB"/>
        </w:rPr>
      </w:pPr>
      <w:r w:rsidRPr="00B02CCC">
        <w:rPr>
          <w:lang w:val="en-GB"/>
        </w:rPr>
        <w:t>* Get Decision Workitem ID in Workitem-Object link (table SWW_WI2OBJ)</w:t>
      </w:r>
      <w:r w:rsidR="00692499">
        <w:rPr>
          <w:lang w:val="en-GB"/>
        </w:rPr>
        <w:t xml:space="preserve"> when not in </w:t>
      </w:r>
      <w:r w:rsidR="005A22B3">
        <w:rPr>
          <w:lang w:val="en-GB"/>
        </w:rPr>
        <w:t>Importing param</w:t>
      </w:r>
      <w:r w:rsidR="00151567">
        <w:rPr>
          <w:lang w:val="en-GB"/>
        </w:rPr>
        <w:t>e</w:t>
      </w:r>
      <w:r w:rsidR="005A22B3">
        <w:rPr>
          <w:lang w:val="en-GB"/>
        </w:rPr>
        <w:t>ter</w:t>
      </w:r>
    </w:p>
    <w:p w14:paraId="1F80899F" w14:textId="77777777" w:rsidR="00CD0A75" w:rsidRPr="00B02CCC" w:rsidRDefault="1874D93F" w:rsidP="00CD0A75">
      <w:pPr>
        <w:rPr>
          <w:lang w:val="en-GB"/>
        </w:rPr>
      </w:pPr>
      <w:r w:rsidRPr="0BEF0AE1">
        <w:rPr>
          <w:lang w:val="en-GB"/>
        </w:rPr>
        <w:t>* Instantiate Workflow Stack &amp; Log</w:t>
      </w:r>
    </w:p>
    <w:p w14:paraId="212C6797" w14:textId="23A116C1" w:rsidR="00CD0A75" w:rsidRPr="00B02CCC" w:rsidRDefault="1874D93F" w:rsidP="00CD0A75">
      <w:pPr>
        <w:rPr>
          <w:lang w:val="en-GB"/>
        </w:rPr>
      </w:pPr>
      <w:r w:rsidRPr="0BEF0AE1">
        <w:rPr>
          <w:lang w:val="en-GB"/>
        </w:rPr>
        <w:t>* Get Approval Note in</w:t>
      </w:r>
      <w:r w:rsidR="002D34CD">
        <w:rPr>
          <w:lang w:val="en-GB"/>
        </w:rPr>
        <w:t xml:space="preserve"> </w:t>
      </w:r>
      <w:r w:rsidR="002D34CD" w:rsidRPr="002D34CD">
        <w:rPr>
          <w:lang w:val="en-GB"/>
        </w:rPr>
        <w:t>User Decision</w:t>
      </w:r>
      <w:r w:rsidRPr="0BEF0AE1">
        <w:rPr>
          <w:lang w:val="en-GB"/>
        </w:rPr>
        <w:t xml:space="preserve"> WI with FM SAP_WAPI_DECISION_COMMENT</w:t>
      </w:r>
    </w:p>
    <w:p w14:paraId="3F8EC2A1" w14:textId="77777777" w:rsidR="00CD0A75" w:rsidRPr="00B02CCC" w:rsidRDefault="1874D93F" w:rsidP="00CD0A75">
      <w:pPr>
        <w:rPr>
          <w:lang w:val="en-GB"/>
        </w:rPr>
      </w:pPr>
      <w:r w:rsidRPr="0BEF0AE1">
        <w:rPr>
          <w:lang w:val="en-GB"/>
        </w:rPr>
        <w:t>* Format Approval Note to a string</w:t>
      </w:r>
    </w:p>
    <w:p w14:paraId="62CD6BDC" w14:textId="29F9C667" w:rsidR="00CD0A75" w:rsidRPr="00B02CCC" w:rsidRDefault="00CD0A75" w:rsidP="00CD0A75">
      <w:pPr>
        <w:rPr>
          <w:lang w:val="en-GB"/>
        </w:rPr>
      </w:pPr>
      <w:r w:rsidRPr="00B02CCC">
        <w:rPr>
          <w:lang w:val="en-GB"/>
        </w:rPr>
        <w:t>* Get Agent in</w:t>
      </w:r>
      <w:r w:rsidR="002D34CD">
        <w:rPr>
          <w:lang w:val="en-GB"/>
        </w:rPr>
        <w:t xml:space="preserve"> </w:t>
      </w:r>
      <w:r w:rsidR="002D34CD" w:rsidRPr="002D34CD">
        <w:rPr>
          <w:lang w:val="en-GB"/>
        </w:rPr>
        <w:t>User Decision</w:t>
      </w:r>
      <w:r w:rsidR="00785DFE">
        <w:rPr>
          <w:lang w:val="en-GB"/>
        </w:rPr>
        <w:t xml:space="preserve"> </w:t>
      </w:r>
      <w:r w:rsidRPr="00B02CCC">
        <w:rPr>
          <w:lang w:val="en-GB"/>
        </w:rPr>
        <w:t>Workitem Container with FM SAP_WAPI_READ_CONTAINER</w:t>
      </w:r>
    </w:p>
    <w:p w14:paraId="7DAFBACC" w14:textId="77777777" w:rsidR="00CD0A75" w:rsidRPr="00B02CCC" w:rsidRDefault="1874D93F" w:rsidP="00CD0A75">
      <w:pPr>
        <w:rPr>
          <w:lang w:val="en-GB"/>
        </w:rPr>
      </w:pPr>
      <w:r w:rsidRPr="0BEF0AE1">
        <w:rPr>
          <w:lang w:val="en-GB"/>
        </w:rPr>
        <w:t>* Update values necessary for workflow execution (Current Decision &amp; last Approval flag)</w:t>
      </w:r>
    </w:p>
    <w:p w14:paraId="599E292E" w14:textId="77777777" w:rsidR="00CD0A75" w:rsidRPr="00B02CCC" w:rsidRDefault="00CD0A75" w:rsidP="00CD0A75">
      <w:pPr>
        <w:rPr>
          <w:lang w:val="en-GB"/>
        </w:rPr>
      </w:pPr>
      <w:r w:rsidRPr="00B02CCC">
        <w:rPr>
          <w:lang w:val="en-GB"/>
        </w:rPr>
        <w:t>* Update ePayment Request Workflow Stack &amp; Log with method UPDATE_WF_STACK_AND_LOG</w:t>
      </w:r>
    </w:p>
    <w:p w14:paraId="239EBA55" w14:textId="77777777" w:rsidR="00CD0A75" w:rsidRPr="00B02CCC" w:rsidRDefault="1874D93F" w:rsidP="00CD0A75">
      <w:pPr>
        <w:rPr>
          <w:lang w:val="en-GB"/>
        </w:rPr>
      </w:pPr>
      <w:r w:rsidRPr="0BEF0AE1">
        <w:rPr>
          <w:lang w:val="en-GB"/>
        </w:rPr>
        <w:t>* Save Approval Note</w:t>
      </w:r>
    </w:p>
    <w:p w14:paraId="186B0F4E" w14:textId="2AB62C83" w:rsidR="007014C6" w:rsidRPr="00B02CCC" w:rsidRDefault="09A20849" w:rsidP="00753147">
      <w:pPr>
        <w:pStyle w:val="Heading5"/>
        <w:rPr>
          <w:lang w:val="en-GB"/>
        </w:rPr>
      </w:pPr>
      <w:r w:rsidRPr="0BEF0AE1">
        <w:rPr>
          <w:lang w:val="en-GB"/>
        </w:rPr>
        <w:t>Method PROCESS_DECISION_APPROVE</w:t>
      </w:r>
    </w:p>
    <w:p w14:paraId="29D66C6B" w14:textId="5C2A1600" w:rsidR="00661F36" w:rsidRPr="00B02CCC" w:rsidRDefault="00661F36" w:rsidP="00661F36">
      <w:pPr>
        <w:rPr>
          <w:lang w:val="en-GB"/>
        </w:rPr>
      </w:pPr>
      <w:r w:rsidRPr="00B02CCC">
        <w:rPr>
          <w:lang w:val="en-GB"/>
        </w:rPr>
        <w:t>* Call method PROCESS_DECISION with decision =</w:t>
      </w:r>
      <w:r w:rsidR="00974CF9" w:rsidRPr="00B02CCC">
        <w:rPr>
          <w:lang w:val="en-GB"/>
        </w:rPr>
        <w:t xml:space="preserve"> ‘APPROVED’</w:t>
      </w:r>
    </w:p>
    <w:p w14:paraId="5E36D77C" w14:textId="42175BF8" w:rsidR="007014C6" w:rsidRPr="00B02CCC" w:rsidRDefault="09A20849" w:rsidP="00753147">
      <w:pPr>
        <w:pStyle w:val="Heading5"/>
        <w:rPr>
          <w:lang w:val="en-GB"/>
        </w:rPr>
      </w:pPr>
      <w:r w:rsidRPr="0BEF0AE1">
        <w:rPr>
          <w:lang w:val="en-GB"/>
        </w:rPr>
        <w:t>Method PROCESS_DECISION_COMPLETION</w:t>
      </w:r>
    </w:p>
    <w:p w14:paraId="15301170" w14:textId="45234E39" w:rsidR="00376246" w:rsidRPr="00B02CCC" w:rsidRDefault="000417F1" w:rsidP="00376246">
      <w:pPr>
        <w:rPr>
          <w:lang w:val="en-GB"/>
        </w:rPr>
      </w:pPr>
      <w:r w:rsidRPr="00B02CCC">
        <w:rPr>
          <w:lang w:val="en-GB"/>
        </w:rPr>
        <w:t>* Get Workitem ID and Decision in Workitem-Object link (table SWW_WI2OBJ)</w:t>
      </w:r>
    </w:p>
    <w:p w14:paraId="767CBCCA" w14:textId="56D104E9" w:rsidR="000417F1" w:rsidRPr="00B02CCC" w:rsidRDefault="41CF1A12" w:rsidP="00376246">
      <w:pPr>
        <w:rPr>
          <w:lang w:val="en-GB"/>
        </w:rPr>
      </w:pPr>
      <w:r w:rsidRPr="0BEF0AE1">
        <w:rPr>
          <w:lang w:val="en-GB"/>
        </w:rPr>
        <w:t>* Update values necessary for workflow execution (Current Decision &amp; last Approval flag)</w:t>
      </w:r>
    </w:p>
    <w:p w14:paraId="29DC655B" w14:textId="77777777" w:rsidR="00C73EC9" w:rsidRPr="00B02CCC" w:rsidRDefault="00C73EC9" w:rsidP="00C73EC9">
      <w:pPr>
        <w:rPr>
          <w:lang w:val="en-GB"/>
        </w:rPr>
      </w:pPr>
      <w:r w:rsidRPr="00B02CCC">
        <w:rPr>
          <w:lang w:val="en-GB"/>
        </w:rPr>
        <w:t>* Update ePayment Request Workflow Stack &amp; Log with method UPDATE_WF_STACK_AND_LOG</w:t>
      </w:r>
    </w:p>
    <w:p w14:paraId="78F59A11" w14:textId="4F6D9BB2" w:rsidR="007014C6" w:rsidRPr="00B02CCC" w:rsidRDefault="09A20849" w:rsidP="00753147">
      <w:pPr>
        <w:pStyle w:val="Heading5"/>
        <w:rPr>
          <w:lang w:val="en-GB"/>
        </w:rPr>
      </w:pPr>
      <w:r w:rsidRPr="0BEF0AE1">
        <w:rPr>
          <w:lang w:val="en-GB"/>
        </w:rPr>
        <w:t>Method PROCESS_DECISION_REJECT</w:t>
      </w:r>
    </w:p>
    <w:p w14:paraId="3A606A85" w14:textId="1AF26CA8" w:rsidR="00974CF9" w:rsidRDefault="687CE45A" w:rsidP="00974CF9">
      <w:pPr>
        <w:rPr>
          <w:lang w:val="en-GB"/>
        </w:rPr>
      </w:pPr>
      <w:r w:rsidRPr="0BEF0AE1">
        <w:rPr>
          <w:lang w:val="en-GB"/>
        </w:rPr>
        <w:t>* Call method PROCESS_DECISION with decision = ‘REJECTED’</w:t>
      </w:r>
    </w:p>
    <w:p w14:paraId="613F2379" w14:textId="4F407594" w:rsidR="00104E5A" w:rsidRPr="00B02CCC" w:rsidRDefault="00104E5A" w:rsidP="00974CF9">
      <w:pPr>
        <w:rPr>
          <w:lang w:val="en-GB"/>
        </w:rPr>
      </w:pPr>
      <w:r>
        <w:rPr>
          <w:lang w:val="en-GB"/>
        </w:rPr>
        <w:t>{CRQ393975</w:t>
      </w:r>
      <w:r w:rsidR="00FE5B2B">
        <w:rPr>
          <w:lang w:val="en-GB"/>
        </w:rPr>
        <w:t>-Start}</w:t>
      </w:r>
      <w:r>
        <w:rPr>
          <w:lang w:val="en-GB"/>
        </w:rPr>
        <w:t xml:space="preserve"> * </w:t>
      </w:r>
      <w:r w:rsidR="00585979">
        <w:rPr>
          <w:lang w:val="en-GB"/>
        </w:rPr>
        <w:t>Notify creator calling method NOTIFY_AGENT</w:t>
      </w:r>
      <w:r w:rsidR="00FE5B2B">
        <w:rPr>
          <w:lang w:val="en-GB"/>
        </w:rPr>
        <w:t xml:space="preserve"> {CRQ393975-End</w:t>
      </w:r>
      <w:r>
        <w:rPr>
          <w:lang w:val="en-GB"/>
        </w:rPr>
        <w:t>}</w:t>
      </w:r>
    </w:p>
    <w:p w14:paraId="01247F35" w14:textId="092AF0E0" w:rsidR="007014C6" w:rsidRPr="00B02CCC" w:rsidRDefault="09A20849" w:rsidP="00753147">
      <w:pPr>
        <w:pStyle w:val="Heading5"/>
        <w:rPr>
          <w:lang w:val="en-GB"/>
        </w:rPr>
      </w:pPr>
      <w:r w:rsidRPr="0BEF0AE1">
        <w:rPr>
          <w:lang w:val="en-GB"/>
        </w:rPr>
        <w:t>Method START_APPROVAL_PROCESS</w:t>
      </w:r>
    </w:p>
    <w:p w14:paraId="4F6777D9" w14:textId="5D1870E6" w:rsidR="00376246" w:rsidRPr="00B02CCC" w:rsidRDefault="7E296DE7" w:rsidP="00376246">
      <w:pPr>
        <w:rPr>
          <w:lang w:val="en-GB"/>
        </w:rPr>
      </w:pPr>
      <w:r w:rsidRPr="0BEF0AE1">
        <w:rPr>
          <w:lang w:val="en-GB"/>
        </w:rPr>
        <w:t>* Prepare Start Event Container</w:t>
      </w:r>
      <w:r w:rsidR="00D1687C">
        <w:rPr>
          <w:lang w:val="en-GB"/>
        </w:rPr>
        <w:t xml:space="preserve"> {</w:t>
      </w:r>
      <w:r w:rsidR="00FD03B4">
        <w:rPr>
          <w:lang w:val="en-GB"/>
        </w:rPr>
        <w:t>CRQ393975-</w:t>
      </w:r>
      <w:r w:rsidR="00FE5B2B">
        <w:rPr>
          <w:lang w:val="en-GB"/>
        </w:rPr>
        <w:t>End</w:t>
      </w:r>
      <w:r w:rsidR="005733BA">
        <w:rPr>
          <w:lang w:val="en-GB"/>
        </w:rPr>
        <w:t>},</w:t>
      </w:r>
      <w:r w:rsidR="00FD03B4">
        <w:rPr>
          <w:lang w:val="en-GB"/>
        </w:rPr>
        <w:t xml:space="preserve"> raise an Exception when Event Container can’t be</w:t>
      </w:r>
      <w:r w:rsidR="00187E44">
        <w:rPr>
          <w:lang w:val="en-GB"/>
        </w:rPr>
        <w:t xml:space="preserve"> generated</w:t>
      </w:r>
      <w:r w:rsidR="00FE5B2B">
        <w:rPr>
          <w:lang w:val="en-GB"/>
        </w:rPr>
        <w:t xml:space="preserve"> {CRQ393975-End</w:t>
      </w:r>
      <w:r w:rsidR="00D1687C">
        <w:rPr>
          <w:lang w:val="en-GB"/>
        </w:rPr>
        <w:t>}</w:t>
      </w:r>
    </w:p>
    <w:p w14:paraId="77F06642" w14:textId="33C7D85D" w:rsidR="00835C06" w:rsidRPr="00B02CCC" w:rsidRDefault="0ED3066E" w:rsidP="00376246">
      <w:pPr>
        <w:rPr>
          <w:lang w:val="en-GB"/>
        </w:rPr>
      </w:pPr>
      <w:r w:rsidRPr="0BEF0AE1">
        <w:rPr>
          <w:lang w:val="en-GB"/>
        </w:rPr>
        <w:lastRenderedPageBreak/>
        <w:t>* Raise Start Approval Event</w:t>
      </w:r>
      <w:r w:rsidR="00187E44">
        <w:rPr>
          <w:lang w:val="en-GB"/>
        </w:rPr>
        <w:t xml:space="preserve"> {CRQ393975-</w:t>
      </w:r>
      <w:r w:rsidR="00FE5B2B">
        <w:rPr>
          <w:lang w:val="en-GB"/>
        </w:rPr>
        <w:t>End}</w:t>
      </w:r>
      <w:r w:rsidR="00187E44">
        <w:rPr>
          <w:lang w:val="en-GB"/>
        </w:rPr>
        <w:t>, raise an Exception when Workflow is not started correctly</w:t>
      </w:r>
      <w:r w:rsidR="00FE5B2B">
        <w:rPr>
          <w:lang w:val="en-GB"/>
        </w:rPr>
        <w:t xml:space="preserve"> {CRQ393975-End}</w:t>
      </w:r>
    </w:p>
    <w:p w14:paraId="7030BFA3" w14:textId="5CBF1897" w:rsidR="007014C6" w:rsidRPr="00B02CCC" w:rsidRDefault="09A20849" w:rsidP="00753147">
      <w:pPr>
        <w:pStyle w:val="Heading5"/>
        <w:rPr>
          <w:lang w:val="en-GB"/>
        </w:rPr>
      </w:pPr>
      <w:r w:rsidRPr="0BEF0AE1">
        <w:rPr>
          <w:lang w:val="en-GB"/>
        </w:rPr>
        <w:t>Method IS_LAST_LEVEL</w:t>
      </w:r>
    </w:p>
    <w:p w14:paraId="2A1F2DC0" w14:textId="756912CF" w:rsidR="00376246" w:rsidRPr="00B02CCC" w:rsidRDefault="003605CD" w:rsidP="00376246">
      <w:pPr>
        <w:rPr>
          <w:lang w:val="en-GB"/>
        </w:rPr>
      </w:pPr>
      <w:r w:rsidRPr="00B02CCC">
        <w:rPr>
          <w:lang w:val="en-GB"/>
        </w:rPr>
        <w:t>* Indicates whether last process level has been reached (last approval</w:t>
      </w:r>
      <w:r w:rsidR="00360F8E" w:rsidRPr="00B02CCC">
        <w:rPr>
          <w:lang w:val="en-GB"/>
        </w:rPr>
        <w:t xml:space="preserve"> in stack or decision Rejected)</w:t>
      </w:r>
    </w:p>
    <w:p w14:paraId="1934B094" w14:textId="69DAEB99" w:rsidR="007014C6" w:rsidRPr="00B02CCC" w:rsidRDefault="09A20849" w:rsidP="00753147">
      <w:pPr>
        <w:pStyle w:val="Heading5"/>
        <w:rPr>
          <w:lang w:val="en-GB"/>
        </w:rPr>
      </w:pPr>
      <w:r w:rsidRPr="0BEF0AE1">
        <w:rPr>
          <w:lang w:val="en-GB"/>
        </w:rPr>
        <w:t>Method NOTIFY_AGENT</w:t>
      </w:r>
    </w:p>
    <w:p w14:paraId="0E8D45E5" w14:textId="36ED59F6" w:rsidR="00376246" w:rsidRPr="00B02CCC" w:rsidRDefault="5C040E03" w:rsidP="00376246">
      <w:pPr>
        <w:rPr>
          <w:lang w:val="en-GB"/>
        </w:rPr>
      </w:pPr>
      <w:r w:rsidRPr="0BEF0AE1">
        <w:rPr>
          <w:lang w:val="en-GB"/>
        </w:rPr>
        <w:t>* Prepare &amp; Send the notification email</w:t>
      </w:r>
    </w:p>
    <w:p w14:paraId="1566CD0C" w14:textId="0BBA0E04" w:rsidR="007014C6" w:rsidRPr="00B02CCC" w:rsidRDefault="09A20849" w:rsidP="00753147">
      <w:pPr>
        <w:pStyle w:val="Heading5"/>
        <w:rPr>
          <w:lang w:val="en-GB"/>
        </w:rPr>
      </w:pPr>
      <w:r w:rsidRPr="0BEF0AE1">
        <w:rPr>
          <w:lang w:val="en-GB"/>
        </w:rPr>
        <w:t>Method UPDATE_WF_STACK_AND_LOG</w:t>
      </w:r>
    </w:p>
    <w:p w14:paraId="7BB8567D" w14:textId="7F859657" w:rsidR="00376246" w:rsidRPr="00B02CCC" w:rsidRDefault="0AED9513" w:rsidP="00376246">
      <w:pPr>
        <w:rPr>
          <w:lang w:val="en-GB"/>
        </w:rPr>
      </w:pPr>
      <w:r w:rsidRPr="0BEF0AE1">
        <w:rPr>
          <w:lang w:val="en-GB"/>
        </w:rPr>
        <w:t>* Update Workflow Stack</w:t>
      </w:r>
    </w:p>
    <w:p w14:paraId="42E58A6E" w14:textId="6C7A4520" w:rsidR="00AE16C3" w:rsidRPr="00B02CCC" w:rsidRDefault="00AE16C3" w:rsidP="00376246">
      <w:pPr>
        <w:rPr>
          <w:lang w:val="en-GB"/>
        </w:rPr>
      </w:pPr>
      <w:r w:rsidRPr="00B02CCC">
        <w:rPr>
          <w:lang w:val="en-GB"/>
        </w:rPr>
        <w:t xml:space="preserve">* Update Workflow Log – set Agent, Decision and </w:t>
      </w:r>
      <w:r w:rsidR="001061FB" w:rsidRPr="00B02CCC">
        <w:rPr>
          <w:lang w:val="en-GB"/>
        </w:rPr>
        <w:t>End Timestamp</w:t>
      </w:r>
    </w:p>
    <w:p w14:paraId="23D51071" w14:textId="77777777" w:rsidR="007014C6" w:rsidRPr="00B02CCC" w:rsidRDefault="007014C6" w:rsidP="00753147">
      <w:pPr>
        <w:pStyle w:val="Heading4"/>
        <w:rPr>
          <w:lang w:val="en-GB"/>
        </w:rPr>
      </w:pPr>
      <w:bookmarkStart w:id="294" w:name="_Toc89072731"/>
      <w:r w:rsidRPr="00B02CCC">
        <w:rPr>
          <w:lang w:val="en-GB"/>
        </w:rPr>
        <w:t>Class ZCL_FI_EPAY_WORKFLOW_HELPER</w:t>
      </w:r>
      <w:bookmarkEnd w:id="294"/>
    </w:p>
    <w:p w14:paraId="3FE472AD" w14:textId="52CD3976" w:rsidR="007014C6" w:rsidRPr="00B02CCC" w:rsidRDefault="09A20849" w:rsidP="00753147">
      <w:pPr>
        <w:pStyle w:val="Heading5"/>
        <w:rPr>
          <w:lang w:val="en-GB"/>
        </w:rPr>
      </w:pPr>
      <w:r w:rsidRPr="0BEF0AE1">
        <w:rPr>
          <w:lang w:val="en-GB"/>
        </w:rPr>
        <w:t>Method EXECUTE_WORKITEM</w:t>
      </w:r>
    </w:p>
    <w:p w14:paraId="262244E7" w14:textId="52C0D9AF" w:rsidR="00376246" w:rsidRPr="00B02CCC" w:rsidRDefault="00142EF6" w:rsidP="00376246">
      <w:pPr>
        <w:rPr>
          <w:lang w:val="en-GB"/>
        </w:rPr>
      </w:pPr>
      <w:r w:rsidRPr="00B02CCC">
        <w:rPr>
          <w:lang w:val="en-GB"/>
        </w:rPr>
        <w:t xml:space="preserve">* Execute Workitem with FM </w:t>
      </w:r>
      <w:r w:rsidR="002F4E91" w:rsidRPr="00B02CCC">
        <w:rPr>
          <w:lang w:val="en-GB"/>
        </w:rPr>
        <w:t>SWL_WI_EXECUTE</w:t>
      </w:r>
    </w:p>
    <w:p w14:paraId="3A103675" w14:textId="5B7B8DD3" w:rsidR="007014C6" w:rsidRPr="00B02CCC" w:rsidRDefault="09A20849" w:rsidP="00753147">
      <w:pPr>
        <w:pStyle w:val="Heading5"/>
        <w:rPr>
          <w:lang w:val="en-GB"/>
        </w:rPr>
      </w:pPr>
      <w:r w:rsidRPr="0BEF0AE1">
        <w:rPr>
          <w:lang w:val="en-GB"/>
        </w:rPr>
        <w:t>Method GET_APPROVER_FULL_NAME</w:t>
      </w:r>
    </w:p>
    <w:p w14:paraId="2DFCB58A" w14:textId="7B2851A6" w:rsidR="00376246" w:rsidRPr="00B02CCC" w:rsidRDefault="00A93BCB" w:rsidP="00376246">
      <w:pPr>
        <w:rPr>
          <w:lang w:val="en-GB"/>
        </w:rPr>
      </w:pPr>
      <w:r w:rsidRPr="00B02CCC">
        <w:rPr>
          <w:lang w:val="en-GB"/>
        </w:rPr>
        <w:t>* Get Approver's Full Name in Person</w:t>
      </w:r>
      <w:r w:rsidR="00BC5496" w:rsidRPr="00B02CCC">
        <w:rPr>
          <w:lang w:val="en-GB"/>
        </w:rPr>
        <w:t xml:space="preserve">’s Address (table </w:t>
      </w:r>
      <w:r w:rsidRPr="00B02CCC">
        <w:rPr>
          <w:lang w:val="en-GB"/>
        </w:rPr>
        <w:t>ADRP</w:t>
      </w:r>
      <w:r w:rsidR="00BC5496" w:rsidRPr="00B02CCC">
        <w:rPr>
          <w:lang w:val="en-GB"/>
        </w:rPr>
        <w:t>)</w:t>
      </w:r>
    </w:p>
    <w:p w14:paraId="1B05F7A7" w14:textId="07C3F463" w:rsidR="007014C6" w:rsidRPr="00B02CCC" w:rsidRDefault="09A20849" w:rsidP="00753147">
      <w:pPr>
        <w:pStyle w:val="Heading5"/>
        <w:rPr>
          <w:lang w:val="en-GB"/>
        </w:rPr>
      </w:pPr>
      <w:r w:rsidRPr="0BEF0AE1">
        <w:rPr>
          <w:lang w:val="en-GB"/>
        </w:rPr>
        <w:t>Method CONSTRUCTOR</w:t>
      </w:r>
    </w:p>
    <w:p w14:paraId="03833457" w14:textId="3B30F5CE" w:rsidR="00376246" w:rsidRPr="00B02CCC" w:rsidRDefault="559E5323" w:rsidP="00376246">
      <w:pPr>
        <w:rPr>
          <w:lang w:val="en-GB"/>
        </w:rPr>
      </w:pPr>
      <w:r w:rsidRPr="0BEF0AE1">
        <w:rPr>
          <w:lang w:val="en-GB"/>
        </w:rPr>
        <w:t>* Get Workflow Stack (Table ZFI_EPAY_WF_S)</w:t>
      </w:r>
    </w:p>
    <w:p w14:paraId="6052C19E" w14:textId="6EF3608A" w:rsidR="00BC5496" w:rsidRPr="00B02CCC" w:rsidRDefault="559E5323" w:rsidP="00376246">
      <w:pPr>
        <w:rPr>
          <w:lang w:val="en-GB"/>
        </w:rPr>
      </w:pPr>
      <w:r w:rsidRPr="0BEF0AE1">
        <w:rPr>
          <w:lang w:val="en-GB"/>
        </w:rPr>
        <w:t>* Get Workflow Log (Table ZFI_EPAY_WF_L)</w:t>
      </w:r>
    </w:p>
    <w:p w14:paraId="4EFA90A4" w14:textId="66D54186" w:rsidR="007014C6" w:rsidRPr="00B02CCC" w:rsidRDefault="09A20849" w:rsidP="00753147">
      <w:pPr>
        <w:pStyle w:val="Heading5"/>
        <w:rPr>
          <w:lang w:val="en-GB"/>
        </w:rPr>
      </w:pPr>
      <w:r w:rsidRPr="0BEF0AE1">
        <w:rPr>
          <w:lang w:val="en-GB"/>
        </w:rPr>
        <w:t>Method UPDATE_WF_STACK_AND_LOG</w:t>
      </w:r>
    </w:p>
    <w:p w14:paraId="1E3F91AA" w14:textId="0C7F133B" w:rsidR="00376246" w:rsidRPr="00B02CCC" w:rsidRDefault="09AFF712" w:rsidP="00376246">
      <w:pPr>
        <w:rPr>
          <w:lang w:val="en-GB"/>
        </w:rPr>
      </w:pPr>
      <w:r w:rsidRPr="0BEF0AE1">
        <w:rPr>
          <w:lang w:val="en-GB"/>
        </w:rPr>
        <w:t>* Update Workflow Stack Delete and Replace (Table ZFI_EPAY_WF_S)</w:t>
      </w:r>
    </w:p>
    <w:p w14:paraId="02116C2E" w14:textId="2DE326B6" w:rsidR="00953C9A" w:rsidRDefault="09AFF712" w:rsidP="00376246">
      <w:pPr>
        <w:rPr>
          <w:lang w:val="en-GB"/>
        </w:rPr>
      </w:pPr>
      <w:r w:rsidRPr="0BEF0AE1">
        <w:rPr>
          <w:lang w:val="en-GB"/>
        </w:rPr>
        <w:t>* Update Workflow Log Delete and Replace (Table ZFI_EPAY_WF_L)</w:t>
      </w:r>
    </w:p>
    <w:p w14:paraId="7E50DF57" w14:textId="77777777" w:rsidR="00953C9A" w:rsidRDefault="00953C9A">
      <w:pPr>
        <w:spacing w:before="0"/>
        <w:jc w:val="left"/>
        <w:rPr>
          <w:lang w:val="en-GB"/>
        </w:rPr>
      </w:pPr>
      <w:r>
        <w:rPr>
          <w:lang w:val="en-GB"/>
        </w:rPr>
        <w:br w:type="page"/>
      </w:r>
    </w:p>
    <w:p w14:paraId="145C2424" w14:textId="77777777" w:rsidR="00360E96" w:rsidRPr="00B02CCC" w:rsidRDefault="00360E96" w:rsidP="00376246">
      <w:pPr>
        <w:rPr>
          <w:lang w:val="en-GB"/>
        </w:rPr>
      </w:pPr>
    </w:p>
    <w:p w14:paraId="7D8BCEA6" w14:textId="77777777" w:rsidR="007014C6" w:rsidRPr="00B02CCC" w:rsidRDefault="007014C6" w:rsidP="00753147">
      <w:pPr>
        <w:pStyle w:val="Heading4"/>
        <w:rPr>
          <w:lang w:val="en-GB"/>
        </w:rPr>
      </w:pPr>
      <w:bookmarkStart w:id="295" w:name="_Toc89072732"/>
      <w:r w:rsidRPr="00B02CCC">
        <w:rPr>
          <w:lang w:val="en-GB"/>
        </w:rPr>
        <w:t>Class ZCL_ZFI_EPAYMENT_REQUE_DPC_EXT</w:t>
      </w:r>
      <w:bookmarkEnd w:id="295"/>
    </w:p>
    <w:p w14:paraId="7783A5CB" w14:textId="0E80D376" w:rsidR="007014C6" w:rsidRPr="00B02CCC" w:rsidRDefault="007014C6" w:rsidP="00753147">
      <w:pPr>
        <w:pStyle w:val="Heading5"/>
        <w:rPr>
          <w:lang w:val="en-GB"/>
        </w:rPr>
      </w:pPr>
      <w:r w:rsidRPr="00B02CCC">
        <w:rPr>
          <w:lang w:val="en-GB"/>
        </w:rPr>
        <w:t>Method /IWBEP/IF_MGW_APPL_SRV_RUNTIME~CREATE_DEEP_ENTITY</w:t>
      </w:r>
    </w:p>
    <w:p w14:paraId="7F3D1ED8" w14:textId="6B349485" w:rsidR="00376246" w:rsidRPr="00B02CCC" w:rsidRDefault="00780194" w:rsidP="00376246">
      <w:pPr>
        <w:rPr>
          <w:lang w:val="en-GB"/>
        </w:rPr>
      </w:pPr>
      <w:r w:rsidRPr="00B02CCC">
        <w:rPr>
          <w:lang w:val="en-GB"/>
        </w:rPr>
        <w:t>* Create/Update ePayment Request Frontend Data</w:t>
      </w:r>
    </w:p>
    <w:p w14:paraId="5B329346" w14:textId="2CD1877B" w:rsidR="00680487" w:rsidRDefault="00680487" w:rsidP="00376246">
      <w:pPr>
        <w:rPr>
          <w:ins w:id="296" w:author="Author"/>
          <w:lang w:val="en-GB"/>
        </w:rPr>
      </w:pPr>
      <w:r w:rsidRPr="00B02CCC">
        <w:rPr>
          <w:lang w:val="en-GB"/>
        </w:rPr>
        <w:tab/>
        <w:t>* Get Frontend Data</w:t>
      </w:r>
    </w:p>
    <w:p w14:paraId="7D473DF1" w14:textId="1695F5F1" w:rsidR="00CC26DA" w:rsidRDefault="00CC26DA" w:rsidP="00376246">
      <w:pPr>
        <w:rPr>
          <w:ins w:id="297" w:author="Author"/>
          <w:lang w:val="en-GB"/>
        </w:rPr>
      </w:pPr>
      <w:ins w:id="298" w:author="Author">
        <w:r>
          <w:rPr>
            <w:lang w:val="en-GB"/>
          </w:rPr>
          <w:t>{Begin of CRQ</w:t>
        </w:r>
        <w:r w:rsidRPr="00CC26DA">
          <w:rPr>
            <w:lang w:val="en-GB"/>
          </w:rPr>
          <w:t>10019509</w:t>
        </w:r>
        <w:r>
          <w:rPr>
            <w:lang w:val="en-GB"/>
          </w:rPr>
          <w:t>}</w:t>
        </w:r>
      </w:ins>
    </w:p>
    <w:p w14:paraId="1208E164" w14:textId="19DBBC97" w:rsidR="00CC26DA" w:rsidRDefault="00CC26DA" w:rsidP="00376246">
      <w:pPr>
        <w:rPr>
          <w:ins w:id="299" w:author="Author"/>
          <w:lang w:val="en-GB"/>
        </w:rPr>
      </w:pPr>
      <w:ins w:id="300" w:author="Author">
        <w:r w:rsidRPr="00CC26DA">
          <w:rPr>
            <w:lang w:val="en-GB"/>
          </w:rPr>
          <w:t xml:space="preserve">Throw error message if given IBAN </w:t>
        </w:r>
        <w:r w:rsidR="009E78D2">
          <w:rPr>
            <w:lang w:val="en-GB"/>
          </w:rPr>
          <w:t xml:space="preserve">does </w:t>
        </w:r>
        <w:r w:rsidRPr="00CC26DA">
          <w:rPr>
            <w:lang w:val="en-GB"/>
          </w:rPr>
          <w:t>not exist in the system</w:t>
        </w:r>
        <w:r>
          <w:rPr>
            <w:lang w:val="en-GB"/>
          </w:rPr>
          <w:t xml:space="preserve"> and </w:t>
        </w:r>
        <w:r w:rsidR="009E78D2">
          <w:rPr>
            <w:lang w:val="en-GB"/>
          </w:rPr>
          <w:t>stop further execution</w:t>
        </w:r>
        <w:del w:id="301" w:author="Author">
          <w:r w:rsidDel="009E78D2">
            <w:rPr>
              <w:lang w:val="en-GB"/>
            </w:rPr>
            <w:delText>truncate the process of submitting</w:delText>
          </w:r>
        </w:del>
        <w:r w:rsidRPr="00CC26DA">
          <w:rPr>
            <w:lang w:val="en-GB"/>
          </w:rPr>
          <w:t>.</w:t>
        </w:r>
      </w:ins>
    </w:p>
    <w:p w14:paraId="40F4D75F" w14:textId="05E3FE0D" w:rsidR="00CC26DA" w:rsidRDefault="00CC26DA" w:rsidP="00376246">
      <w:pPr>
        <w:rPr>
          <w:lang w:val="en-GB"/>
        </w:rPr>
      </w:pPr>
      <w:ins w:id="302" w:author="Author">
        <w:r>
          <w:rPr>
            <w:lang w:val="en-GB"/>
          </w:rPr>
          <w:t>{End of CRQ</w:t>
        </w:r>
        <w:r w:rsidRPr="00CC26DA">
          <w:rPr>
            <w:lang w:val="en-GB"/>
          </w:rPr>
          <w:t>10019509</w:t>
        </w:r>
        <w:r>
          <w:rPr>
            <w:lang w:val="en-GB"/>
          </w:rPr>
          <w:t>}</w:t>
        </w:r>
      </w:ins>
    </w:p>
    <w:p w14:paraId="2C7EAAE0" w14:textId="64992765" w:rsidR="00953C9A" w:rsidRDefault="00953C9A" w:rsidP="00953C9A">
      <w:pPr>
        <w:ind w:firstLine="720"/>
        <w:rPr>
          <w:lang w:val="en-GB"/>
        </w:rPr>
      </w:pPr>
      <w:r>
        <w:rPr>
          <w:lang w:val="en-GB"/>
        </w:rPr>
        <w:t xml:space="preserve">* </w:t>
      </w:r>
      <w:r w:rsidRPr="00953C9A">
        <w:rPr>
          <w:lang w:val="en-GB"/>
        </w:rPr>
        <w:t xml:space="preserve">Cleanup front end data for ePayment Request and Down Payment </w:t>
      </w:r>
      <w:r w:rsidR="00FF4113">
        <w:rPr>
          <w:lang w:val="en-GB"/>
        </w:rPr>
        <w:t>without PO</w:t>
      </w:r>
    </w:p>
    <w:p w14:paraId="7107899E" w14:textId="509126D8" w:rsidR="00953C9A" w:rsidRDefault="00953C9A" w:rsidP="00953C9A">
      <w:pPr>
        <w:ind w:left="720" w:firstLine="720"/>
        <w:rPr>
          <w:lang w:val="en-GB"/>
        </w:rPr>
      </w:pPr>
      <w:r w:rsidRPr="00953C9A">
        <w:rPr>
          <w:lang w:val="en-GB"/>
        </w:rPr>
        <w:t>For each items...</w:t>
      </w:r>
    </w:p>
    <w:p w14:paraId="6B8C0029" w14:textId="06B17A3B" w:rsidR="00953C9A" w:rsidRDefault="00953C9A" w:rsidP="00953C9A">
      <w:pPr>
        <w:ind w:left="720" w:firstLine="720"/>
        <w:rPr>
          <w:lang w:val="en-GB"/>
        </w:rPr>
      </w:pPr>
      <w:r>
        <w:rPr>
          <w:lang w:val="en-GB"/>
        </w:rPr>
        <w:tab/>
      </w:r>
      <w:r w:rsidRPr="00953C9A">
        <w:rPr>
          <w:lang w:val="en-GB"/>
        </w:rPr>
        <w:t>When account assignment category is...</w:t>
      </w:r>
    </w:p>
    <w:p w14:paraId="1CEAA9AE" w14:textId="3C04A8C2" w:rsidR="00953C9A" w:rsidRPr="00953C9A" w:rsidRDefault="00953C9A" w:rsidP="00953C9A">
      <w:pPr>
        <w:ind w:left="720" w:firstLine="720"/>
        <w:rPr>
          <w:lang w:val="en-GB"/>
        </w:rPr>
      </w:pPr>
      <w:r>
        <w:rPr>
          <w:lang w:val="en-GB"/>
        </w:rPr>
        <w:tab/>
      </w:r>
      <w:r>
        <w:rPr>
          <w:lang w:val="en-GB"/>
        </w:rPr>
        <w:tab/>
      </w:r>
      <w:r w:rsidRPr="00953C9A">
        <w:rPr>
          <w:lang w:val="en-GB"/>
        </w:rPr>
        <w:t>Cost Center (K)</w:t>
      </w:r>
      <w:r>
        <w:rPr>
          <w:lang w:val="en-GB"/>
        </w:rPr>
        <w:t>:</w:t>
      </w:r>
    </w:p>
    <w:p w14:paraId="50CD3187" w14:textId="3D2811EA" w:rsidR="00953C9A" w:rsidRDefault="00953C9A" w:rsidP="00953C9A">
      <w:pPr>
        <w:ind w:left="2880" w:firstLine="720"/>
        <w:rPr>
          <w:lang w:val="en-GB"/>
        </w:rPr>
      </w:pPr>
      <w:r w:rsidRPr="00953C9A">
        <w:rPr>
          <w:lang w:val="en-GB"/>
        </w:rPr>
        <w:t>Clear WBS element and Order ID</w:t>
      </w:r>
    </w:p>
    <w:p w14:paraId="56E29C61" w14:textId="1AAEB93A" w:rsidR="00953C9A" w:rsidRPr="00953C9A" w:rsidRDefault="00953C9A" w:rsidP="00953C9A">
      <w:pPr>
        <w:ind w:left="2160" w:firstLine="720"/>
        <w:rPr>
          <w:lang w:val="en-GB"/>
        </w:rPr>
      </w:pPr>
      <w:r w:rsidRPr="00953C9A">
        <w:rPr>
          <w:lang w:val="en-GB"/>
        </w:rPr>
        <w:t>Order (F)</w:t>
      </w:r>
      <w:r>
        <w:rPr>
          <w:lang w:val="en-GB"/>
        </w:rPr>
        <w:t>:</w:t>
      </w:r>
    </w:p>
    <w:p w14:paraId="4E962C60" w14:textId="486D0D94" w:rsidR="00953C9A" w:rsidRPr="00953C9A" w:rsidRDefault="00953C9A" w:rsidP="00953C9A">
      <w:pPr>
        <w:ind w:left="2880" w:firstLine="720"/>
        <w:rPr>
          <w:lang w:val="en-GB"/>
        </w:rPr>
      </w:pPr>
      <w:r w:rsidRPr="00953C9A">
        <w:rPr>
          <w:lang w:val="en-GB"/>
        </w:rPr>
        <w:t>Clear WBS element</w:t>
      </w:r>
    </w:p>
    <w:p w14:paraId="45441573" w14:textId="1E7838BC" w:rsidR="00953C9A" w:rsidRPr="00953C9A" w:rsidRDefault="00953C9A" w:rsidP="00953C9A">
      <w:pPr>
        <w:rPr>
          <w:i/>
          <w:iCs/>
          <w:lang w:val="en-GB"/>
        </w:rPr>
      </w:pPr>
      <w:r w:rsidRPr="00953C9A">
        <w:rPr>
          <w:i/>
          <w:iCs/>
          <w:lang w:val="en-GB"/>
        </w:rPr>
        <w:t>Note: Order ID is mandatory (mandatoriness handled by the front end)</w:t>
      </w:r>
    </w:p>
    <w:p w14:paraId="18555CE8" w14:textId="7F919BD5" w:rsidR="00953C9A" w:rsidRPr="00953C9A" w:rsidRDefault="00953C9A" w:rsidP="00953C9A">
      <w:pPr>
        <w:ind w:left="2880"/>
        <w:rPr>
          <w:lang w:val="en-GB"/>
        </w:rPr>
      </w:pPr>
      <w:r w:rsidRPr="00953C9A">
        <w:rPr>
          <w:lang w:val="en-GB"/>
        </w:rPr>
        <w:t>Project - non stock (P)</w:t>
      </w:r>
      <w:r>
        <w:rPr>
          <w:lang w:val="en-GB"/>
        </w:rPr>
        <w:t>:</w:t>
      </w:r>
    </w:p>
    <w:p w14:paraId="1DD9E795" w14:textId="052535E7" w:rsidR="00953C9A" w:rsidRPr="00953C9A" w:rsidRDefault="00953C9A" w:rsidP="00953C9A">
      <w:pPr>
        <w:ind w:left="2880" w:firstLine="720"/>
        <w:rPr>
          <w:lang w:val="en-GB"/>
        </w:rPr>
      </w:pPr>
      <w:r w:rsidRPr="00953C9A">
        <w:rPr>
          <w:lang w:val="en-GB"/>
        </w:rPr>
        <w:t>Preserve fields data</w:t>
      </w:r>
    </w:p>
    <w:p w14:paraId="2D1DBD82" w14:textId="66B118AC" w:rsidR="00953C9A" w:rsidRDefault="00953C9A" w:rsidP="00953C9A">
      <w:pPr>
        <w:rPr>
          <w:lang w:val="en-GB"/>
        </w:rPr>
      </w:pPr>
      <w:r w:rsidRPr="00953C9A">
        <w:rPr>
          <w:i/>
          <w:iCs/>
          <w:lang w:val="en-GB"/>
        </w:rPr>
        <w:t>Note: WBS element is mandatory (mandatoriness handled by the front end)</w:t>
      </w:r>
    </w:p>
    <w:p w14:paraId="3DB58458" w14:textId="7E08FAF9" w:rsidR="00953C9A" w:rsidRDefault="00953C9A" w:rsidP="00953C9A">
      <w:pPr>
        <w:ind w:left="1440" w:firstLine="720"/>
        <w:rPr>
          <w:lang w:val="en-GB"/>
        </w:rPr>
      </w:pPr>
      <w:r w:rsidRPr="00953C9A">
        <w:rPr>
          <w:lang w:val="en-GB"/>
        </w:rPr>
        <w:t>Determine Cost Center based on Order ID or WBS element</w:t>
      </w:r>
      <w:r w:rsidR="00B31B44">
        <w:rPr>
          <w:lang w:val="en-GB"/>
        </w:rPr>
        <w:t xml:space="preserve"> (see also UDD1934)</w:t>
      </w:r>
    </w:p>
    <w:p w14:paraId="58F8C1F0" w14:textId="1E36427A" w:rsidR="00680487" w:rsidRPr="00B02CCC" w:rsidRDefault="00680487" w:rsidP="00376246">
      <w:pPr>
        <w:rPr>
          <w:lang w:val="en-GB"/>
        </w:rPr>
      </w:pPr>
      <w:r w:rsidRPr="00B02CCC">
        <w:rPr>
          <w:lang w:val="en-GB"/>
        </w:rPr>
        <w:tab/>
      </w:r>
      <w:r w:rsidR="00AA5C18" w:rsidRPr="00B02CCC">
        <w:rPr>
          <w:lang w:val="en-GB"/>
        </w:rPr>
        <w:t>* Instantiate ePayment Request Class ZCL_FI_EPAYEMENT_REQUEST</w:t>
      </w:r>
    </w:p>
    <w:p w14:paraId="22A1109F" w14:textId="75B6B927" w:rsidR="00AA5C18" w:rsidRPr="00B02CCC" w:rsidRDefault="00AA5C18" w:rsidP="00376246">
      <w:pPr>
        <w:rPr>
          <w:lang w:val="en-GB"/>
        </w:rPr>
      </w:pPr>
      <w:r w:rsidRPr="00B02CCC">
        <w:rPr>
          <w:lang w:val="en-GB"/>
        </w:rPr>
        <w:lastRenderedPageBreak/>
        <w:tab/>
        <w:t>* Determine Mode - Create/Update</w:t>
      </w:r>
    </w:p>
    <w:p w14:paraId="7DE9F743" w14:textId="44A1122E" w:rsidR="00AA5C18" w:rsidRPr="00B02CCC" w:rsidRDefault="00AA5C18" w:rsidP="00376246">
      <w:pPr>
        <w:rPr>
          <w:lang w:val="en-GB"/>
        </w:rPr>
      </w:pPr>
      <w:r w:rsidRPr="00B02CCC">
        <w:rPr>
          <w:lang w:val="en-GB"/>
        </w:rPr>
        <w:tab/>
      </w:r>
      <w:r w:rsidRPr="00B02CCC">
        <w:rPr>
          <w:lang w:val="en-GB"/>
        </w:rPr>
        <w:tab/>
        <w:t>* Create ePayment Request</w:t>
      </w:r>
    </w:p>
    <w:p w14:paraId="7243512A" w14:textId="72CE7887" w:rsidR="00AA5C18" w:rsidRPr="00B02CCC" w:rsidRDefault="00AA5C18" w:rsidP="00376246">
      <w:pPr>
        <w:rPr>
          <w:lang w:val="en-GB"/>
        </w:rPr>
      </w:pPr>
      <w:r w:rsidRPr="00B02CCC">
        <w:rPr>
          <w:lang w:val="en-GB"/>
        </w:rPr>
        <w:tab/>
      </w:r>
      <w:r w:rsidRPr="00B02CCC">
        <w:rPr>
          <w:lang w:val="en-GB"/>
        </w:rPr>
        <w:tab/>
        <w:t>* Update ePayment Request</w:t>
      </w:r>
    </w:p>
    <w:p w14:paraId="75F2C262" w14:textId="378857F6" w:rsidR="00AA5C18" w:rsidRPr="00B02CCC" w:rsidRDefault="00AA5C18" w:rsidP="00376246">
      <w:pPr>
        <w:rPr>
          <w:lang w:val="en-GB"/>
        </w:rPr>
      </w:pPr>
      <w:r w:rsidRPr="00B02CCC">
        <w:rPr>
          <w:lang w:val="en-GB"/>
        </w:rPr>
        <w:tab/>
        <w:t>* Send back Data to Frontend</w:t>
      </w:r>
    </w:p>
    <w:p w14:paraId="04A33703" w14:textId="51C4F19E" w:rsidR="00AA5C18" w:rsidRPr="00B02CCC" w:rsidRDefault="00AA5C18" w:rsidP="00376246">
      <w:pPr>
        <w:rPr>
          <w:lang w:val="en-GB"/>
        </w:rPr>
      </w:pPr>
      <w:r w:rsidRPr="00B02CCC">
        <w:rPr>
          <w:lang w:val="en-GB"/>
        </w:rPr>
        <w:tab/>
      </w:r>
      <w:r w:rsidR="00666C4B" w:rsidRPr="00B02CCC">
        <w:rPr>
          <w:lang w:val="en-GB"/>
        </w:rPr>
        <w:t>* Add potential messages</w:t>
      </w:r>
    </w:p>
    <w:p w14:paraId="107C67BE" w14:textId="3482F692" w:rsidR="007014C6" w:rsidRPr="00B02CCC" w:rsidRDefault="007014C6" w:rsidP="00753147">
      <w:pPr>
        <w:pStyle w:val="Heading5"/>
        <w:rPr>
          <w:lang w:val="en-GB"/>
        </w:rPr>
      </w:pPr>
      <w:r w:rsidRPr="00B02CCC">
        <w:rPr>
          <w:lang w:val="en-GB"/>
        </w:rPr>
        <w:t>Method /IWBEP/IF_MGW_APPL_SRV_RUNTIME~CREATE_STREAM</w:t>
      </w:r>
    </w:p>
    <w:p w14:paraId="1F39FBE2" w14:textId="1FDAA396" w:rsidR="00376246" w:rsidRPr="00B02CCC" w:rsidRDefault="00656197" w:rsidP="00376246">
      <w:pPr>
        <w:rPr>
          <w:lang w:val="en-GB"/>
        </w:rPr>
      </w:pPr>
      <w:r w:rsidRPr="00B02CCC">
        <w:rPr>
          <w:lang w:val="en-GB"/>
        </w:rPr>
        <w:t>* Get Frontend Data</w:t>
      </w:r>
    </w:p>
    <w:p w14:paraId="21C28590" w14:textId="34F4656A" w:rsidR="00656197" w:rsidRPr="00B02CCC" w:rsidRDefault="002347CB" w:rsidP="00376246">
      <w:pPr>
        <w:rPr>
          <w:lang w:val="en-GB"/>
        </w:rPr>
      </w:pPr>
      <w:r w:rsidRPr="00B02CCC">
        <w:rPr>
          <w:lang w:val="en-GB"/>
        </w:rPr>
        <w:t>* Prepare Attachment(s)</w:t>
      </w:r>
    </w:p>
    <w:p w14:paraId="1EE36E79" w14:textId="4731ADCD" w:rsidR="002347CB" w:rsidRPr="00B02CCC" w:rsidRDefault="002347CB" w:rsidP="00376246">
      <w:pPr>
        <w:rPr>
          <w:lang w:val="en-GB"/>
        </w:rPr>
      </w:pPr>
      <w:r w:rsidRPr="00B02CCC">
        <w:rPr>
          <w:lang w:val="en-GB"/>
        </w:rPr>
        <w:t xml:space="preserve">* Save Attachment(s) linked to current ePayment Request          </w:t>
      </w:r>
    </w:p>
    <w:p w14:paraId="57E572F4" w14:textId="2AE04F9D" w:rsidR="002347CB" w:rsidRDefault="002347CB" w:rsidP="00376246">
      <w:pPr>
        <w:rPr>
          <w:lang w:val="en-GB"/>
        </w:rPr>
      </w:pPr>
      <w:r w:rsidRPr="00B02CCC">
        <w:rPr>
          <w:lang w:val="en-GB"/>
        </w:rPr>
        <w:t xml:space="preserve">* Send back Data to Frontend            </w:t>
      </w:r>
    </w:p>
    <w:p w14:paraId="7A5B0197" w14:textId="437C586D" w:rsidR="004830A7" w:rsidRDefault="004830A7" w:rsidP="00376246">
      <w:pPr>
        <w:rPr>
          <w:lang w:val="en-GB"/>
        </w:rPr>
      </w:pPr>
      <w:r>
        <w:rPr>
          <w:lang w:val="en-GB"/>
        </w:rPr>
        <w:t>{Begin of CRQ</w:t>
      </w:r>
      <w:r w:rsidR="00E10218" w:rsidRPr="00E10218">
        <w:rPr>
          <w:lang w:val="en-GB"/>
        </w:rPr>
        <w:t>10008036}</w:t>
      </w:r>
    </w:p>
    <w:p w14:paraId="1308F521" w14:textId="0803840F" w:rsidR="007B1221" w:rsidRDefault="007B1221" w:rsidP="007B1221">
      <w:pPr>
        <w:pStyle w:val="Heading5"/>
        <w:rPr>
          <w:lang w:val="en-GB"/>
        </w:rPr>
      </w:pPr>
      <w:r w:rsidRPr="00B02CCC">
        <w:rPr>
          <w:lang w:val="en-GB"/>
        </w:rPr>
        <w:t>Method /IWBEP/IF_MGW_APPL_SRV_RUNTIME~</w:t>
      </w:r>
      <w:r>
        <w:rPr>
          <w:lang w:val="en-GB"/>
        </w:rPr>
        <w:t>DELETE</w:t>
      </w:r>
      <w:r w:rsidRPr="00B02CCC">
        <w:rPr>
          <w:lang w:val="en-GB"/>
        </w:rPr>
        <w:t>_STREAM</w:t>
      </w:r>
    </w:p>
    <w:p w14:paraId="5275626E" w14:textId="229F357B" w:rsidR="0099653A" w:rsidRPr="00E22B82" w:rsidRDefault="0099653A" w:rsidP="00340C25">
      <w:pPr>
        <w:pStyle w:val="ListParagraph"/>
        <w:numPr>
          <w:ilvl w:val="0"/>
          <w:numId w:val="29"/>
        </w:numPr>
        <w:rPr>
          <w:lang w:val="en-GB"/>
        </w:rPr>
      </w:pPr>
      <w:r w:rsidRPr="00E22B82">
        <w:rPr>
          <w:lang w:val="en-GB"/>
        </w:rPr>
        <w:t xml:space="preserve">Get </w:t>
      </w:r>
      <w:r w:rsidR="00C45A2C">
        <w:rPr>
          <w:lang w:val="en-GB"/>
        </w:rPr>
        <w:t>attachment guid</w:t>
      </w:r>
      <w:r w:rsidR="00AE577E">
        <w:rPr>
          <w:lang w:val="en-GB"/>
        </w:rPr>
        <w:t xml:space="preserve"> from front end.</w:t>
      </w:r>
    </w:p>
    <w:p w14:paraId="7C4DEB9A" w14:textId="6F17CBC3" w:rsidR="0099653A" w:rsidRDefault="00DD3266" w:rsidP="00340C25">
      <w:pPr>
        <w:pStyle w:val="ListParagraph"/>
        <w:numPr>
          <w:ilvl w:val="0"/>
          <w:numId w:val="29"/>
        </w:numPr>
        <w:rPr>
          <w:lang w:val="en-GB"/>
        </w:rPr>
      </w:pPr>
      <w:r>
        <w:rPr>
          <w:lang w:val="en-GB"/>
        </w:rPr>
        <w:t>Get</w:t>
      </w:r>
      <w:r w:rsidR="0099653A" w:rsidRPr="00E22B82">
        <w:rPr>
          <w:lang w:val="en-GB"/>
        </w:rPr>
        <w:t xml:space="preserve"> Attachment </w:t>
      </w:r>
      <w:r w:rsidR="004C5DE1">
        <w:rPr>
          <w:lang w:val="en-GB"/>
        </w:rPr>
        <w:t>d</w:t>
      </w:r>
      <w:r w:rsidR="00616998">
        <w:rPr>
          <w:lang w:val="en-GB"/>
        </w:rPr>
        <w:t xml:space="preserve">etails </w:t>
      </w:r>
      <w:r w:rsidR="000E411F">
        <w:rPr>
          <w:lang w:val="en-GB"/>
        </w:rPr>
        <w:t xml:space="preserve">from DB </w:t>
      </w:r>
      <w:r w:rsidR="0099653A" w:rsidRPr="00E22B82">
        <w:rPr>
          <w:lang w:val="en-GB"/>
        </w:rPr>
        <w:t xml:space="preserve">based on frontend data by passing it to </w:t>
      </w:r>
      <w:r w:rsidR="0099653A">
        <w:rPr>
          <w:lang w:val="en-GB"/>
        </w:rPr>
        <w:t>epayment request attachment (</w:t>
      </w:r>
      <w:r w:rsidR="0099653A" w:rsidRPr="00E22B82">
        <w:rPr>
          <w:rFonts w:ascii="Arial" w:hAnsi="Arial"/>
          <w:lang w:val="en-GB"/>
        </w:rPr>
        <w:t>ZFI_EPAY_ATTACH</w:t>
      </w:r>
      <w:r w:rsidR="0099653A">
        <w:rPr>
          <w:rFonts w:ascii="Arial" w:hAnsi="Arial"/>
          <w:lang w:val="en-GB"/>
        </w:rPr>
        <w:t>)</w:t>
      </w:r>
      <w:r w:rsidR="0099653A" w:rsidRPr="00E22B82">
        <w:rPr>
          <w:rFonts w:ascii="Arial" w:hAnsi="Arial"/>
          <w:lang w:val="en-GB"/>
        </w:rPr>
        <w:t xml:space="preserve"> table, use its header to fetch attachment </w:t>
      </w:r>
      <w:r w:rsidR="00FB05B1">
        <w:rPr>
          <w:rFonts w:ascii="Arial" w:hAnsi="Arial"/>
          <w:lang w:val="en-GB"/>
        </w:rPr>
        <w:t xml:space="preserve">details </w:t>
      </w:r>
      <w:r w:rsidR="0099653A" w:rsidRPr="00E22B82">
        <w:rPr>
          <w:rFonts w:ascii="Arial" w:hAnsi="Arial"/>
          <w:lang w:val="en-GB"/>
        </w:rPr>
        <w:t>from GOS</w:t>
      </w:r>
      <w:r w:rsidR="0099653A" w:rsidRPr="00E22B82">
        <w:rPr>
          <w:lang w:val="en-GB"/>
        </w:rPr>
        <w:t>.</w:t>
      </w:r>
    </w:p>
    <w:p w14:paraId="34F1B22B" w14:textId="56552800" w:rsidR="002C4B76" w:rsidRPr="00E22B82" w:rsidRDefault="009C4659" w:rsidP="00340C25">
      <w:pPr>
        <w:pStyle w:val="ListParagraph"/>
        <w:numPr>
          <w:ilvl w:val="0"/>
          <w:numId w:val="29"/>
        </w:numPr>
        <w:rPr>
          <w:lang w:val="en-GB"/>
        </w:rPr>
      </w:pPr>
      <w:r>
        <w:rPr>
          <w:lang w:val="en-GB"/>
        </w:rPr>
        <w:t>Filter</w:t>
      </w:r>
      <w:r w:rsidR="002C4B76" w:rsidRPr="002C4B76">
        <w:rPr>
          <w:lang w:val="en-GB"/>
        </w:rPr>
        <w:t xml:space="preserve"> </w:t>
      </w:r>
      <w:r w:rsidR="000459BF" w:rsidRPr="002C4B76">
        <w:rPr>
          <w:lang w:val="en-GB"/>
        </w:rPr>
        <w:t>attachment</w:t>
      </w:r>
      <w:r w:rsidR="002C4B76" w:rsidRPr="002C4B76">
        <w:rPr>
          <w:lang w:val="en-GB"/>
        </w:rPr>
        <w:t xml:space="preserve"> guid from the </w:t>
      </w:r>
      <w:r w:rsidR="00A84D12" w:rsidRPr="002C4B76">
        <w:rPr>
          <w:lang w:val="en-GB"/>
        </w:rPr>
        <w:t xml:space="preserve">list of attachments from GOS </w:t>
      </w:r>
      <w:r w:rsidR="002C4B76" w:rsidRPr="002C4B76">
        <w:rPr>
          <w:lang w:val="en-GB"/>
        </w:rPr>
        <w:t xml:space="preserve"> which is to be deleted.</w:t>
      </w:r>
    </w:p>
    <w:p w14:paraId="54546463" w14:textId="77777777" w:rsidR="0099653A" w:rsidRPr="00B308A5" w:rsidRDefault="0099653A" w:rsidP="00340C25">
      <w:pPr>
        <w:pStyle w:val="ListParagraph"/>
        <w:numPr>
          <w:ilvl w:val="0"/>
          <w:numId w:val="29"/>
        </w:numPr>
        <w:rPr>
          <w:lang w:val="en-GB"/>
        </w:rPr>
      </w:pPr>
      <w:r w:rsidRPr="00E22B82">
        <w:rPr>
          <w:lang w:val="en-GB"/>
        </w:rPr>
        <w:t xml:space="preserve">Delete Attachment(s) linked to current ePayment Request  by calling method </w:t>
      </w:r>
      <w:r w:rsidRPr="00E22B82">
        <w:rPr>
          <w:b/>
          <w:bCs/>
          <w:lang w:val="en-GB"/>
        </w:rPr>
        <w:t>DELETE_ATTACHMENT_AND_LINK.</w:t>
      </w:r>
      <w:r w:rsidRPr="00E22B82">
        <w:rPr>
          <w:lang w:val="en-GB"/>
        </w:rPr>
        <w:t xml:space="preserve">        </w:t>
      </w:r>
      <w:r w:rsidRPr="00B308A5">
        <w:rPr>
          <w:lang w:val="en-GB"/>
        </w:rPr>
        <w:t xml:space="preserve">            </w:t>
      </w:r>
    </w:p>
    <w:p w14:paraId="7847D4FF" w14:textId="516759AA" w:rsidR="004830A7" w:rsidRDefault="004830A7" w:rsidP="004830A7">
      <w:pPr>
        <w:rPr>
          <w:lang w:val="en-GB"/>
        </w:rPr>
      </w:pPr>
      <w:r>
        <w:rPr>
          <w:lang w:val="en-GB"/>
        </w:rPr>
        <w:t>{End of CRQ</w:t>
      </w:r>
      <w:r w:rsidR="00E10218" w:rsidRPr="00E10218">
        <w:rPr>
          <w:lang w:val="en-GB"/>
        </w:rPr>
        <w:t>10008036}</w:t>
      </w:r>
    </w:p>
    <w:p w14:paraId="0FA49568" w14:textId="09BBD9FC" w:rsidR="007014C6" w:rsidRPr="00B02CCC" w:rsidRDefault="007014C6" w:rsidP="00753147">
      <w:pPr>
        <w:pStyle w:val="Heading5"/>
        <w:rPr>
          <w:lang w:val="en-GB"/>
        </w:rPr>
      </w:pPr>
      <w:r w:rsidRPr="57F23EA6">
        <w:rPr>
          <w:lang w:val="en-GB"/>
        </w:rPr>
        <w:t>Method /IWBEP/IF_MGW_APPL_SRV_RUNTIME~GET_EXPANDED_ENTITY</w:t>
      </w:r>
    </w:p>
    <w:p w14:paraId="06A64A74" w14:textId="373F62EA" w:rsidR="00376246" w:rsidRPr="00B02CCC" w:rsidRDefault="000D34B5" w:rsidP="00376246">
      <w:pPr>
        <w:rPr>
          <w:lang w:val="en-GB"/>
        </w:rPr>
      </w:pPr>
      <w:r w:rsidRPr="00B02CCC">
        <w:rPr>
          <w:lang w:val="en-GB"/>
        </w:rPr>
        <w:t>* Get ePayment Request All details and send them back to Frontend</w:t>
      </w:r>
    </w:p>
    <w:p w14:paraId="38045ECB" w14:textId="594261A6" w:rsidR="007014C6" w:rsidRPr="00B02CCC" w:rsidRDefault="007014C6" w:rsidP="00753147">
      <w:pPr>
        <w:pStyle w:val="Heading5"/>
        <w:rPr>
          <w:lang w:val="en-GB"/>
        </w:rPr>
      </w:pPr>
      <w:r w:rsidRPr="57F23EA6">
        <w:rPr>
          <w:lang w:val="en-GB"/>
        </w:rPr>
        <w:lastRenderedPageBreak/>
        <w:t>Method /IWBEP/IF_MGW_APPL_SRV_RUNTIME~GET_STREAM</w:t>
      </w:r>
    </w:p>
    <w:p w14:paraId="62A9089A" w14:textId="38D7FDD0" w:rsidR="00376246" w:rsidRPr="00B02CCC" w:rsidRDefault="004804E3" w:rsidP="00376246">
      <w:pPr>
        <w:rPr>
          <w:lang w:val="en-GB"/>
        </w:rPr>
      </w:pPr>
      <w:r w:rsidRPr="00B02CCC">
        <w:rPr>
          <w:lang w:val="en-GB"/>
        </w:rPr>
        <w:t>* Get Attachment in GOS for Frontend display</w:t>
      </w:r>
    </w:p>
    <w:p w14:paraId="1AB56B70" w14:textId="5C0E80C9" w:rsidR="007014C6" w:rsidRPr="00B02CCC" w:rsidRDefault="007014C6" w:rsidP="00753147">
      <w:pPr>
        <w:pStyle w:val="Heading5"/>
        <w:rPr>
          <w:lang w:val="en-GB"/>
        </w:rPr>
      </w:pPr>
      <w:r w:rsidRPr="57F23EA6">
        <w:rPr>
          <w:lang w:val="en-GB"/>
        </w:rPr>
        <w:t>Method ACCCATSET_GET_ENTITYSET</w:t>
      </w:r>
    </w:p>
    <w:p w14:paraId="336F8B5E" w14:textId="4A9652FD" w:rsidR="00376246" w:rsidRPr="00B02CCC" w:rsidRDefault="004A7439" w:rsidP="00376246">
      <w:pPr>
        <w:rPr>
          <w:lang w:val="en-GB"/>
        </w:rPr>
      </w:pPr>
      <w:r w:rsidRPr="00B02CCC">
        <w:rPr>
          <w:lang w:val="en-GB"/>
        </w:rPr>
        <w:t>* Get Account Assign. Cat. for Search Help</w:t>
      </w:r>
    </w:p>
    <w:p w14:paraId="3CE76B6C" w14:textId="6C1347DC" w:rsidR="007014C6" w:rsidRPr="00B02CCC" w:rsidRDefault="007014C6" w:rsidP="00753147">
      <w:pPr>
        <w:pStyle w:val="Heading5"/>
        <w:rPr>
          <w:lang w:val="en-GB"/>
        </w:rPr>
      </w:pPr>
      <w:r w:rsidRPr="57F23EA6">
        <w:rPr>
          <w:lang w:val="en-GB"/>
        </w:rPr>
        <w:t xml:space="preserve">Method </w:t>
      </w:r>
      <w:bookmarkStart w:id="303" w:name="_Hlk161899701"/>
      <w:r w:rsidRPr="57F23EA6">
        <w:rPr>
          <w:lang w:val="en-GB"/>
        </w:rPr>
        <w:t>ALTERNATIVEPAYEE_GET_ENTITYSET</w:t>
      </w:r>
    </w:p>
    <w:bookmarkEnd w:id="303"/>
    <w:p w14:paraId="3AB8BBEF" w14:textId="26275B35" w:rsidR="00376246" w:rsidRDefault="004A7439" w:rsidP="00376246">
      <w:pPr>
        <w:rPr>
          <w:lang w:val="en-GB"/>
        </w:rPr>
      </w:pPr>
      <w:r w:rsidRPr="00B02CCC">
        <w:rPr>
          <w:lang w:val="en-GB"/>
        </w:rPr>
        <w:t xml:space="preserve">* Get </w:t>
      </w:r>
      <w:r w:rsidR="007C761D" w:rsidRPr="00B02CCC">
        <w:rPr>
          <w:lang w:val="en-GB"/>
        </w:rPr>
        <w:t xml:space="preserve">current Supplier’s </w:t>
      </w:r>
      <w:r w:rsidRPr="00B02CCC">
        <w:rPr>
          <w:lang w:val="en-GB"/>
        </w:rPr>
        <w:t>Alternative Payee Data for Search Help</w:t>
      </w:r>
    </w:p>
    <w:p w14:paraId="4EE2BFB8" w14:textId="7C5C0B67" w:rsidR="00DC5C7F" w:rsidRDefault="00DC5C7F" w:rsidP="00376246">
      <w:pPr>
        <w:rPr>
          <w:lang w:val="en-GB"/>
        </w:rPr>
      </w:pPr>
      <w:r>
        <w:rPr>
          <w:rFonts w:ascii="Courier New" w:hAnsi="Courier New" w:cs="Courier New"/>
          <w:color w:val="000000"/>
          <w:shd w:val="clear" w:color="auto" w:fill="FFFFFF"/>
        </w:rPr>
        <w:t> </w:t>
      </w:r>
      <w:r>
        <w:rPr>
          <w:lang w:val="en-GB"/>
        </w:rPr>
        <w:t>{Begin of CRQ10013409</w:t>
      </w:r>
      <w:r w:rsidRPr="00E10218">
        <w:rPr>
          <w:lang w:val="en-GB"/>
        </w:rPr>
        <w:t>}</w:t>
      </w:r>
    </w:p>
    <w:p w14:paraId="2B1E731B" w14:textId="0F091787" w:rsidR="006F5C93" w:rsidRDefault="006F5C93" w:rsidP="00807F59">
      <w:pPr>
        <w:pStyle w:val="ListParagraph"/>
        <w:numPr>
          <w:ilvl w:val="0"/>
          <w:numId w:val="37"/>
        </w:numPr>
        <w:rPr>
          <w:lang w:val="en-GB"/>
        </w:rPr>
      </w:pPr>
      <w:r>
        <w:rPr>
          <w:lang w:val="en-GB"/>
        </w:rPr>
        <w:t xml:space="preserve">Get the selected company code from the </w:t>
      </w:r>
      <w:r w:rsidR="00C35D06">
        <w:rPr>
          <w:lang w:val="en-GB"/>
        </w:rPr>
        <w:t>filter.</w:t>
      </w:r>
    </w:p>
    <w:p w14:paraId="206D6F85" w14:textId="0E2135ED" w:rsidR="00807F59" w:rsidRDefault="00807F59" w:rsidP="00807F59">
      <w:pPr>
        <w:pStyle w:val="ListParagraph"/>
        <w:numPr>
          <w:ilvl w:val="0"/>
          <w:numId w:val="37"/>
        </w:numPr>
        <w:rPr>
          <w:lang w:val="en-GB"/>
        </w:rPr>
      </w:pPr>
      <w:r>
        <w:rPr>
          <w:lang w:val="en-GB"/>
        </w:rPr>
        <w:t xml:space="preserve">Retrieve </w:t>
      </w:r>
      <w:r w:rsidRPr="007F7596">
        <w:rPr>
          <w:lang w:val="en-GB"/>
        </w:rPr>
        <w:t>Alternative Payee</w:t>
      </w:r>
      <w:r>
        <w:rPr>
          <w:lang w:val="en-GB"/>
        </w:rPr>
        <w:t xml:space="preserve"> using </w:t>
      </w:r>
      <w:r w:rsidRPr="00807F59">
        <w:rPr>
          <w:b/>
          <w:bCs/>
          <w:lang w:val="en-GB"/>
        </w:rPr>
        <w:t>method GET_ALTPAYEE</w:t>
      </w:r>
      <w:r>
        <w:rPr>
          <w:lang w:val="en-GB"/>
        </w:rPr>
        <w:t>.</w:t>
      </w:r>
    </w:p>
    <w:p w14:paraId="7F216191" w14:textId="1D585D19" w:rsidR="002F2B9A" w:rsidRDefault="00E1084A" w:rsidP="00A900BC">
      <w:pPr>
        <w:pStyle w:val="ListParagraph"/>
        <w:numPr>
          <w:ilvl w:val="0"/>
          <w:numId w:val="36"/>
        </w:numPr>
        <w:spacing w:before="100" w:beforeAutospacing="1" w:after="100" w:afterAutospacing="1"/>
        <w:rPr>
          <w:lang w:val="en-GB"/>
        </w:rPr>
      </w:pPr>
      <w:r>
        <w:rPr>
          <w:lang w:val="en-GB"/>
        </w:rPr>
        <w:t>Retrieve</w:t>
      </w:r>
      <w:r w:rsidR="00222D9E" w:rsidRPr="002F2B9A">
        <w:rPr>
          <w:lang w:val="en-GB"/>
        </w:rPr>
        <w:t xml:space="preserve"> Permitted Payee using </w:t>
      </w:r>
      <w:r w:rsidR="00222D9E" w:rsidRPr="002F2B9A">
        <w:rPr>
          <w:b/>
          <w:bCs/>
          <w:lang w:val="en-GB"/>
        </w:rPr>
        <w:t xml:space="preserve">method </w:t>
      </w:r>
      <w:r w:rsidR="002560EC" w:rsidRPr="002F2B9A">
        <w:rPr>
          <w:b/>
          <w:bCs/>
          <w:lang w:val="en-GB"/>
        </w:rPr>
        <w:t>GET_PERMIT_PAYEE.</w:t>
      </w:r>
    </w:p>
    <w:p w14:paraId="002ABD9B" w14:textId="61F856FB" w:rsidR="007F7596" w:rsidRPr="002F2B9A" w:rsidRDefault="00557963" w:rsidP="00A900BC">
      <w:pPr>
        <w:pStyle w:val="ListParagraph"/>
        <w:numPr>
          <w:ilvl w:val="0"/>
          <w:numId w:val="36"/>
        </w:numPr>
        <w:spacing w:before="100" w:beforeAutospacing="1" w:after="100" w:afterAutospacing="1"/>
        <w:rPr>
          <w:lang w:val="en-GB"/>
        </w:rPr>
      </w:pPr>
      <w:r>
        <w:rPr>
          <w:lang w:val="en-GB"/>
        </w:rPr>
        <w:t xml:space="preserve">Combine the outputs and </w:t>
      </w:r>
      <w:r w:rsidR="006F5C93">
        <w:rPr>
          <w:lang w:val="en-GB"/>
        </w:rPr>
        <w:t>Return</w:t>
      </w:r>
      <w:r w:rsidR="00720501">
        <w:rPr>
          <w:lang w:val="en-GB"/>
        </w:rPr>
        <w:t xml:space="preserve"> </w:t>
      </w:r>
      <w:r w:rsidR="007F7596" w:rsidRPr="002F2B9A">
        <w:rPr>
          <w:lang w:val="en-GB"/>
        </w:rPr>
        <w:t>Original Supplier Id, Payee Id, Payee Name</w:t>
      </w:r>
      <w:r w:rsidR="00D67311">
        <w:rPr>
          <w:lang w:val="en-GB"/>
        </w:rPr>
        <w:t>, Payee Type, Payee description, company code.</w:t>
      </w:r>
      <w:r w:rsidR="007F7596" w:rsidRPr="002F2B9A">
        <w:rPr>
          <w:lang w:val="en-GB"/>
        </w:rPr>
        <w:t> </w:t>
      </w:r>
    </w:p>
    <w:p w14:paraId="60D1AFB2" w14:textId="20898297" w:rsidR="00DC5C7F" w:rsidRPr="00B02CCC" w:rsidRDefault="00DC5C7F" w:rsidP="00DC5C7F">
      <w:pPr>
        <w:rPr>
          <w:lang w:val="en-GB"/>
        </w:rPr>
      </w:pPr>
      <w:r>
        <w:rPr>
          <w:lang w:val="en-GB"/>
        </w:rPr>
        <w:t>{End of CRQ10013409</w:t>
      </w:r>
      <w:r w:rsidRPr="00E10218">
        <w:rPr>
          <w:lang w:val="en-GB"/>
        </w:rPr>
        <w:t>}</w:t>
      </w:r>
    </w:p>
    <w:p w14:paraId="1510EFDE" w14:textId="1FAB37D5" w:rsidR="007014C6" w:rsidRPr="00B02CCC" w:rsidRDefault="007014C6" w:rsidP="00753147">
      <w:pPr>
        <w:pStyle w:val="Heading5"/>
        <w:rPr>
          <w:lang w:val="en-GB"/>
        </w:rPr>
      </w:pPr>
      <w:r w:rsidRPr="57F23EA6">
        <w:rPr>
          <w:lang w:val="en-GB"/>
        </w:rPr>
        <w:t>Method ATTACHMENTSET_GET_ENTITYSET</w:t>
      </w:r>
    </w:p>
    <w:p w14:paraId="0689B5E2" w14:textId="3E99DF0B" w:rsidR="00376246" w:rsidRPr="00B02CCC" w:rsidRDefault="00953C89" w:rsidP="00376246">
      <w:pPr>
        <w:rPr>
          <w:lang w:val="en-GB"/>
        </w:rPr>
      </w:pPr>
      <w:r w:rsidRPr="00B02CCC">
        <w:rPr>
          <w:lang w:val="en-GB"/>
        </w:rPr>
        <w:t>* Get ePay Req Attachments List</w:t>
      </w:r>
    </w:p>
    <w:p w14:paraId="31EC68FF" w14:textId="30A0DF60" w:rsidR="003B73CA" w:rsidRDefault="003B73CA" w:rsidP="00753147">
      <w:pPr>
        <w:pStyle w:val="Heading5"/>
        <w:rPr>
          <w:lang w:val="en-GB"/>
        </w:rPr>
      </w:pPr>
      <w:r w:rsidRPr="57F23EA6">
        <w:rPr>
          <w:lang w:val="en-GB"/>
        </w:rPr>
        <w:t>Method BANKACCOUNTDETSE_GET_ENTITY</w:t>
      </w:r>
    </w:p>
    <w:p w14:paraId="7D277415" w14:textId="77777777" w:rsidR="00F41830" w:rsidRPr="0092243B" w:rsidRDefault="00F41830" w:rsidP="00F41830">
      <w:pPr>
        <w:rPr>
          <w:lang w:val="en-GB"/>
        </w:rPr>
      </w:pPr>
      <w:r w:rsidRPr="0046723B">
        <w:rPr>
          <w:lang w:val="en-GB"/>
        </w:rPr>
        <w:t>* {CRQ10000618</w:t>
      </w:r>
      <w:r>
        <w:rPr>
          <w:lang w:val="en-GB"/>
        </w:rPr>
        <w:t>-Start</w:t>
      </w:r>
      <w:r w:rsidRPr="0046723B">
        <w:rPr>
          <w:lang w:val="en-GB"/>
        </w:rPr>
        <w:t>} Condense IBAN (International Bank Account Number)</w:t>
      </w:r>
      <w:r>
        <w:rPr>
          <w:lang w:val="en-GB"/>
        </w:rPr>
        <w:t xml:space="preserve"> </w:t>
      </w:r>
      <w:r w:rsidRPr="0046723B">
        <w:rPr>
          <w:lang w:val="en-GB"/>
        </w:rPr>
        <w:t>{CRQ10000618</w:t>
      </w:r>
      <w:r>
        <w:rPr>
          <w:lang w:val="en-GB"/>
        </w:rPr>
        <w:t>End</w:t>
      </w:r>
      <w:r w:rsidRPr="0046723B">
        <w:rPr>
          <w:lang w:val="en-GB"/>
        </w:rPr>
        <w:t>}</w:t>
      </w:r>
    </w:p>
    <w:p w14:paraId="26A631C7" w14:textId="1C69D7BC" w:rsidR="0092243B" w:rsidRDefault="0092243B" w:rsidP="0092243B">
      <w:pPr>
        <w:rPr>
          <w:ins w:id="304" w:author="Author"/>
          <w:lang w:val="en-GB"/>
        </w:rPr>
      </w:pPr>
      <w:r>
        <w:rPr>
          <w:lang w:val="en-GB"/>
        </w:rPr>
        <w:t xml:space="preserve">* </w:t>
      </w:r>
      <w:r w:rsidRPr="0092243B">
        <w:rPr>
          <w:lang w:val="en-GB"/>
        </w:rPr>
        <w:t>Get Bank Account from IBAN</w:t>
      </w:r>
      <w:r w:rsidR="000A38FF">
        <w:rPr>
          <w:lang w:val="en-GB"/>
        </w:rPr>
        <w:t xml:space="preserve"> with FM </w:t>
      </w:r>
      <w:r w:rsidR="00146907" w:rsidRPr="00146907">
        <w:rPr>
          <w:lang w:val="en-GB"/>
        </w:rPr>
        <w:t>CONVERT_IBAN_2_BANK_ACCOUNT</w:t>
      </w:r>
    </w:p>
    <w:p w14:paraId="23861AC5" w14:textId="2B09EE34" w:rsidR="00234660" w:rsidRDefault="00234660" w:rsidP="0092243B">
      <w:pPr>
        <w:rPr>
          <w:ins w:id="305" w:author="Author"/>
        </w:rPr>
      </w:pPr>
      <w:ins w:id="306" w:author="Author">
        <w:r>
          <w:rPr>
            <w:lang w:val="en-GB"/>
          </w:rPr>
          <w:t xml:space="preserve">{Begin of </w:t>
        </w:r>
        <w:r w:rsidRPr="00234660">
          <w:t>CRQ10019509</w:t>
        </w:r>
        <w:r>
          <w:t>}</w:t>
        </w:r>
      </w:ins>
    </w:p>
    <w:p w14:paraId="370406F3" w14:textId="3BDD7EA9" w:rsidR="00234660" w:rsidRDefault="00234660" w:rsidP="0092243B">
      <w:pPr>
        <w:rPr>
          <w:ins w:id="307" w:author="Author"/>
        </w:rPr>
      </w:pPr>
      <w:ins w:id="308" w:author="Author">
        <w:r w:rsidRPr="00234660">
          <w:t>Throw error message if given IBAN not exist in the system.</w:t>
        </w:r>
      </w:ins>
    </w:p>
    <w:p w14:paraId="4EF667DB" w14:textId="0A20E550" w:rsidR="00234660" w:rsidRDefault="00234660" w:rsidP="0092243B">
      <w:pPr>
        <w:rPr>
          <w:lang w:val="en-GB"/>
        </w:rPr>
      </w:pPr>
      <w:ins w:id="309" w:author="Author">
        <w:r>
          <w:lastRenderedPageBreak/>
          <w:t xml:space="preserve">{End of </w:t>
        </w:r>
        <w:r w:rsidRPr="00234660">
          <w:t>CRQ10019509</w:t>
        </w:r>
        <w:r>
          <w:t>}</w:t>
        </w:r>
      </w:ins>
    </w:p>
    <w:p w14:paraId="3EFF7A00" w14:textId="35B3A289" w:rsidR="00AE471E" w:rsidRDefault="00AE471E" w:rsidP="00FA268C">
      <w:r>
        <w:rPr>
          <w:lang w:val="en-GB"/>
        </w:rPr>
        <w:t>{</w:t>
      </w:r>
      <w:r w:rsidR="004951EC">
        <w:rPr>
          <w:lang w:val="en-GB"/>
        </w:rPr>
        <w:t xml:space="preserve">Begin of </w:t>
      </w:r>
      <w:r w:rsidR="004951EC">
        <w:t>CRQ10006877</w:t>
      </w:r>
      <w:r>
        <w:t>}</w:t>
      </w:r>
    </w:p>
    <w:p w14:paraId="5E377209" w14:textId="1BB232CD" w:rsidR="00FA268C" w:rsidRDefault="00FA268C" w:rsidP="00FA268C">
      <w:r>
        <w:rPr>
          <w:lang w:val="en-GB"/>
        </w:rPr>
        <w:t xml:space="preserve">* </w:t>
      </w:r>
      <w:r w:rsidRPr="0092243B">
        <w:rPr>
          <w:lang w:val="en-GB"/>
        </w:rPr>
        <w:t xml:space="preserve">Get Bank </w:t>
      </w:r>
      <w:r>
        <w:rPr>
          <w:lang w:val="en-GB"/>
        </w:rPr>
        <w:t>Key</w:t>
      </w:r>
      <w:r w:rsidR="00854260">
        <w:rPr>
          <w:lang w:val="en-GB"/>
        </w:rPr>
        <w:t xml:space="preserve"> </w:t>
      </w:r>
      <w:r w:rsidR="008D1184">
        <w:rPr>
          <w:lang w:val="en-GB"/>
        </w:rPr>
        <w:t>(BANKL)</w:t>
      </w:r>
      <w:r w:rsidRPr="0092243B">
        <w:rPr>
          <w:lang w:val="en-GB"/>
        </w:rPr>
        <w:t xml:space="preserve"> from </w:t>
      </w:r>
      <w:r w:rsidRPr="00FA268C">
        <w:rPr>
          <w:lang w:val="en-GB"/>
        </w:rPr>
        <w:t>Bank master record</w:t>
      </w:r>
      <w:r>
        <w:rPr>
          <w:lang w:val="en-GB"/>
        </w:rPr>
        <w:t xml:space="preserve"> table</w:t>
      </w:r>
      <w:r w:rsidR="00854260">
        <w:rPr>
          <w:lang w:val="en-GB"/>
        </w:rPr>
        <w:t xml:space="preserve"> </w:t>
      </w:r>
      <w:r w:rsidR="000D63F3">
        <w:rPr>
          <w:lang w:val="en-GB"/>
        </w:rPr>
        <w:t>(BNKA)</w:t>
      </w:r>
      <w:r>
        <w:rPr>
          <w:lang w:val="en-GB"/>
        </w:rPr>
        <w:t xml:space="preserve"> by passing Bank country</w:t>
      </w:r>
      <w:r w:rsidR="00854260">
        <w:rPr>
          <w:lang w:val="en-GB"/>
        </w:rPr>
        <w:t xml:space="preserve"> </w:t>
      </w:r>
      <w:r w:rsidR="007650B3">
        <w:rPr>
          <w:lang w:val="en-GB"/>
        </w:rPr>
        <w:t>(BANKS)</w:t>
      </w:r>
      <w:r>
        <w:rPr>
          <w:lang w:val="en-GB"/>
        </w:rPr>
        <w:t xml:space="preserve"> and Bank No</w:t>
      </w:r>
      <w:r w:rsidR="00854260">
        <w:rPr>
          <w:lang w:val="en-GB"/>
        </w:rPr>
        <w:t xml:space="preserve"> </w:t>
      </w:r>
      <w:r w:rsidR="00AC4AD9">
        <w:rPr>
          <w:lang w:val="en-GB"/>
        </w:rPr>
        <w:t>(BNKLZ)</w:t>
      </w:r>
      <w:r w:rsidR="00E23D33">
        <w:rPr>
          <w:lang w:val="en-GB"/>
        </w:rPr>
        <w:t xml:space="preserve"> and empty deletion indicator (LOEVM)</w:t>
      </w:r>
      <w:r w:rsidR="008849D8">
        <w:rPr>
          <w:lang w:val="en-GB"/>
        </w:rPr>
        <w:t>.</w:t>
      </w:r>
      <w:r w:rsidR="005E04D1">
        <w:rPr>
          <w:lang w:val="en-GB"/>
        </w:rPr>
        <w:t xml:space="preserve"> </w:t>
      </w:r>
      <w:r>
        <w:rPr>
          <w:lang w:val="en-GB"/>
        </w:rPr>
        <w:t>{</w:t>
      </w:r>
      <w:r w:rsidR="004951EC">
        <w:rPr>
          <w:lang w:val="en-GB"/>
        </w:rPr>
        <w:t xml:space="preserve">End of </w:t>
      </w:r>
      <w:r w:rsidR="004951EC">
        <w:t>CRQ10006877</w:t>
      </w:r>
      <w:r>
        <w:t>}</w:t>
      </w:r>
    </w:p>
    <w:p w14:paraId="2EB77EE4" w14:textId="77777777" w:rsidR="00FA268C" w:rsidRDefault="00FA268C" w:rsidP="0092243B">
      <w:pPr>
        <w:rPr>
          <w:lang w:val="en-GB"/>
        </w:rPr>
      </w:pPr>
    </w:p>
    <w:p w14:paraId="45CEE520" w14:textId="63A7A832" w:rsidR="007014C6" w:rsidRPr="00B02CCC" w:rsidRDefault="007014C6" w:rsidP="00753147">
      <w:pPr>
        <w:pStyle w:val="Heading5"/>
        <w:rPr>
          <w:lang w:val="en-GB"/>
        </w:rPr>
      </w:pPr>
      <w:r w:rsidRPr="57F23EA6">
        <w:rPr>
          <w:lang w:val="en-GB"/>
        </w:rPr>
        <w:t>Method COSTCENTER_GET_ENTITYSET</w:t>
      </w:r>
    </w:p>
    <w:p w14:paraId="7A07FE14" w14:textId="1E9A75D3" w:rsidR="00376246" w:rsidRPr="00B02CCC" w:rsidRDefault="00953C89" w:rsidP="00376246">
      <w:pPr>
        <w:rPr>
          <w:lang w:val="en-GB"/>
        </w:rPr>
      </w:pPr>
      <w:r w:rsidRPr="00B02CCC">
        <w:rPr>
          <w:lang w:val="en-GB"/>
        </w:rPr>
        <w:t>* Prepare Ranges for Selection</w:t>
      </w:r>
    </w:p>
    <w:p w14:paraId="26A6F4B3" w14:textId="4AAE8A61" w:rsidR="00953C89" w:rsidRPr="00B02CCC" w:rsidRDefault="009A1A6C" w:rsidP="00376246">
      <w:pPr>
        <w:rPr>
          <w:lang w:val="en-GB"/>
        </w:rPr>
      </w:pPr>
      <w:r w:rsidRPr="00B02CCC">
        <w:rPr>
          <w:lang w:val="en-GB"/>
        </w:rPr>
        <w:t xml:space="preserve">* Select matching Cost Centers and populate </w:t>
      </w:r>
      <w:r w:rsidR="00D73545" w:rsidRPr="00B02CCC">
        <w:rPr>
          <w:lang w:val="en-GB"/>
        </w:rPr>
        <w:t>E</w:t>
      </w:r>
      <w:r w:rsidRPr="00B02CCC">
        <w:rPr>
          <w:lang w:val="en-GB"/>
        </w:rPr>
        <w:t>ntity</w:t>
      </w:r>
      <w:r w:rsidR="00D73545" w:rsidRPr="00B02CCC">
        <w:rPr>
          <w:lang w:val="en-GB"/>
        </w:rPr>
        <w:t>S</w:t>
      </w:r>
      <w:r w:rsidRPr="00B02CCC">
        <w:rPr>
          <w:lang w:val="en-GB"/>
        </w:rPr>
        <w:t>et for Search Help</w:t>
      </w:r>
    </w:p>
    <w:p w14:paraId="2D38CF6C" w14:textId="2591FF75" w:rsidR="007014C6" w:rsidRPr="00B02CCC" w:rsidRDefault="09A20849" w:rsidP="00753147">
      <w:pPr>
        <w:pStyle w:val="Heading5"/>
        <w:rPr>
          <w:lang w:val="en-GB"/>
        </w:rPr>
      </w:pPr>
      <w:r w:rsidRPr="57F23EA6">
        <w:rPr>
          <w:lang w:val="en-GB"/>
        </w:rPr>
        <w:t>Method COUNTRYSEARCHSET_GET_ENTITYSET</w:t>
      </w:r>
    </w:p>
    <w:p w14:paraId="6D01F42F" w14:textId="44BDE105" w:rsidR="00376246" w:rsidRPr="00B02CCC" w:rsidRDefault="4C67F3FC" w:rsidP="00376246">
      <w:pPr>
        <w:rPr>
          <w:lang w:val="en-GB"/>
        </w:rPr>
      </w:pPr>
      <w:r w:rsidRPr="0BEF0AE1">
        <w:rPr>
          <w:lang w:val="en-GB"/>
        </w:rPr>
        <w:t>* Get Countries List for Search Help</w:t>
      </w:r>
    </w:p>
    <w:p w14:paraId="777A310E" w14:textId="7933BE61" w:rsidR="007014C6" w:rsidRPr="00B02CCC" w:rsidRDefault="09A20849" w:rsidP="00753147">
      <w:pPr>
        <w:pStyle w:val="Heading5"/>
        <w:rPr>
          <w:lang w:val="en-GB"/>
        </w:rPr>
      </w:pPr>
      <w:r w:rsidRPr="57F23EA6">
        <w:rPr>
          <w:lang w:val="en-GB"/>
        </w:rPr>
        <w:t>Method CPYDATASET_GET_ENTITYSET</w:t>
      </w:r>
    </w:p>
    <w:p w14:paraId="511B7630" w14:textId="287E6D45" w:rsidR="00376246" w:rsidRPr="00B02CCC" w:rsidRDefault="287E1569" w:rsidP="00376246">
      <w:pPr>
        <w:rPr>
          <w:lang w:val="en-GB"/>
        </w:rPr>
      </w:pPr>
      <w:r w:rsidRPr="0BEF0AE1">
        <w:rPr>
          <w:lang w:val="en-GB"/>
        </w:rPr>
        <w:t>* Prepare Range for Selection</w:t>
      </w:r>
    </w:p>
    <w:p w14:paraId="1532C57D" w14:textId="4A7C4C1E" w:rsidR="000F1C51" w:rsidRPr="00B02CCC" w:rsidRDefault="3D1E9A38" w:rsidP="00376246">
      <w:pPr>
        <w:rPr>
          <w:lang w:val="en-GB"/>
        </w:rPr>
      </w:pPr>
      <w:r w:rsidRPr="0BEF0AE1">
        <w:rPr>
          <w:lang w:val="en-GB"/>
        </w:rPr>
        <w:t>* Get Authorized Company Codes &amp; prepare range</w:t>
      </w:r>
    </w:p>
    <w:p w14:paraId="1D80EA8D" w14:textId="47624948" w:rsidR="00D73545" w:rsidRPr="00B02CCC" w:rsidRDefault="00D73545" w:rsidP="00376246">
      <w:pPr>
        <w:rPr>
          <w:lang w:val="en-GB"/>
        </w:rPr>
      </w:pPr>
      <w:r w:rsidRPr="00B02CCC">
        <w:rPr>
          <w:lang w:val="en-GB"/>
        </w:rPr>
        <w:t>* Get Company Codes List &amp; populate EntitySet for Search Help</w:t>
      </w:r>
    </w:p>
    <w:p w14:paraId="25B8E996" w14:textId="71BBCA84" w:rsidR="007014C6" w:rsidRPr="00B02CCC" w:rsidRDefault="09A20849" w:rsidP="00753147">
      <w:pPr>
        <w:pStyle w:val="Heading5"/>
        <w:rPr>
          <w:lang w:val="en-GB"/>
        </w:rPr>
      </w:pPr>
      <w:r w:rsidRPr="57F23EA6">
        <w:rPr>
          <w:lang w:val="en-GB"/>
        </w:rPr>
        <w:t>Method CURRENCYSET_GET_ENTITYSET</w:t>
      </w:r>
    </w:p>
    <w:p w14:paraId="4C552330" w14:textId="0D608B59" w:rsidR="00376246" w:rsidRPr="00B02CCC" w:rsidRDefault="4497CE8D" w:rsidP="00376246">
      <w:pPr>
        <w:rPr>
          <w:lang w:val="en-GB"/>
        </w:rPr>
      </w:pPr>
      <w:r w:rsidRPr="0BEF0AE1">
        <w:rPr>
          <w:lang w:val="en-GB"/>
        </w:rPr>
        <w:t>* Prepare Filters</w:t>
      </w:r>
    </w:p>
    <w:p w14:paraId="4BCE9A6A" w14:textId="511BBD79" w:rsidR="00DA179B" w:rsidRPr="00B02CCC" w:rsidRDefault="4497CE8D" w:rsidP="00376246">
      <w:pPr>
        <w:rPr>
          <w:lang w:val="en-GB"/>
        </w:rPr>
      </w:pPr>
      <w:r w:rsidRPr="0BEF0AE1">
        <w:rPr>
          <w:lang w:val="en-GB"/>
        </w:rPr>
        <w:t>* Get Currencies according Filters (tables join TCURC TCURT)</w:t>
      </w:r>
    </w:p>
    <w:p w14:paraId="41E5F0F0" w14:textId="005468F3" w:rsidR="007014C6" w:rsidRPr="00B02CCC" w:rsidRDefault="09A20849" w:rsidP="00753147">
      <w:pPr>
        <w:pStyle w:val="Heading5"/>
        <w:rPr>
          <w:lang w:val="en-GB"/>
        </w:rPr>
      </w:pPr>
      <w:r w:rsidRPr="57F23EA6">
        <w:rPr>
          <w:lang w:val="en-GB"/>
        </w:rPr>
        <w:t>Method EPAYTYPESET_GET_ENTITYSET</w:t>
      </w:r>
    </w:p>
    <w:p w14:paraId="414AE83A" w14:textId="11CC6F90" w:rsidR="00376246" w:rsidRPr="00B02CCC" w:rsidRDefault="006B7DC1" w:rsidP="00376246">
      <w:pPr>
        <w:rPr>
          <w:lang w:val="en-GB"/>
        </w:rPr>
      </w:pPr>
      <w:r w:rsidRPr="00B02CCC">
        <w:rPr>
          <w:lang w:val="en-GB"/>
        </w:rPr>
        <w:t>* Get ePay Req Types Data for Search Help</w:t>
      </w:r>
    </w:p>
    <w:p w14:paraId="2D591209" w14:textId="363F7F56" w:rsidR="007014C6" w:rsidRPr="00B02CCC" w:rsidRDefault="09A20849" w:rsidP="00753147">
      <w:pPr>
        <w:pStyle w:val="Heading5"/>
        <w:rPr>
          <w:lang w:val="en-GB"/>
        </w:rPr>
      </w:pPr>
      <w:r w:rsidRPr="57F23EA6">
        <w:rPr>
          <w:lang w:val="en-GB"/>
        </w:rPr>
        <w:t>Method GLACCOUNTSEARCHS_GET_ENTITYSET</w:t>
      </w:r>
    </w:p>
    <w:p w14:paraId="3D04E866" w14:textId="49A4AE17" w:rsidR="00376246" w:rsidRDefault="51B54911" w:rsidP="00376246">
      <w:pPr>
        <w:rPr>
          <w:lang w:val="en-GB"/>
        </w:rPr>
      </w:pPr>
      <w:r w:rsidRPr="0BEF0AE1">
        <w:rPr>
          <w:lang w:val="en-GB"/>
        </w:rPr>
        <w:t>* Prepare Ranges for Selection</w:t>
      </w:r>
    </w:p>
    <w:p w14:paraId="47C384DE" w14:textId="7AA2D322" w:rsidR="00293F4B" w:rsidRPr="0053039C" w:rsidRDefault="00293F4B" w:rsidP="00293F4B">
      <w:r w:rsidRPr="0053039C">
        <w:lastRenderedPageBreak/>
        <w:t xml:space="preserve">* When property is </w:t>
      </w:r>
      <w:r>
        <w:t xml:space="preserve">equal to </w:t>
      </w:r>
      <w:r w:rsidRPr="0053039C">
        <w:t>G</w:t>
      </w:r>
      <w:r w:rsidR="00E74D34">
        <w:t>/</w:t>
      </w:r>
      <w:r w:rsidR="006E2D98">
        <w:t xml:space="preserve">L </w:t>
      </w:r>
      <w:r w:rsidRPr="0053039C">
        <w:t>Account</w:t>
      </w:r>
      <w:r>
        <w:t>:</w:t>
      </w:r>
    </w:p>
    <w:p w14:paraId="32CD018E" w14:textId="77777777" w:rsidR="00293F4B" w:rsidRDefault="00293F4B" w:rsidP="00293F4B">
      <w:pPr>
        <w:ind w:firstLine="720"/>
      </w:pPr>
      <w:r w:rsidRPr="00C57127">
        <w:t>* Remove every asterisk wild card search character</w:t>
      </w:r>
    </w:p>
    <w:p w14:paraId="7DC17FC5" w14:textId="77777777" w:rsidR="00293F4B" w:rsidRDefault="00293F4B" w:rsidP="00293F4B">
      <w:pPr>
        <w:ind w:firstLine="720"/>
      </w:pPr>
      <w:r w:rsidRPr="00023374">
        <w:t>* Do no try to create a range for the G/L account number when empty</w:t>
      </w:r>
    </w:p>
    <w:p w14:paraId="034FAAF2" w14:textId="77777777" w:rsidR="00293F4B" w:rsidRDefault="00293F4B" w:rsidP="00293F4B">
      <w:pPr>
        <w:ind w:firstLine="720"/>
      </w:pPr>
      <w:r w:rsidRPr="00023374">
        <w:t>* Get the number of characters contained in the G/L account number</w:t>
      </w:r>
    </w:p>
    <w:p w14:paraId="225DBB7D" w14:textId="77777777" w:rsidR="00293F4B" w:rsidRDefault="00293F4B" w:rsidP="00293F4B">
      <w:pPr>
        <w:ind w:firstLine="720"/>
      </w:pPr>
      <w:r w:rsidRPr="00023374">
        <w:t>* Get the maximum number of characters of the SAKNR data element</w:t>
      </w:r>
    </w:p>
    <w:p w14:paraId="00EE7F63" w14:textId="77777777" w:rsidR="00293F4B" w:rsidRDefault="00293F4B" w:rsidP="00293F4B">
      <w:pPr>
        <w:ind w:firstLine="720"/>
      </w:pPr>
      <w:r w:rsidRPr="00CD4AC9">
        <w:t>* Create a range for the G/L account number</w:t>
      </w:r>
      <w:r>
        <w:t>:</w:t>
      </w:r>
    </w:p>
    <w:p w14:paraId="58999C54" w14:textId="77777777" w:rsidR="00293F4B" w:rsidRDefault="00293F4B" w:rsidP="00293F4B">
      <w:pPr>
        <w:ind w:firstLine="720"/>
      </w:pPr>
      <w:r>
        <w:tab/>
      </w:r>
      <w:r w:rsidRPr="00CD4AC9">
        <w:t>* G/L account number is complete: strict search</w:t>
      </w:r>
    </w:p>
    <w:p w14:paraId="180F3888" w14:textId="77777777" w:rsidR="00293F4B" w:rsidRDefault="00293F4B" w:rsidP="00293F4B">
      <w:pPr>
        <w:ind w:firstLine="720"/>
      </w:pPr>
      <w:r>
        <w:tab/>
      </w:r>
      <w:r w:rsidRPr="00CD4AC9">
        <w:t>* G/L account number is missing 1 character: wildcard search with asterisk before + wildcard search with asterisk after</w:t>
      </w:r>
    </w:p>
    <w:p w14:paraId="1AF87B92" w14:textId="77777777" w:rsidR="00293F4B" w:rsidRPr="00C57127" w:rsidRDefault="00293F4B" w:rsidP="00293F4B">
      <w:r>
        <w:tab/>
      </w:r>
      <w:r>
        <w:tab/>
      </w:r>
      <w:r w:rsidRPr="00B90987">
        <w:t>* G/L account number is missing more than 1 character: wildcard search with asterisk both before and after</w:t>
      </w:r>
    </w:p>
    <w:p w14:paraId="1CAA44E7" w14:textId="5E5BD9D8" w:rsidR="00C84B46" w:rsidRPr="00B02CCC" w:rsidRDefault="00754FC4" w:rsidP="00376246">
      <w:pPr>
        <w:rPr>
          <w:lang w:val="en-GB"/>
        </w:rPr>
      </w:pPr>
      <w:r w:rsidRPr="00B02CCC">
        <w:rPr>
          <w:lang w:val="en-GB"/>
        </w:rPr>
        <w:t>* Select matching G/L Accounts and populate entityset</w:t>
      </w:r>
    </w:p>
    <w:p w14:paraId="4D15BDDB" w14:textId="3032700B" w:rsidR="007014C6" w:rsidRPr="00B02CCC" w:rsidRDefault="09A20849" w:rsidP="00753147">
      <w:pPr>
        <w:pStyle w:val="Heading5"/>
        <w:rPr>
          <w:lang w:val="en-GB"/>
        </w:rPr>
      </w:pPr>
      <w:r w:rsidRPr="57F23EA6">
        <w:rPr>
          <w:lang w:val="en-GB"/>
        </w:rPr>
        <w:t>Method HEADERSET_GET_ENTITYSET</w:t>
      </w:r>
    </w:p>
    <w:p w14:paraId="1A0112EB" w14:textId="0B02A285" w:rsidR="00376246" w:rsidRPr="00B02CCC" w:rsidRDefault="00754FC4" w:rsidP="00376246">
      <w:pPr>
        <w:rPr>
          <w:lang w:val="en-GB"/>
        </w:rPr>
      </w:pPr>
      <w:r w:rsidRPr="00B02CCC">
        <w:rPr>
          <w:lang w:val="en-GB"/>
        </w:rPr>
        <w:t>* Get ePayment Requests List according Frontend Filters</w:t>
      </w:r>
    </w:p>
    <w:p w14:paraId="56216B8D" w14:textId="41555DA2" w:rsidR="007014C6" w:rsidRPr="00B02CCC" w:rsidRDefault="09A20849" w:rsidP="00753147">
      <w:pPr>
        <w:pStyle w:val="Heading5"/>
        <w:rPr>
          <w:lang w:val="en-GB"/>
        </w:rPr>
      </w:pPr>
      <w:r w:rsidRPr="57F23EA6">
        <w:rPr>
          <w:lang w:val="en-GB"/>
        </w:rPr>
        <w:t>Method INTERNALORDER_GET_ENTITYSET</w:t>
      </w:r>
    </w:p>
    <w:p w14:paraId="02F5F130" w14:textId="044A9B5C" w:rsidR="00376246" w:rsidRPr="00B02CCC" w:rsidRDefault="5375C4E9" w:rsidP="00376246">
      <w:pPr>
        <w:rPr>
          <w:lang w:val="en-GB"/>
        </w:rPr>
      </w:pPr>
      <w:r w:rsidRPr="0BEF0AE1">
        <w:rPr>
          <w:lang w:val="en-GB"/>
        </w:rPr>
        <w:t>* Prepare Ranges for Selection</w:t>
      </w:r>
    </w:p>
    <w:p w14:paraId="3D36D09E" w14:textId="60AB74AB" w:rsidR="008B7A26" w:rsidRPr="00B02CCC" w:rsidRDefault="008B7A26" w:rsidP="00376246">
      <w:pPr>
        <w:rPr>
          <w:lang w:val="en-GB"/>
        </w:rPr>
      </w:pPr>
      <w:r w:rsidRPr="00B02CCC">
        <w:rPr>
          <w:lang w:val="en-GB"/>
        </w:rPr>
        <w:t>* Select matching Internal Orders and populate entityset</w:t>
      </w:r>
    </w:p>
    <w:p w14:paraId="5B27D6C3" w14:textId="5D336C78" w:rsidR="007014C6" w:rsidRPr="00B02CCC" w:rsidRDefault="09A20849" w:rsidP="00753147">
      <w:pPr>
        <w:pStyle w:val="Heading5"/>
        <w:rPr>
          <w:lang w:val="en-GB"/>
        </w:rPr>
      </w:pPr>
      <w:r w:rsidRPr="57F23EA6">
        <w:rPr>
          <w:lang w:val="en-GB"/>
        </w:rPr>
        <w:t>Method ITEMSET_GET_ENTITYSET</w:t>
      </w:r>
    </w:p>
    <w:p w14:paraId="18D51362" w14:textId="7F7849E8" w:rsidR="00376246" w:rsidRPr="00B02CCC" w:rsidRDefault="008B7A26" w:rsidP="00376246">
      <w:pPr>
        <w:rPr>
          <w:lang w:val="en-GB"/>
        </w:rPr>
      </w:pPr>
      <w:r w:rsidRPr="00B02CCC">
        <w:rPr>
          <w:lang w:val="en-GB"/>
        </w:rPr>
        <w:t>* Get current ePayment Request Items</w:t>
      </w:r>
    </w:p>
    <w:p w14:paraId="2266EF2D" w14:textId="0DCAD371" w:rsidR="007014C6" w:rsidRPr="00B02CCC" w:rsidRDefault="09A20849" w:rsidP="00753147">
      <w:pPr>
        <w:pStyle w:val="Heading5"/>
        <w:rPr>
          <w:lang w:val="en-GB"/>
        </w:rPr>
      </w:pPr>
      <w:r w:rsidRPr="57F23EA6">
        <w:rPr>
          <w:lang w:val="en-GB"/>
        </w:rPr>
        <w:t>Method PARTNERBANKSEARC_GET_ENTITYSET</w:t>
      </w:r>
    </w:p>
    <w:p w14:paraId="6A4D346A" w14:textId="77777777" w:rsidR="00097D68" w:rsidRDefault="509FABDE" w:rsidP="00097D68">
      <w:pPr>
        <w:rPr>
          <w:lang w:val="en-GB"/>
        </w:rPr>
      </w:pPr>
      <w:r w:rsidRPr="0BEF0AE1">
        <w:rPr>
          <w:lang w:val="en-GB"/>
        </w:rPr>
        <w:t>* Prepare Ranges for Selection</w:t>
      </w:r>
    </w:p>
    <w:p w14:paraId="4DFDF1E7" w14:textId="77777777" w:rsidR="002C2AF7" w:rsidRDefault="002C2AF7" w:rsidP="002C2AF7">
      <w:pPr>
        <w:spacing w:before="100" w:beforeAutospacing="1" w:after="120"/>
        <w:jc w:val="left"/>
        <w:rPr>
          <w:lang w:val="en-GB"/>
        </w:rPr>
      </w:pPr>
      <w:r w:rsidRPr="00953823">
        <w:rPr>
          <w:lang w:val="en-GB"/>
        </w:rPr>
        <w:t>{Begin of CRQ10013409 }</w:t>
      </w:r>
    </w:p>
    <w:p w14:paraId="2D1DC5A9" w14:textId="4F608CCD" w:rsidR="00F818FC" w:rsidRDefault="00F818FC" w:rsidP="00F818FC">
      <w:pPr>
        <w:pStyle w:val="ListParagraph"/>
        <w:numPr>
          <w:ilvl w:val="0"/>
          <w:numId w:val="40"/>
        </w:numPr>
        <w:spacing w:before="100" w:beforeAutospacing="1" w:after="120"/>
        <w:rPr>
          <w:lang w:val="en-GB"/>
        </w:rPr>
      </w:pPr>
      <w:r>
        <w:rPr>
          <w:lang w:val="en-GB"/>
        </w:rPr>
        <w:lastRenderedPageBreak/>
        <w:t xml:space="preserve">Prepare ranges for </w:t>
      </w:r>
      <w:r w:rsidR="009F5E2F">
        <w:rPr>
          <w:lang w:val="en-GB"/>
        </w:rPr>
        <w:t>selection payee</w:t>
      </w:r>
      <w:r>
        <w:rPr>
          <w:lang w:val="en-GB"/>
        </w:rPr>
        <w:t xml:space="preserve"> and company code.</w:t>
      </w:r>
    </w:p>
    <w:p w14:paraId="1C2EA439" w14:textId="69104722" w:rsidR="00F818FC" w:rsidRPr="00F818FC" w:rsidRDefault="009F5E2F" w:rsidP="00F818FC">
      <w:pPr>
        <w:pStyle w:val="ListParagraph"/>
        <w:numPr>
          <w:ilvl w:val="0"/>
          <w:numId w:val="40"/>
        </w:numPr>
        <w:spacing w:before="100" w:beforeAutospacing="1" w:after="120"/>
        <w:rPr>
          <w:lang w:val="en-GB"/>
        </w:rPr>
      </w:pPr>
      <w:r>
        <w:rPr>
          <w:lang w:val="en-GB"/>
        </w:rPr>
        <w:t>Retrieve</w:t>
      </w:r>
      <w:r w:rsidR="00F818FC">
        <w:rPr>
          <w:lang w:val="en-GB"/>
        </w:rPr>
        <w:t xml:space="preserve"> selected payee</w:t>
      </w:r>
      <w:r>
        <w:rPr>
          <w:lang w:val="en-GB"/>
        </w:rPr>
        <w:t xml:space="preserve"> from filter</w:t>
      </w:r>
      <w:r w:rsidR="00F818FC">
        <w:rPr>
          <w:lang w:val="en-GB"/>
        </w:rPr>
        <w:t xml:space="preserve"> and </w:t>
      </w:r>
      <w:r w:rsidR="00635708">
        <w:rPr>
          <w:b/>
          <w:bCs/>
          <w:lang w:val="en-GB"/>
        </w:rPr>
        <w:t xml:space="preserve">, </w:t>
      </w:r>
      <w:r w:rsidR="00635708" w:rsidRPr="009F5E2F">
        <w:rPr>
          <w:lang w:val="en-GB"/>
        </w:rPr>
        <w:t>if payee is not selected get alternative payee using</w:t>
      </w:r>
      <w:r w:rsidR="00635708">
        <w:rPr>
          <w:b/>
          <w:bCs/>
          <w:lang w:val="en-GB"/>
        </w:rPr>
        <w:t xml:space="preserve"> method </w:t>
      </w:r>
      <w:r w:rsidR="00635708" w:rsidRPr="009F5E2F">
        <w:rPr>
          <w:b/>
          <w:bCs/>
          <w:lang w:val="en-GB"/>
        </w:rPr>
        <w:t>GET_ALTPAYEE</w:t>
      </w:r>
      <w:r w:rsidR="00635708">
        <w:rPr>
          <w:b/>
          <w:bCs/>
          <w:lang w:val="en-GB"/>
        </w:rPr>
        <w:t xml:space="preserve">. </w:t>
      </w:r>
      <w:r w:rsidR="00635708" w:rsidRPr="009F5E2F">
        <w:rPr>
          <w:lang w:val="en-GB"/>
        </w:rPr>
        <w:t>If there is no alternative payee</w:t>
      </w:r>
      <w:r w:rsidR="00F52441">
        <w:rPr>
          <w:lang w:val="en-GB"/>
        </w:rPr>
        <w:t xml:space="preserve"> then</w:t>
      </w:r>
      <w:r w:rsidR="00420960">
        <w:rPr>
          <w:lang w:val="en-GB"/>
        </w:rPr>
        <w:t xml:space="preserve"> assign its vendor</w:t>
      </w:r>
      <w:r w:rsidR="00635708">
        <w:rPr>
          <w:lang w:val="en-GB"/>
        </w:rPr>
        <w:t xml:space="preserve"> and </w:t>
      </w:r>
      <w:r w:rsidR="00F818FC">
        <w:rPr>
          <w:lang w:val="en-GB"/>
        </w:rPr>
        <w:t xml:space="preserve">retrieve its </w:t>
      </w:r>
      <w:r w:rsidR="008800EF">
        <w:rPr>
          <w:lang w:val="en-GB"/>
        </w:rPr>
        <w:t xml:space="preserve">respective </w:t>
      </w:r>
      <w:r w:rsidR="00F818FC">
        <w:rPr>
          <w:lang w:val="en-GB"/>
        </w:rPr>
        <w:t xml:space="preserve">bank details using method </w:t>
      </w:r>
      <w:r w:rsidR="00F818FC" w:rsidRPr="00953823">
        <w:rPr>
          <w:b/>
          <w:bCs/>
          <w:lang w:val="en-GB"/>
        </w:rPr>
        <w:t>GET_BANK_D</w:t>
      </w:r>
      <w:r w:rsidR="009D5C10">
        <w:rPr>
          <w:b/>
          <w:bCs/>
          <w:lang w:val="en-GB"/>
        </w:rPr>
        <w:t>ATA</w:t>
      </w:r>
      <w:r w:rsidR="00CE115C">
        <w:rPr>
          <w:b/>
          <w:bCs/>
          <w:lang w:val="en-GB"/>
        </w:rPr>
        <w:t>.</w:t>
      </w:r>
    </w:p>
    <w:p w14:paraId="2D5D11A4" w14:textId="77777777" w:rsidR="002C2AF7" w:rsidRPr="00B02CCC" w:rsidRDefault="002C2AF7" w:rsidP="002C2AF7">
      <w:pPr>
        <w:spacing w:before="100" w:beforeAutospacing="1" w:after="120"/>
        <w:jc w:val="left"/>
        <w:rPr>
          <w:lang w:val="en-GB"/>
        </w:rPr>
      </w:pPr>
      <w:r w:rsidRPr="00953823">
        <w:rPr>
          <w:lang w:val="en-GB"/>
        </w:rPr>
        <w:t>{End  of CRQ10013409 }</w:t>
      </w:r>
    </w:p>
    <w:p w14:paraId="0A348763" w14:textId="77777777" w:rsidR="002C2AF7" w:rsidRPr="00B02CCC" w:rsidRDefault="002C2AF7" w:rsidP="00097D68">
      <w:pPr>
        <w:rPr>
          <w:lang w:val="en-GB"/>
        </w:rPr>
      </w:pPr>
    </w:p>
    <w:p w14:paraId="391E5F1B" w14:textId="3193051B" w:rsidR="00376246" w:rsidRDefault="00097D68" w:rsidP="00376246">
      <w:pPr>
        <w:rPr>
          <w:lang w:val="en-GB"/>
        </w:rPr>
      </w:pPr>
      <w:r w:rsidRPr="00B02CCC">
        <w:rPr>
          <w:lang w:val="en-GB"/>
        </w:rPr>
        <w:t>* Select Partner Bank Data and populate entityset</w:t>
      </w:r>
    </w:p>
    <w:p w14:paraId="61F2603F" w14:textId="4B59E5AA" w:rsidR="007014C6" w:rsidRPr="00B02CCC" w:rsidRDefault="09A20849" w:rsidP="00753147">
      <w:pPr>
        <w:pStyle w:val="Heading5"/>
        <w:rPr>
          <w:lang w:val="en-GB"/>
        </w:rPr>
      </w:pPr>
      <w:r w:rsidRPr="57F23EA6">
        <w:rPr>
          <w:lang w:val="en-GB"/>
        </w:rPr>
        <w:t>Method PAYMETHODSEARCHS_GET_ENTITYSET</w:t>
      </w:r>
    </w:p>
    <w:p w14:paraId="26B2F176" w14:textId="77777777" w:rsidR="00581500" w:rsidRPr="00B02CCC" w:rsidRDefault="78727232" w:rsidP="00581500">
      <w:pPr>
        <w:rPr>
          <w:lang w:val="en-GB"/>
        </w:rPr>
      </w:pPr>
      <w:r w:rsidRPr="0BEF0AE1">
        <w:rPr>
          <w:lang w:val="en-GB"/>
        </w:rPr>
        <w:t>* Prepare Ranges for Selection</w:t>
      </w:r>
    </w:p>
    <w:p w14:paraId="52CC9707" w14:textId="46E1FD36" w:rsidR="00376246" w:rsidRPr="00B02CCC" w:rsidRDefault="00581500" w:rsidP="00376246">
      <w:pPr>
        <w:rPr>
          <w:lang w:val="en-GB"/>
        </w:rPr>
      </w:pPr>
      <w:r w:rsidRPr="00B02CCC">
        <w:rPr>
          <w:lang w:val="en-GB"/>
        </w:rPr>
        <w:t>* Select Payment Methods Data and populate entityset</w:t>
      </w:r>
    </w:p>
    <w:p w14:paraId="2A6334FE" w14:textId="3855C5AF" w:rsidR="007014C6" w:rsidRPr="00B02CCC" w:rsidRDefault="09A20849" w:rsidP="00753147">
      <w:pPr>
        <w:pStyle w:val="Heading5"/>
        <w:rPr>
          <w:lang w:val="en-GB"/>
        </w:rPr>
      </w:pPr>
      <w:r w:rsidRPr="57F23EA6">
        <w:rPr>
          <w:lang w:val="en-GB"/>
        </w:rPr>
        <w:t>Method PODATASET_GET_ENTITYSET</w:t>
      </w:r>
    </w:p>
    <w:p w14:paraId="758C6811" w14:textId="77777777" w:rsidR="008B398C" w:rsidRPr="00B02CCC" w:rsidRDefault="3000CB1C" w:rsidP="008B398C">
      <w:pPr>
        <w:rPr>
          <w:lang w:val="en-GB"/>
        </w:rPr>
      </w:pPr>
      <w:r w:rsidRPr="0BEF0AE1">
        <w:rPr>
          <w:lang w:val="en-GB"/>
        </w:rPr>
        <w:t>* Prepare Ranges for Selection</w:t>
      </w:r>
    </w:p>
    <w:p w14:paraId="4D8D9354" w14:textId="66E9F57F" w:rsidR="00376246" w:rsidRPr="00B02CCC" w:rsidRDefault="008B398C" w:rsidP="00376246">
      <w:pPr>
        <w:rPr>
          <w:lang w:val="en-GB"/>
        </w:rPr>
      </w:pPr>
      <w:r w:rsidRPr="00B02CCC">
        <w:rPr>
          <w:lang w:val="en-GB"/>
        </w:rPr>
        <w:t>* Select matching PO Data and populate entityset</w:t>
      </w:r>
    </w:p>
    <w:p w14:paraId="3AF4C186" w14:textId="6915571F" w:rsidR="007014C6" w:rsidRPr="00B02CCC" w:rsidRDefault="09A20849" w:rsidP="00753147">
      <w:pPr>
        <w:pStyle w:val="Heading5"/>
        <w:rPr>
          <w:lang w:val="en-GB"/>
        </w:rPr>
      </w:pPr>
      <w:r w:rsidRPr="57F23EA6">
        <w:rPr>
          <w:lang w:val="en-GB"/>
        </w:rPr>
        <w:t>Method REGIONSEARCHSET_GET_ENTITYSET</w:t>
      </w:r>
    </w:p>
    <w:p w14:paraId="72BC2EA1" w14:textId="580C5296" w:rsidR="00376246" w:rsidRPr="00B02CCC" w:rsidRDefault="5863865A" w:rsidP="00376246">
      <w:pPr>
        <w:rPr>
          <w:lang w:val="en-GB"/>
        </w:rPr>
      </w:pPr>
      <w:r w:rsidRPr="0BEF0AE1">
        <w:rPr>
          <w:lang w:val="en-GB"/>
        </w:rPr>
        <w:t>* Instantiate Master Data Class</w:t>
      </w:r>
    </w:p>
    <w:p w14:paraId="6BC939D4" w14:textId="0A5FC9A0" w:rsidR="004E7343" w:rsidRPr="00B02CCC" w:rsidRDefault="5863865A" w:rsidP="00376246">
      <w:pPr>
        <w:rPr>
          <w:lang w:val="en-GB"/>
        </w:rPr>
      </w:pPr>
      <w:r w:rsidRPr="0BEF0AE1">
        <w:rPr>
          <w:lang w:val="en-GB"/>
        </w:rPr>
        <w:t>* Prepare Filters</w:t>
      </w:r>
    </w:p>
    <w:p w14:paraId="17C6BE71" w14:textId="5696045B" w:rsidR="004E7343" w:rsidRPr="00B02CCC" w:rsidRDefault="5863865A" w:rsidP="00376246">
      <w:pPr>
        <w:rPr>
          <w:lang w:val="en-GB"/>
        </w:rPr>
      </w:pPr>
      <w:r w:rsidRPr="0BEF0AE1">
        <w:rPr>
          <w:lang w:val="en-GB"/>
        </w:rPr>
        <w:t>* Build response table</w:t>
      </w:r>
    </w:p>
    <w:p w14:paraId="5AB115EF" w14:textId="1DE82D75" w:rsidR="007014C6" w:rsidRPr="00B02CCC" w:rsidRDefault="09A20849" w:rsidP="00753147">
      <w:pPr>
        <w:pStyle w:val="Heading5"/>
        <w:rPr>
          <w:lang w:val="en-GB"/>
        </w:rPr>
      </w:pPr>
      <w:r w:rsidRPr="57F23EA6">
        <w:rPr>
          <w:lang w:val="en-GB"/>
        </w:rPr>
        <w:t>Method STATUSSET_GET_ENTITYSET</w:t>
      </w:r>
    </w:p>
    <w:p w14:paraId="6F249281" w14:textId="149E49A0" w:rsidR="00376246" w:rsidRPr="00B02CCC" w:rsidRDefault="004E7343" w:rsidP="00376246">
      <w:pPr>
        <w:rPr>
          <w:lang w:val="en-GB"/>
        </w:rPr>
      </w:pPr>
      <w:r w:rsidRPr="00B02CCC">
        <w:rPr>
          <w:lang w:val="en-GB"/>
        </w:rPr>
        <w:t>* Get Status Data for Search Help</w:t>
      </w:r>
      <w:r w:rsidR="009E151F">
        <w:rPr>
          <w:lang w:val="en-GB"/>
        </w:rPr>
        <w:t xml:space="preserve">, filter out </w:t>
      </w:r>
      <w:r w:rsidR="0043456C">
        <w:rPr>
          <w:lang w:val="en-GB"/>
        </w:rPr>
        <w:t>statuses “Denied” and “Paid”</w:t>
      </w:r>
      <w:r w:rsidR="006271AE">
        <w:rPr>
          <w:lang w:val="en-GB"/>
        </w:rPr>
        <w:t xml:space="preserve"> and send the list to frontend</w:t>
      </w:r>
    </w:p>
    <w:p w14:paraId="7383E55A" w14:textId="3E9FF1E0" w:rsidR="00930A61" w:rsidRDefault="0077479E" w:rsidP="00753147">
      <w:pPr>
        <w:pStyle w:val="Heading5"/>
        <w:rPr>
          <w:lang w:val="en-GB"/>
        </w:rPr>
      </w:pPr>
      <w:r w:rsidRPr="57F23EA6">
        <w:rPr>
          <w:lang w:val="en-GB"/>
        </w:rPr>
        <w:t>Method TAXDATASET_GET_ENTITYSET</w:t>
      </w:r>
    </w:p>
    <w:p w14:paraId="190EF9DD" w14:textId="7E6889C0" w:rsidR="0077479E" w:rsidRPr="0077479E" w:rsidRDefault="00B00AAD" w:rsidP="0077479E">
      <w:pPr>
        <w:rPr>
          <w:lang w:val="en-GB"/>
        </w:rPr>
      </w:pPr>
      <w:r>
        <w:rPr>
          <w:lang w:val="en-GB"/>
        </w:rPr>
        <w:lastRenderedPageBreak/>
        <w:t xml:space="preserve">* </w:t>
      </w:r>
      <w:r w:rsidRPr="00B00AAD">
        <w:rPr>
          <w:lang w:val="en-GB"/>
        </w:rPr>
        <w:t>Get Tax Codes by Company for search help</w:t>
      </w:r>
    </w:p>
    <w:p w14:paraId="56A34D03" w14:textId="668ABD0F" w:rsidR="007014C6" w:rsidRPr="00B02CCC" w:rsidRDefault="09A20849" w:rsidP="00753147">
      <w:pPr>
        <w:pStyle w:val="Heading5"/>
        <w:rPr>
          <w:lang w:val="en-GB"/>
        </w:rPr>
      </w:pPr>
      <w:r w:rsidRPr="57F23EA6">
        <w:rPr>
          <w:lang w:val="en-GB"/>
        </w:rPr>
        <w:t>Method URGENCYSET_GET_ENTITYSET</w:t>
      </w:r>
    </w:p>
    <w:p w14:paraId="6E77CD03" w14:textId="77777777" w:rsidR="005E65A9" w:rsidRPr="00B02CCC" w:rsidRDefault="2DC2A210" w:rsidP="005E65A9">
      <w:pPr>
        <w:rPr>
          <w:lang w:val="en-GB"/>
        </w:rPr>
      </w:pPr>
      <w:r w:rsidRPr="0BEF0AE1">
        <w:rPr>
          <w:lang w:val="en-GB"/>
        </w:rPr>
        <w:t>* Instantiate Master Data Class</w:t>
      </w:r>
    </w:p>
    <w:p w14:paraId="67861533" w14:textId="292BB836" w:rsidR="00376246" w:rsidRPr="00B02CCC" w:rsidRDefault="2DC2A210" w:rsidP="00376246">
      <w:pPr>
        <w:rPr>
          <w:lang w:val="en-GB"/>
        </w:rPr>
      </w:pPr>
      <w:r w:rsidRPr="0BEF0AE1">
        <w:rPr>
          <w:lang w:val="en-GB"/>
        </w:rPr>
        <w:t>* Get Urgency Data for Search Help</w:t>
      </w:r>
    </w:p>
    <w:p w14:paraId="51CE481A" w14:textId="3CE3FCD0" w:rsidR="007014C6" w:rsidRPr="00B02CCC" w:rsidRDefault="09A20849" w:rsidP="00753147">
      <w:pPr>
        <w:pStyle w:val="Heading5"/>
        <w:rPr>
          <w:lang w:val="en-GB"/>
        </w:rPr>
      </w:pPr>
      <w:r w:rsidRPr="57F23EA6">
        <w:rPr>
          <w:lang w:val="en-GB"/>
        </w:rPr>
        <w:t>Method VENDDATASET_GET_ENTITYSET</w:t>
      </w:r>
    </w:p>
    <w:p w14:paraId="0500D871" w14:textId="77777777" w:rsidR="005E65A9" w:rsidRPr="00B02CCC" w:rsidRDefault="2DC2A210" w:rsidP="005E65A9">
      <w:pPr>
        <w:rPr>
          <w:lang w:val="en-GB"/>
        </w:rPr>
      </w:pPr>
      <w:r w:rsidRPr="0BEF0AE1">
        <w:rPr>
          <w:lang w:val="en-GB"/>
        </w:rPr>
        <w:t>* Instantiate Master Data Class</w:t>
      </w:r>
    </w:p>
    <w:p w14:paraId="0E18957B" w14:textId="77777777" w:rsidR="005E65A9" w:rsidRPr="00B02CCC" w:rsidRDefault="2DC2A210" w:rsidP="005E65A9">
      <w:pPr>
        <w:rPr>
          <w:lang w:val="en-GB"/>
        </w:rPr>
      </w:pPr>
      <w:r w:rsidRPr="0BEF0AE1">
        <w:rPr>
          <w:lang w:val="en-GB"/>
        </w:rPr>
        <w:t>* Prepare Filters</w:t>
      </w:r>
    </w:p>
    <w:p w14:paraId="49B3BE60" w14:textId="28C95350" w:rsidR="00BC3743" w:rsidRDefault="75BB99F7" w:rsidP="00BC3743">
      <w:pPr>
        <w:rPr>
          <w:lang w:val="en-GB"/>
        </w:rPr>
      </w:pPr>
      <w:r w:rsidRPr="0BEF0AE1">
        <w:rPr>
          <w:lang w:val="en-GB"/>
        </w:rPr>
        <w:t>* Build response table</w:t>
      </w:r>
    </w:p>
    <w:p w14:paraId="4108D63E" w14:textId="0C9D4A6A" w:rsidR="00C24DEA" w:rsidRDefault="00C24DEA" w:rsidP="00C24DEA">
      <w:pPr>
        <w:ind w:left="720"/>
        <w:rPr>
          <w:lang w:val="en-GB"/>
        </w:rPr>
      </w:pPr>
      <w:r w:rsidRPr="00C24DEA">
        <w:rPr>
          <w:lang w:val="en-GB"/>
        </w:rPr>
        <w:t xml:space="preserve">* </w:t>
      </w:r>
      <w:r>
        <w:rPr>
          <w:lang w:val="en-GB"/>
        </w:rPr>
        <w:t>Prepare vendor data depending of Vendor</w:t>
      </w:r>
      <w:r w:rsidR="00137482">
        <w:rPr>
          <w:lang w:val="en-GB"/>
        </w:rPr>
        <w:t xml:space="preserve"> {Begin of </w:t>
      </w:r>
      <w:r w:rsidR="00137482" w:rsidRPr="00137482">
        <w:rPr>
          <w:lang w:val="en-GB"/>
        </w:rPr>
        <w:t>CRQ10009116</w:t>
      </w:r>
      <w:r w:rsidR="00137482">
        <w:rPr>
          <w:lang w:val="en-GB"/>
        </w:rPr>
        <w:t>}</w:t>
      </w:r>
      <w:r w:rsidR="00137482" w:rsidRPr="00137482">
        <w:t xml:space="preserve"> </w:t>
      </w:r>
      <w:r w:rsidR="00137482">
        <w:t xml:space="preserve">and check the current user has role </w:t>
      </w:r>
      <w:r w:rsidR="00137482">
        <w:rPr>
          <w:rFonts w:ascii="Segoe UI" w:hAnsi="Segoe UI" w:cs="Segoe UI"/>
          <w:sz w:val="21"/>
          <w:szCs w:val="21"/>
        </w:rPr>
        <w:t>YM200-XXXX-PUR_DISP_VEND_EMP. If not include filter  in preparing vendor data where account group not Y100 (LFA1-KTOKK NE ‘Y100’).</w:t>
      </w:r>
      <w:r>
        <w:rPr>
          <w:lang w:val="en-GB"/>
        </w:rPr>
        <w:t xml:space="preserve"> </w:t>
      </w:r>
      <w:r w:rsidR="00137482">
        <w:rPr>
          <w:lang w:val="en-GB"/>
        </w:rPr>
        <w:t xml:space="preserve">{End of </w:t>
      </w:r>
      <w:r w:rsidR="00137482" w:rsidRPr="00137482">
        <w:rPr>
          <w:lang w:val="en-GB"/>
        </w:rPr>
        <w:t>CRQ10009116</w:t>
      </w:r>
      <w:r w:rsidR="00137482">
        <w:rPr>
          <w:lang w:val="en-GB"/>
        </w:rPr>
        <w:t xml:space="preserve">} </w:t>
      </w:r>
      <w:r>
        <w:rPr>
          <w:lang w:val="en-GB"/>
        </w:rPr>
        <w:t>or One-time Vendor</w:t>
      </w:r>
      <w:ins w:id="310" w:author="Author">
        <w:r w:rsidR="00CC26DA" w:rsidRPr="00CC26DA">
          <w:rPr>
            <w:lang w:val="en-GB"/>
          </w:rPr>
          <w:t>BANKACCOUNTDETSE_GET_ENTITY</w:t>
        </w:r>
      </w:ins>
    </w:p>
    <w:p w14:paraId="65037FE3" w14:textId="7F874672" w:rsidR="00D75689" w:rsidRDefault="00D75689" w:rsidP="00D75689">
      <w:pPr>
        <w:spacing w:before="100" w:beforeAutospacing="1" w:after="120"/>
        <w:jc w:val="left"/>
        <w:rPr>
          <w:rFonts w:ascii="Segoe UI" w:hAnsi="Segoe UI" w:cs="Segoe UI"/>
          <w:sz w:val="21"/>
          <w:szCs w:val="21"/>
        </w:rPr>
      </w:pPr>
      <w:r w:rsidRPr="00D75689">
        <w:rPr>
          <w:rFonts w:ascii="Segoe UI" w:hAnsi="Segoe UI" w:cs="Segoe UI"/>
          <w:sz w:val="21"/>
          <w:szCs w:val="21"/>
        </w:rPr>
        <w:t>{Begin of CRQ10013</w:t>
      </w:r>
      <w:r w:rsidR="00436610">
        <w:rPr>
          <w:rFonts w:ascii="Segoe UI" w:hAnsi="Segoe UI" w:cs="Segoe UI"/>
          <w:sz w:val="21"/>
          <w:szCs w:val="21"/>
        </w:rPr>
        <w:t>4</w:t>
      </w:r>
      <w:r w:rsidRPr="00D75689">
        <w:rPr>
          <w:rFonts w:ascii="Segoe UI" w:hAnsi="Segoe UI" w:cs="Segoe UI"/>
          <w:sz w:val="21"/>
          <w:szCs w:val="21"/>
        </w:rPr>
        <w:t>09}</w:t>
      </w:r>
    </w:p>
    <w:p w14:paraId="4C115E16" w14:textId="3085C79B" w:rsidR="00CF467E" w:rsidRDefault="00CF467E" w:rsidP="00CF467E">
      <w:pPr>
        <w:pStyle w:val="ListParagraph"/>
        <w:numPr>
          <w:ilvl w:val="0"/>
          <w:numId w:val="23"/>
        </w:numPr>
        <w:spacing w:before="100" w:beforeAutospacing="1" w:after="120"/>
        <w:rPr>
          <w:rFonts w:ascii="Segoe UI" w:hAnsi="Segoe UI" w:cs="Segoe UI"/>
          <w:b/>
          <w:bCs/>
          <w:sz w:val="21"/>
          <w:szCs w:val="21"/>
        </w:rPr>
      </w:pPr>
      <w:r>
        <w:rPr>
          <w:rFonts w:ascii="Segoe UI" w:hAnsi="Segoe UI" w:cs="Segoe UI"/>
          <w:sz w:val="21"/>
          <w:szCs w:val="21"/>
        </w:rPr>
        <w:t>If vendor is not a One-time Vendor</w:t>
      </w:r>
      <w:r w:rsidR="00BF1222">
        <w:rPr>
          <w:rFonts w:ascii="Segoe UI" w:hAnsi="Segoe UI" w:cs="Segoe UI"/>
          <w:sz w:val="21"/>
          <w:szCs w:val="21"/>
        </w:rPr>
        <w:t xml:space="preserve"> and </w:t>
      </w:r>
      <w:r w:rsidR="00C84214">
        <w:rPr>
          <w:rFonts w:ascii="Segoe UI" w:hAnsi="Segoe UI" w:cs="Segoe UI"/>
          <w:sz w:val="21"/>
          <w:szCs w:val="21"/>
        </w:rPr>
        <w:t xml:space="preserve">either of Vendor, Company Code or Vat Number data is </w:t>
      </w:r>
      <w:r w:rsidR="0019604B">
        <w:rPr>
          <w:rFonts w:ascii="Segoe UI" w:hAnsi="Segoe UI" w:cs="Segoe UI"/>
          <w:sz w:val="21"/>
          <w:szCs w:val="21"/>
        </w:rPr>
        <w:t>inputted</w:t>
      </w:r>
      <w:r>
        <w:rPr>
          <w:rFonts w:ascii="Segoe UI" w:hAnsi="Segoe UI" w:cs="Segoe UI"/>
          <w:sz w:val="21"/>
          <w:szCs w:val="21"/>
        </w:rPr>
        <w:t xml:space="preserve">, get valid vendor account group using </w:t>
      </w:r>
      <w:r w:rsidRPr="00CF467E">
        <w:rPr>
          <w:rFonts w:ascii="Segoe UI" w:hAnsi="Segoe UI" w:cs="Segoe UI"/>
          <w:b/>
          <w:bCs/>
          <w:sz w:val="21"/>
          <w:szCs w:val="21"/>
        </w:rPr>
        <w:t>method GET_VALID_VENDOR_ACCOUNT_GROUP.</w:t>
      </w:r>
      <w:r w:rsidR="004D4695">
        <w:rPr>
          <w:rFonts w:ascii="Segoe UI" w:hAnsi="Segoe UI" w:cs="Segoe UI"/>
          <w:b/>
          <w:bCs/>
          <w:sz w:val="21"/>
          <w:szCs w:val="21"/>
        </w:rPr>
        <w:t xml:space="preserve"> </w:t>
      </w:r>
    </w:p>
    <w:p w14:paraId="432243D8" w14:textId="6AEC8ADF" w:rsidR="00C677E2" w:rsidRPr="0046403B" w:rsidRDefault="0046403B" w:rsidP="00CF467E">
      <w:pPr>
        <w:pStyle w:val="ListParagraph"/>
        <w:numPr>
          <w:ilvl w:val="0"/>
          <w:numId w:val="23"/>
        </w:numPr>
        <w:spacing w:before="100" w:beforeAutospacing="1" w:after="120"/>
        <w:rPr>
          <w:rFonts w:ascii="Segoe UI" w:hAnsi="Segoe UI" w:cs="Segoe UI"/>
          <w:sz w:val="21"/>
          <w:szCs w:val="21"/>
        </w:rPr>
      </w:pPr>
      <w:r w:rsidRPr="0046403B">
        <w:rPr>
          <w:rFonts w:ascii="Segoe UI" w:hAnsi="Segoe UI" w:cs="Segoe UI"/>
          <w:sz w:val="21"/>
          <w:szCs w:val="21"/>
        </w:rPr>
        <w:t>Issue Error Message in</w:t>
      </w:r>
      <w:r>
        <w:rPr>
          <w:rFonts w:ascii="Segoe UI" w:hAnsi="Segoe UI" w:cs="Segoe UI"/>
          <w:sz w:val="21"/>
          <w:szCs w:val="21"/>
        </w:rPr>
        <w:t xml:space="preserve"> </w:t>
      </w:r>
      <w:r w:rsidRPr="0046403B">
        <w:rPr>
          <w:rFonts w:ascii="Segoe UI" w:hAnsi="Segoe UI" w:cs="Segoe UI"/>
          <w:sz w:val="21"/>
          <w:szCs w:val="21"/>
        </w:rPr>
        <w:t>case user manually inputs the vendor code in F4 Search window</w:t>
      </w:r>
      <w:r w:rsidRPr="0046403B">
        <w:rPr>
          <w:rFonts w:ascii="Segoe UI" w:hAnsi="Segoe UI" w:cs="Segoe UI"/>
          <w:sz w:val="21"/>
          <w:szCs w:val="21"/>
        </w:rPr>
        <w:br/>
        <w:t>but not authorized to display the vendor in list output</w:t>
      </w:r>
      <w:r>
        <w:rPr>
          <w:rFonts w:ascii="Segoe UI" w:hAnsi="Segoe UI" w:cs="Segoe UI"/>
          <w:sz w:val="21"/>
          <w:szCs w:val="21"/>
        </w:rPr>
        <w:t>.</w:t>
      </w:r>
    </w:p>
    <w:p w14:paraId="1726869A" w14:textId="77777777" w:rsidR="00D75689" w:rsidRPr="00D75689" w:rsidRDefault="00D75689" w:rsidP="00D75689">
      <w:pPr>
        <w:spacing w:before="100" w:beforeAutospacing="1" w:after="120"/>
        <w:jc w:val="left"/>
        <w:rPr>
          <w:rFonts w:ascii="Segoe UI" w:hAnsi="Segoe UI" w:cs="Segoe UI"/>
          <w:sz w:val="21"/>
          <w:szCs w:val="21"/>
        </w:rPr>
      </w:pPr>
      <w:r w:rsidRPr="00D75689">
        <w:rPr>
          <w:rFonts w:ascii="Segoe UI" w:hAnsi="Segoe UI" w:cs="Segoe UI"/>
          <w:sz w:val="21"/>
          <w:szCs w:val="21"/>
        </w:rPr>
        <w:t>{End of CRQ10013409}</w:t>
      </w:r>
    </w:p>
    <w:p w14:paraId="67A25148" w14:textId="15C2FECC" w:rsidR="008B5C43" w:rsidRDefault="008B5C43" w:rsidP="008B5C43">
      <w:pPr>
        <w:rPr>
          <w:lang w:val="en-GB"/>
        </w:rPr>
      </w:pPr>
    </w:p>
    <w:p w14:paraId="12B7A8A5" w14:textId="77777777" w:rsidR="00C24DEA" w:rsidRPr="00C24DEA" w:rsidRDefault="00C24DEA" w:rsidP="00C24DEA">
      <w:pPr>
        <w:ind w:left="720"/>
        <w:rPr>
          <w:lang w:val="en-GB"/>
        </w:rPr>
      </w:pPr>
      <w:r w:rsidRPr="00C24DEA">
        <w:rPr>
          <w:lang w:val="en-GB"/>
        </w:rPr>
        <w:t>* When Search List is built, Get complementary values (to populate default values in ePayment Request</w:t>
      </w:r>
    </w:p>
    <w:p w14:paraId="4725183A" w14:textId="2ACD8F0B" w:rsidR="00C24DEA" w:rsidRPr="00C24DEA" w:rsidRDefault="00C24DEA" w:rsidP="00C24DEA">
      <w:pPr>
        <w:ind w:left="1440"/>
        <w:rPr>
          <w:lang w:val="en-GB"/>
        </w:rPr>
      </w:pPr>
      <w:r w:rsidRPr="00C24DEA">
        <w:rPr>
          <w:lang w:val="en-GB"/>
        </w:rPr>
        <w:lastRenderedPageBreak/>
        <w:t>* Get Bank Data in LFBK &amp; BNKA</w:t>
      </w:r>
    </w:p>
    <w:p w14:paraId="2AF56F51" w14:textId="36ACF041" w:rsidR="00C24DEA" w:rsidRPr="00C24DEA" w:rsidRDefault="00C24DEA" w:rsidP="00C24DEA">
      <w:pPr>
        <w:ind w:left="1440"/>
        <w:rPr>
          <w:lang w:val="en-GB"/>
        </w:rPr>
      </w:pPr>
      <w:r w:rsidRPr="00C24DEA">
        <w:rPr>
          <w:lang w:val="en-GB"/>
        </w:rPr>
        <w:t>* Change Default Payment Terms - Always D000 (ZFI_DEVELOPMENTS - UDD = 1372 STEP = DPT</w:t>
      </w:r>
    </w:p>
    <w:p w14:paraId="2389BE77" w14:textId="637DD618" w:rsidR="00C24DEA" w:rsidRPr="00C24DEA" w:rsidRDefault="00C24DEA" w:rsidP="00C24DEA">
      <w:pPr>
        <w:ind w:left="1440"/>
        <w:rPr>
          <w:lang w:val="en-GB"/>
        </w:rPr>
      </w:pPr>
      <w:r w:rsidRPr="00C24DEA">
        <w:rPr>
          <w:lang w:val="en-GB"/>
        </w:rPr>
        <w:t>* Build Default Values when relevant (when unique</w:t>
      </w:r>
    </w:p>
    <w:p w14:paraId="6D8B5199" w14:textId="501F0798" w:rsidR="00C24DEA" w:rsidRPr="00C24DEA" w:rsidRDefault="00C24DEA" w:rsidP="00C24DEA">
      <w:pPr>
        <w:ind w:left="1440"/>
        <w:rPr>
          <w:lang w:val="en-GB"/>
        </w:rPr>
      </w:pPr>
      <w:r w:rsidRPr="00C24DEA">
        <w:rPr>
          <w:lang w:val="en-GB"/>
        </w:rPr>
        <w:t>* Determine if Withholding Tax is involved</w:t>
      </w:r>
    </w:p>
    <w:p w14:paraId="77AF8D59" w14:textId="77777777" w:rsidR="00B87BA9" w:rsidRPr="00416B46" w:rsidRDefault="00B87BA9" w:rsidP="00B87BA9">
      <w:pPr>
        <w:ind w:left="2160"/>
        <w:rPr>
          <w:lang w:val="en-GB"/>
        </w:rPr>
      </w:pPr>
      <w:r>
        <w:rPr>
          <w:lang w:val="en-GB"/>
        </w:rPr>
        <w:t xml:space="preserve">By checking {Begin of </w:t>
      </w:r>
      <w:r w:rsidRPr="00C24DEA">
        <w:rPr>
          <w:lang w:val="en-GB"/>
        </w:rPr>
        <w:t xml:space="preserve">CRQ10006877} </w:t>
      </w:r>
      <w:r>
        <w:rPr>
          <w:lang w:val="en-GB"/>
        </w:rPr>
        <w:t>if the company used functionality (based on ZFI_DEVELOPMENT UDD1372</w:t>
      </w:r>
      <w:r w:rsidRPr="00416B46">
        <w:rPr>
          <w:lang w:val="en-GB"/>
        </w:rPr>
        <w:t xml:space="preserve"> step WTD</w:t>
      </w:r>
      <w:r>
        <w:rPr>
          <w:lang w:val="en-GB"/>
        </w:rPr>
        <w:t xml:space="preserve"> and </w:t>
      </w:r>
      <w:r w:rsidRPr="00753147">
        <w:rPr>
          <w:lang w:val="en-GB"/>
        </w:rPr>
        <w:t>{</w:t>
      </w:r>
      <w:r>
        <w:rPr>
          <w:lang w:val="en-GB"/>
        </w:rPr>
        <w:t xml:space="preserve">End of </w:t>
      </w:r>
      <w:r>
        <w:t xml:space="preserve">CRQ10006877} </w:t>
      </w:r>
      <w:r>
        <w:rPr>
          <w:lang w:val="en-GB"/>
        </w:rPr>
        <w:t>if the vendor has withholding parameters for the company (check in table LFBW (V</w:t>
      </w:r>
      <w:r w:rsidRPr="004A619E">
        <w:rPr>
          <w:lang w:val="en-GB"/>
        </w:rPr>
        <w:t>endor master record (withholding tax types)</w:t>
      </w:r>
      <w:r>
        <w:rPr>
          <w:lang w:val="en-GB"/>
        </w:rPr>
        <w:t>)</w:t>
      </w:r>
      <w:r w:rsidRPr="00416B46">
        <w:rPr>
          <w:lang w:val="en-GB"/>
        </w:rPr>
        <w:t>.</w:t>
      </w:r>
    </w:p>
    <w:p w14:paraId="2BA9050F" w14:textId="1D4CA12C" w:rsidR="00C24DEA" w:rsidRPr="00C24DEA" w:rsidRDefault="00C24DEA" w:rsidP="00B87BA9">
      <w:pPr>
        <w:ind w:left="1440"/>
        <w:rPr>
          <w:lang w:val="en-GB"/>
        </w:rPr>
      </w:pPr>
      <w:r w:rsidRPr="00C24DEA">
        <w:rPr>
          <w:lang w:val="en-GB"/>
        </w:rPr>
        <w:t>* Determine if Compliance Reference is required for the Supplier =&gt; needed in Fronted to make the field "Required"</w:t>
      </w:r>
    </w:p>
    <w:p w14:paraId="71B0E961" w14:textId="406BBE17" w:rsidR="007014C6" w:rsidRPr="00B02CCC" w:rsidRDefault="09A20849" w:rsidP="00753147">
      <w:pPr>
        <w:pStyle w:val="Heading5"/>
        <w:rPr>
          <w:lang w:val="en-GB"/>
        </w:rPr>
      </w:pPr>
      <w:r w:rsidRPr="57F23EA6">
        <w:rPr>
          <w:lang w:val="en-GB"/>
        </w:rPr>
        <w:t>Method WBS_GET_ENTITYSET</w:t>
      </w:r>
    </w:p>
    <w:p w14:paraId="0068507A" w14:textId="2805F5F0" w:rsidR="00376246" w:rsidRPr="00B02CCC" w:rsidRDefault="75BB99F7" w:rsidP="00376246">
      <w:pPr>
        <w:rPr>
          <w:lang w:val="en-GB"/>
        </w:rPr>
      </w:pPr>
      <w:r w:rsidRPr="0BEF0AE1">
        <w:rPr>
          <w:lang w:val="en-GB"/>
        </w:rPr>
        <w:t>* Prepare Ranges for Selection</w:t>
      </w:r>
    </w:p>
    <w:p w14:paraId="07B8CBBC" w14:textId="12AF52CF" w:rsidR="00BC3743" w:rsidRDefault="00BC3743" w:rsidP="00376246">
      <w:pPr>
        <w:rPr>
          <w:lang w:val="en-GB"/>
        </w:rPr>
      </w:pPr>
      <w:r w:rsidRPr="00B02CCC">
        <w:rPr>
          <w:lang w:val="en-GB"/>
        </w:rPr>
        <w:t>* Select matching WBS and populate entityset</w:t>
      </w:r>
    </w:p>
    <w:p w14:paraId="7C68D3A2" w14:textId="77777777" w:rsidR="00835D54" w:rsidRPr="00775768" w:rsidRDefault="00835D54" w:rsidP="00835D54">
      <w:r>
        <w:rPr>
          <w:lang w:val="en-GB"/>
        </w:rPr>
        <w:t xml:space="preserve">{Begin of </w:t>
      </w:r>
      <w:r>
        <w:t xml:space="preserve">CRQ10006877} </w:t>
      </w:r>
    </w:p>
    <w:p w14:paraId="5C8BF240" w14:textId="47EDAC18" w:rsidR="00835D54" w:rsidRDefault="00835D54" w:rsidP="00835D54">
      <w:pPr>
        <w:pStyle w:val="Heading5"/>
        <w:rPr>
          <w:lang w:val="en-GB"/>
        </w:rPr>
      </w:pPr>
      <w:r w:rsidRPr="57F23EA6">
        <w:rPr>
          <w:lang w:val="en-GB"/>
        </w:rPr>
        <w:t>Method WITHHOLDBASEAMTC_GET_ENTITY</w:t>
      </w:r>
    </w:p>
    <w:p w14:paraId="414B0649" w14:textId="04A91CF7" w:rsidR="00F22744" w:rsidRPr="00F22744" w:rsidRDefault="000F0B1B" w:rsidP="00340C25">
      <w:pPr>
        <w:pStyle w:val="ListParagraph"/>
        <w:numPr>
          <w:ilvl w:val="0"/>
          <w:numId w:val="23"/>
        </w:numPr>
        <w:rPr>
          <w:lang w:val="en-GB"/>
        </w:rPr>
      </w:pPr>
      <w:r w:rsidRPr="00F22744">
        <w:rPr>
          <w:lang w:val="en-GB"/>
        </w:rPr>
        <w:t>With reference to the withhold base amount visibility</w:t>
      </w:r>
      <w:r w:rsidR="00F22744" w:rsidRPr="00F22744">
        <w:rPr>
          <w:lang w:val="en-GB"/>
        </w:rPr>
        <w:t xml:space="preserve"> (BAS_AMT_LC_VISIBLE)</w:t>
      </w:r>
      <w:r w:rsidRPr="00F22744">
        <w:rPr>
          <w:lang w:val="en-GB"/>
        </w:rPr>
        <w:t xml:space="preserve"> in the ePayment request, this method </w:t>
      </w:r>
      <w:r w:rsidR="006B61B1">
        <w:rPr>
          <w:lang w:val="en-GB"/>
        </w:rPr>
        <w:t>derives</w:t>
      </w:r>
      <w:r w:rsidRPr="00F22744">
        <w:rPr>
          <w:lang w:val="en-GB"/>
        </w:rPr>
        <w:t xml:space="preserve"> the withholding </w:t>
      </w:r>
      <w:r w:rsidR="006B61B1">
        <w:rPr>
          <w:lang w:val="en-GB"/>
        </w:rPr>
        <w:t xml:space="preserve">default </w:t>
      </w:r>
      <w:r w:rsidRPr="00F22744">
        <w:rPr>
          <w:lang w:val="en-GB"/>
        </w:rPr>
        <w:t>base amount</w:t>
      </w:r>
      <w:r w:rsidRPr="00F22744">
        <w:rPr>
          <w:lang w:val="en-GB"/>
        </w:rPr>
        <w:br/>
        <w:t xml:space="preserve">based on the comp code and </w:t>
      </w:r>
      <w:r w:rsidR="00F22744" w:rsidRPr="00F22744">
        <w:rPr>
          <w:lang w:val="en-GB"/>
        </w:rPr>
        <w:t>a</w:t>
      </w:r>
      <w:r w:rsidRPr="00F22744">
        <w:rPr>
          <w:lang w:val="en-GB"/>
        </w:rPr>
        <w:t>ppl</w:t>
      </w:r>
      <w:r w:rsidR="00F22744" w:rsidRPr="00F22744">
        <w:rPr>
          <w:lang w:val="en-GB"/>
        </w:rPr>
        <w:t xml:space="preserve">y a specified percentage </w:t>
      </w:r>
      <w:r w:rsidRPr="00F22744">
        <w:rPr>
          <w:lang w:val="en-GB"/>
        </w:rPr>
        <w:t>to the Item Amount</w:t>
      </w:r>
      <w:r w:rsidR="00F22744" w:rsidRPr="00F22744">
        <w:rPr>
          <w:lang w:val="en-GB"/>
        </w:rPr>
        <w:t xml:space="preserve"> when withholding base amount visibility is active.</w:t>
      </w:r>
    </w:p>
    <w:p w14:paraId="7672F5C6" w14:textId="69D197EA" w:rsidR="00F22744" w:rsidRPr="00F22744" w:rsidRDefault="00F22744" w:rsidP="00340C25">
      <w:pPr>
        <w:pStyle w:val="ListParagraph"/>
        <w:numPr>
          <w:ilvl w:val="0"/>
          <w:numId w:val="23"/>
        </w:numPr>
        <w:rPr>
          <w:lang w:val="en-GB"/>
        </w:rPr>
      </w:pPr>
      <w:r w:rsidRPr="00F22744">
        <w:rPr>
          <w:lang w:val="en-GB"/>
        </w:rPr>
        <w:t>The percentage value to be applied to the item amount is retrieved from the ZFI Development Table entry for UDD1372 in step WTD under field ZZPARAMETER1 against the company code of the ePayment request</w:t>
      </w:r>
    </w:p>
    <w:p w14:paraId="7B65C744" w14:textId="16F3BE1F" w:rsidR="00835D54" w:rsidRPr="00F22744" w:rsidRDefault="008D1190" w:rsidP="00340C25">
      <w:pPr>
        <w:pStyle w:val="ListParagraph"/>
        <w:numPr>
          <w:ilvl w:val="0"/>
          <w:numId w:val="23"/>
        </w:numPr>
        <w:rPr>
          <w:lang w:val="en-GB"/>
        </w:rPr>
      </w:pPr>
      <w:r w:rsidRPr="00F22744">
        <w:rPr>
          <w:lang w:val="en-GB"/>
        </w:rPr>
        <w:t>Apply</w:t>
      </w:r>
      <w:r w:rsidR="00897264" w:rsidRPr="00F22744">
        <w:rPr>
          <w:lang w:val="en-GB"/>
        </w:rPr>
        <w:t xml:space="preserve"> percentage on ePayment Request’s amount</w:t>
      </w:r>
      <w:r w:rsidR="00DE2825" w:rsidRPr="00F22744">
        <w:rPr>
          <w:lang w:val="en-GB"/>
        </w:rPr>
        <w:t>,</w:t>
      </w:r>
      <w:r w:rsidRPr="00F22744">
        <w:rPr>
          <w:lang w:val="en-GB"/>
        </w:rPr>
        <w:t xml:space="preserve"> assign to withhold base amount</w:t>
      </w:r>
      <w:r w:rsidR="00DE2825" w:rsidRPr="00F22744">
        <w:rPr>
          <w:lang w:val="en-GB"/>
        </w:rPr>
        <w:t xml:space="preserve"> and send to </w:t>
      </w:r>
      <w:r w:rsidR="008D32CC">
        <w:rPr>
          <w:rStyle w:val="ui-provider"/>
        </w:rPr>
        <w:t>application</w:t>
      </w:r>
      <w:r w:rsidR="00DE2825" w:rsidRPr="00F22744">
        <w:rPr>
          <w:lang w:val="en-GB"/>
        </w:rPr>
        <w:t>.</w:t>
      </w:r>
    </w:p>
    <w:p w14:paraId="0A9A76BD" w14:textId="77777777" w:rsidR="00835D54" w:rsidRDefault="00835D54" w:rsidP="00835D54">
      <w:r>
        <w:rPr>
          <w:lang w:val="en-GB"/>
        </w:rPr>
        <w:t xml:space="preserve">{End of </w:t>
      </w:r>
      <w:r>
        <w:t xml:space="preserve">CRQ10006877} </w:t>
      </w:r>
    </w:p>
    <w:p w14:paraId="2AF62992" w14:textId="16BFE7F7" w:rsidR="007014C6" w:rsidRPr="00B02CCC" w:rsidRDefault="09A20849" w:rsidP="00753147">
      <w:pPr>
        <w:pStyle w:val="Heading5"/>
        <w:rPr>
          <w:lang w:val="en-GB"/>
        </w:rPr>
      </w:pPr>
      <w:r w:rsidRPr="57F23EA6">
        <w:rPr>
          <w:lang w:val="en-GB"/>
        </w:rPr>
        <w:lastRenderedPageBreak/>
        <w:t>Method WORKFLOWLOGSET_GET_ENTITYSET</w:t>
      </w:r>
    </w:p>
    <w:p w14:paraId="5B32A188" w14:textId="57431D07" w:rsidR="00376246" w:rsidRPr="00B02CCC" w:rsidRDefault="00413779" w:rsidP="00376246">
      <w:pPr>
        <w:rPr>
          <w:lang w:val="en-GB"/>
        </w:rPr>
      </w:pPr>
      <w:r w:rsidRPr="00B02CCC">
        <w:rPr>
          <w:lang w:val="en-GB"/>
        </w:rPr>
        <w:t>* Get ePayment Request's Workflow Log</w:t>
      </w:r>
    </w:p>
    <w:p w14:paraId="40A59F47" w14:textId="6A3902D4" w:rsidR="007014C6" w:rsidRPr="00B02CCC" w:rsidRDefault="09A20849" w:rsidP="00753147">
      <w:pPr>
        <w:pStyle w:val="Heading5"/>
        <w:rPr>
          <w:lang w:val="en-GB"/>
        </w:rPr>
      </w:pPr>
      <w:r w:rsidRPr="57F23EA6">
        <w:rPr>
          <w:lang w:val="en-GB"/>
        </w:rPr>
        <w:t>Method WORKITEMSET_GET_ENTITY</w:t>
      </w:r>
    </w:p>
    <w:p w14:paraId="282E6405" w14:textId="75111CA5" w:rsidR="00376246" w:rsidRDefault="00413779" w:rsidP="00376246">
      <w:pPr>
        <w:rPr>
          <w:lang w:val="en-GB"/>
        </w:rPr>
      </w:pPr>
      <w:r w:rsidRPr="00B02CCC">
        <w:rPr>
          <w:lang w:val="en-GB"/>
        </w:rPr>
        <w:t>* Get ePayment Request GUID for current Workitem ID</w:t>
      </w:r>
    </w:p>
    <w:p w14:paraId="6D446495" w14:textId="50AFBCEC" w:rsidR="00775768" w:rsidRPr="00775768" w:rsidRDefault="00775768" w:rsidP="00376246">
      <w:r>
        <w:rPr>
          <w:lang w:val="en-GB"/>
        </w:rPr>
        <w:t xml:space="preserve">{Begin of </w:t>
      </w:r>
      <w:r>
        <w:t xml:space="preserve">CRQ10006877} </w:t>
      </w:r>
    </w:p>
    <w:p w14:paraId="614E5001" w14:textId="494AA9FB" w:rsidR="00667D93" w:rsidRDefault="00667D93" w:rsidP="00667D93">
      <w:pPr>
        <w:pStyle w:val="Heading5"/>
        <w:rPr>
          <w:lang w:val="en-GB"/>
        </w:rPr>
      </w:pPr>
      <w:r w:rsidRPr="57F23EA6">
        <w:rPr>
          <w:lang w:val="en-GB"/>
        </w:rPr>
        <w:t xml:space="preserve">Method </w:t>
      </w:r>
      <w:r w:rsidR="00775768" w:rsidRPr="57F23EA6">
        <w:rPr>
          <w:lang w:val="en-GB"/>
        </w:rPr>
        <w:t>BANKCONTROLKEYSE_GET_</w:t>
      </w:r>
      <w:r w:rsidRPr="57F23EA6">
        <w:rPr>
          <w:lang w:val="en-GB"/>
        </w:rPr>
        <w:t>ENTITY</w:t>
      </w:r>
    </w:p>
    <w:p w14:paraId="40940FB6" w14:textId="47135FC4" w:rsidR="007A0BD0" w:rsidRDefault="007A0BD0" w:rsidP="007A0BD0">
      <w:pPr>
        <w:rPr>
          <w:lang w:val="en-GB"/>
        </w:rPr>
      </w:pPr>
      <w:r>
        <w:rPr>
          <w:lang w:val="en-GB"/>
        </w:rPr>
        <w:t>*Get ePayment Request’s one time supplier</w:t>
      </w:r>
      <w:r w:rsidR="001C21A6">
        <w:rPr>
          <w:lang w:val="en-GB"/>
        </w:rPr>
        <w:t xml:space="preserve"> </w:t>
      </w:r>
      <w:r>
        <w:rPr>
          <w:lang w:val="en-GB"/>
        </w:rPr>
        <w:t>(</w:t>
      </w:r>
      <w:r w:rsidRPr="007A0BD0">
        <w:rPr>
          <w:lang w:val="en-GB"/>
        </w:rPr>
        <w:t>ONE_TIME_SUPPLIER</w:t>
      </w:r>
      <w:r>
        <w:rPr>
          <w:lang w:val="en-GB"/>
        </w:rPr>
        <w:t>)</w:t>
      </w:r>
      <w:r w:rsidDel="002F7448">
        <w:rPr>
          <w:lang w:val="en-GB"/>
        </w:rPr>
        <w:t xml:space="preserve"> </w:t>
      </w:r>
      <w:r w:rsidR="00597EE8">
        <w:rPr>
          <w:lang w:val="en-GB"/>
        </w:rPr>
        <w:t>and check for its existence.</w:t>
      </w:r>
    </w:p>
    <w:p w14:paraId="1CC65D0D" w14:textId="2FE38934" w:rsidR="007A0BD0" w:rsidRDefault="007A0BD0" w:rsidP="007A0BD0">
      <w:pPr>
        <w:rPr>
          <w:lang w:val="en-GB"/>
        </w:rPr>
      </w:pPr>
      <w:r>
        <w:rPr>
          <w:lang w:val="en-GB"/>
        </w:rPr>
        <w:t>*</w:t>
      </w:r>
      <w:r w:rsidR="00597EE8" w:rsidRPr="00597EE8">
        <w:rPr>
          <w:lang w:val="en-GB"/>
        </w:rPr>
        <w:t xml:space="preserve"> </w:t>
      </w:r>
      <w:r w:rsidR="00597EE8">
        <w:rPr>
          <w:lang w:val="en-GB"/>
        </w:rPr>
        <w:t>If yes,get ePayment Request’s Bank country (</w:t>
      </w:r>
      <w:r w:rsidR="00597EE8" w:rsidRPr="007A0BD0">
        <w:rPr>
          <w:lang w:val="en-GB"/>
        </w:rPr>
        <w:t>BANK_CTRY</w:t>
      </w:r>
      <w:r w:rsidR="00597EE8">
        <w:rPr>
          <w:lang w:val="en-GB"/>
        </w:rPr>
        <w:t>) and a</w:t>
      </w:r>
      <w:r>
        <w:rPr>
          <w:lang w:val="en-GB"/>
        </w:rPr>
        <w:t>dd condition to check</w:t>
      </w:r>
      <w:r w:rsidR="002F7448">
        <w:rPr>
          <w:lang w:val="en-GB"/>
        </w:rPr>
        <w:t xml:space="preserve"> Bank country (</w:t>
      </w:r>
      <w:r w:rsidR="002F7448" w:rsidRPr="007A0BD0">
        <w:rPr>
          <w:lang w:val="en-GB"/>
        </w:rPr>
        <w:t>BANK_CTRY</w:t>
      </w:r>
      <w:r w:rsidR="002F7448">
        <w:rPr>
          <w:lang w:val="en-GB"/>
        </w:rPr>
        <w:t xml:space="preserve">) </w:t>
      </w:r>
      <w:r w:rsidR="00D93CA2">
        <w:rPr>
          <w:lang w:val="en-GB"/>
        </w:rPr>
        <w:t xml:space="preserve">exists </w:t>
      </w:r>
      <w:r w:rsidR="002F7448">
        <w:rPr>
          <w:lang w:val="en-GB"/>
        </w:rPr>
        <w:t>in</w:t>
      </w:r>
      <w:r>
        <w:rPr>
          <w:lang w:val="en-GB"/>
        </w:rPr>
        <w:t xml:space="preserve"> step CCK</w:t>
      </w:r>
      <w:r w:rsidRPr="000B14DB">
        <w:rPr>
          <w:lang w:val="en-GB"/>
        </w:rPr>
        <w:t xml:space="preserve"> in FI developments table</w:t>
      </w:r>
      <w:r>
        <w:rPr>
          <w:lang w:val="en-GB"/>
        </w:rPr>
        <w:t xml:space="preserve"> (ZFI_DEVELOPMENTS)</w:t>
      </w:r>
      <w:r w:rsidRPr="00416B46">
        <w:rPr>
          <w:lang w:val="en-GB"/>
        </w:rPr>
        <w:t xml:space="preserve"> </w:t>
      </w:r>
      <w:r>
        <w:rPr>
          <w:lang w:val="en-GB"/>
        </w:rPr>
        <w:t>for UDD   1372</w:t>
      </w:r>
      <w:r w:rsidRPr="000B14DB">
        <w:rPr>
          <w:lang w:val="en-GB"/>
        </w:rPr>
        <w:t>.</w:t>
      </w:r>
    </w:p>
    <w:p w14:paraId="5FD6B534" w14:textId="1A1E4999" w:rsidR="00835D54" w:rsidRPr="007A0BD0" w:rsidRDefault="007A0BD0" w:rsidP="007A0BD0">
      <w:pPr>
        <w:rPr>
          <w:lang w:val="en-GB"/>
        </w:rPr>
      </w:pPr>
      <w:r>
        <w:rPr>
          <w:lang w:val="en-GB"/>
        </w:rPr>
        <w:t xml:space="preserve">* If yes, </w:t>
      </w:r>
      <w:r w:rsidRPr="000B14DB">
        <w:rPr>
          <w:lang w:val="en-GB"/>
        </w:rPr>
        <w:t xml:space="preserve">pass </w:t>
      </w:r>
      <w:r>
        <w:rPr>
          <w:lang w:val="en-GB"/>
        </w:rPr>
        <w:t>bank control key</w:t>
      </w:r>
      <w:r w:rsidRPr="000B14DB">
        <w:rPr>
          <w:lang w:val="en-GB"/>
        </w:rPr>
        <w:t xml:space="preserve"> visibility true to front end</w:t>
      </w:r>
      <w:r w:rsidR="00CA089C">
        <w:rPr>
          <w:lang w:val="en-GB"/>
        </w:rPr>
        <w:t>, if no pass false</w:t>
      </w:r>
      <w:r w:rsidRPr="000B14DB">
        <w:rPr>
          <w:lang w:val="en-GB"/>
        </w:rPr>
        <w:t>.</w:t>
      </w:r>
    </w:p>
    <w:p w14:paraId="2F8CCEFD" w14:textId="17476080" w:rsidR="00E961A6" w:rsidRDefault="00775768" w:rsidP="00775768">
      <w:r>
        <w:rPr>
          <w:lang w:val="en-GB"/>
        </w:rPr>
        <w:t xml:space="preserve">{End of </w:t>
      </w:r>
      <w:r>
        <w:t xml:space="preserve">CRQ10006877} </w:t>
      </w:r>
    </w:p>
    <w:p w14:paraId="0A96C764" w14:textId="37DBF195" w:rsidR="00B665FB" w:rsidRPr="00946D08" w:rsidRDefault="00B665FB" w:rsidP="00B665FB">
      <w:pPr>
        <w:pStyle w:val="Heading5"/>
        <w:numPr>
          <w:ilvl w:val="0"/>
          <w:numId w:val="0"/>
        </w:numPr>
        <w:rPr>
          <w:b w:val="0"/>
          <w:bCs w:val="0"/>
          <w:i w:val="0"/>
          <w:iCs w:val="0"/>
          <w:sz w:val="20"/>
          <w:szCs w:val="20"/>
        </w:rPr>
      </w:pPr>
      <w:r w:rsidRPr="00946D08">
        <w:rPr>
          <w:b w:val="0"/>
          <w:bCs w:val="0"/>
          <w:i w:val="0"/>
          <w:iCs w:val="0"/>
          <w:sz w:val="20"/>
          <w:szCs w:val="20"/>
        </w:rPr>
        <w:t>{Begin of CRQ10013409}</w:t>
      </w:r>
    </w:p>
    <w:p w14:paraId="5C1E4B65" w14:textId="7C976AFD" w:rsidR="00B71D15" w:rsidRDefault="00244C85" w:rsidP="00FE11B9">
      <w:pPr>
        <w:pStyle w:val="Heading5"/>
        <w:rPr>
          <w:lang w:val="en-GB"/>
        </w:rPr>
      </w:pPr>
      <w:r w:rsidRPr="57F23EA6">
        <w:rPr>
          <w:lang w:val="en-GB"/>
        </w:rPr>
        <w:t xml:space="preserve">Method </w:t>
      </w:r>
      <w:r>
        <w:rPr>
          <w:lang w:val="en-GB"/>
        </w:rPr>
        <w:t>GET</w:t>
      </w:r>
      <w:r w:rsidR="00664997">
        <w:rPr>
          <w:lang w:val="en-GB"/>
        </w:rPr>
        <w:t>_</w:t>
      </w:r>
      <w:r>
        <w:rPr>
          <w:lang w:val="en-GB"/>
        </w:rPr>
        <w:t>BANK</w:t>
      </w:r>
      <w:r w:rsidR="00664997">
        <w:rPr>
          <w:lang w:val="en-GB"/>
        </w:rPr>
        <w:t>_</w:t>
      </w:r>
      <w:r>
        <w:rPr>
          <w:lang w:val="en-GB"/>
        </w:rPr>
        <w:t>DETAIL</w:t>
      </w:r>
      <w:r w:rsidR="00192F0C">
        <w:rPr>
          <w:lang w:val="en-GB"/>
        </w:rPr>
        <w:t>S</w:t>
      </w:r>
    </w:p>
    <w:p w14:paraId="7A486391" w14:textId="57F06B5D" w:rsidR="00044A33" w:rsidRPr="00E961A6" w:rsidRDefault="003236A8" w:rsidP="00E961A6">
      <w:pPr>
        <w:pStyle w:val="ListParagraph"/>
        <w:numPr>
          <w:ilvl w:val="0"/>
          <w:numId w:val="35"/>
        </w:numPr>
        <w:rPr>
          <w:lang w:val="en-GB"/>
        </w:rPr>
      </w:pPr>
      <w:r>
        <w:rPr>
          <w:rStyle w:val="ui-provider"/>
        </w:rPr>
        <w:t>Get the Bank details of the incoming vendor id using table Bank master record(BNKA) and Vendor Master (Bank Details)(LFBK)</w:t>
      </w:r>
    </w:p>
    <w:p w14:paraId="3FBB33CF" w14:textId="4D50959B" w:rsidR="00667D93" w:rsidRPr="00B02CCC" w:rsidRDefault="00044A33" w:rsidP="00376246">
      <w:pPr>
        <w:rPr>
          <w:lang w:val="en-GB"/>
        </w:rPr>
      </w:pPr>
      <w:r>
        <w:rPr>
          <w:lang w:val="en-GB"/>
        </w:rPr>
        <w:t>{End</w:t>
      </w:r>
      <w:r w:rsidRPr="00044A33">
        <w:rPr>
          <w:lang w:val="en-GB"/>
        </w:rPr>
        <w:t xml:space="preserve"> of CRQ10013409</w:t>
      </w:r>
      <w:r>
        <w:rPr>
          <w:lang w:val="en-GB"/>
        </w:rPr>
        <w:t>}</w:t>
      </w:r>
    </w:p>
    <w:p w14:paraId="2CDC4D72" w14:textId="77777777" w:rsidR="007014C6" w:rsidRPr="00B02CCC" w:rsidRDefault="007014C6" w:rsidP="00753147">
      <w:pPr>
        <w:pStyle w:val="Heading4"/>
        <w:rPr>
          <w:lang w:val="en-GB"/>
        </w:rPr>
      </w:pPr>
      <w:bookmarkStart w:id="311" w:name="_Toc89072733"/>
      <w:r w:rsidRPr="00B02CCC">
        <w:rPr>
          <w:lang w:val="en-GB"/>
        </w:rPr>
        <w:t>Class ZCL_ZFI_EPAYMENT_REQUE_MPC_EXT</w:t>
      </w:r>
      <w:bookmarkEnd w:id="311"/>
    </w:p>
    <w:p w14:paraId="1A93E269" w14:textId="77777777" w:rsidR="007014C6" w:rsidRPr="00B02CCC" w:rsidRDefault="09A20849" w:rsidP="00753147">
      <w:pPr>
        <w:pStyle w:val="Heading5"/>
        <w:rPr>
          <w:lang w:val="en-GB"/>
        </w:rPr>
      </w:pPr>
      <w:r w:rsidRPr="0BEF0AE1">
        <w:rPr>
          <w:lang w:val="en-GB"/>
        </w:rPr>
        <w:t>Method DEFINE</w:t>
      </w:r>
    </w:p>
    <w:p w14:paraId="3661A160" w14:textId="32EBF6AA" w:rsidR="007014C6" w:rsidRPr="00B02CCC" w:rsidRDefault="4A9C5BA4" w:rsidP="007014C6">
      <w:pPr>
        <w:rPr>
          <w:lang w:val="en-GB"/>
        </w:rPr>
      </w:pPr>
      <w:r w:rsidRPr="0BEF0AE1">
        <w:rPr>
          <w:lang w:val="en-GB"/>
        </w:rPr>
        <w:t>* Force "Date" Format for Document Date, Posting Date and Expected Due Date</w:t>
      </w:r>
    </w:p>
    <w:p w14:paraId="2162A35D" w14:textId="492960F7" w:rsidR="00FD047E" w:rsidRPr="00B02CCC" w:rsidRDefault="00FD047E" w:rsidP="007014C6">
      <w:pPr>
        <w:rPr>
          <w:lang w:val="en-GB"/>
        </w:rPr>
      </w:pPr>
      <w:r w:rsidRPr="00B02CCC">
        <w:rPr>
          <w:lang w:val="en-GB"/>
        </w:rPr>
        <w:t>* For Simple Search, Set Key searchable,</w:t>
      </w:r>
      <w:r w:rsidR="00AC02A3">
        <w:rPr>
          <w:lang w:val="en-GB"/>
        </w:rPr>
        <w:t xml:space="preserve"> </w:t>
      </w:r>
      <w:r w:rsidRPr="00B02CCC">
        <w:rPr>
          <w:lang w:val="en-GB"/>
        </w:rPr>
        <w:t>set "Value" as text-field for Key and force DropDown List format</w:t>
      </w:r>
    </w:p>
    <w:p w14:paraId="64115EAB" w14:textId="4671641C" w:rsidR="00D93442" w:rsidRPr="00B02CCC" w:rsidRDefault="00D93442" w:rsidP="007014C6">
      <w:pPr>
        <w:rPr>
          <w:lang w:val="en-GB"/>
        </w:rPr>
      </w:pPr>
      <w:r w:rsidRPr="00B02CCC">
        <w:rPr>
          <w:lang w:val="en-GB"/>
        </w:rPr>
        <w:lastRenderedPageBreak/>
        <w:t xml:space="preserve">* Force Annotation </w:t>
      </w:r>
      <w:r w:rsidR="00015FDF" w:rsidRPr="00B02CCC">
        <w:rPr>
          <w:lang w:val="en-GB"/>
        </w:rPr>
        <w:t>property Filter Restriction to Single-Value</w:t>
      </w:r>
    </w:p>
    <w:p w14:paraId="075C0F98" w14:textId="4602ED76" w:rsidR="00FD047E" w:rsidRPr="00B02CCC" w:rsidRDefault="4A9C5BA4" w:rsidP="00862846">
      <w:pPr>
        <w:ind w:firstLine="720"/>
        <w:rPr>
          <w:lang w:val="en-GB"/>
        </w:rPr>
      </w:pPr>
      <w:r w:rsidRPr="0BEF0AE1">
        <w:rPr>
          <w:lang w:val="en-GB"/>
        </w:rPr>
        <w:t>* For PO Data Search</w:t>
      </w:r>
    </w:p>
    <w:p w14:paraId="795C9FFB" w14:textId="70EF88AF" w:rsidR="00862846" w:rsidRPr="00B02CCC" w:rsidRDefault="66167E7D" w:rsidP="00862846">
      <w:pPr>
        <w:ind w:firstLine="720"/>
        <w:rPr>
          <w:lang w:val="en-GB"/>
        </w:rPr>
      </w:pPr>
      <w:r w:rsidRPr="0BEF0AE1">
        <w:rPr>
          <w:lang w:val="en-GB"/>
        </w:rPr>
        <w:t>* For Supplier Data Search</w:t>
      </w:r>
    </w:p>
    <w:p w14:paraId="305B9E55" w14:textId="149258A7" w:rsidR="00862846" w:rsidRPr="00B02CCC" w:rsidRDefault="66167E7D" w:rsidP="00862846">
      <w:pPr>
        <w:ind w:firstLine="720"/>
        <w:rPr>
          <w:lang w:val="en-GB"/>
        </w:rPr>
      </w:pPr>
      <w:r w:rsidRPr="0BEF0AE1">
        <w:rPr>
          <w:lang w:val="en-GB"/>
        </w:rPr>
        <w:t>* For Payment Method Search</w:t>
      </w:r>
    </w:p>
    <w:p w14:paraId="4D5FC686" w14:textId="28B589BB" w:rsidR="00862846" w:rsidRPr="00B02CCC" w:rsidRDefault="66167E7D" w:rsidP="00862846">
      <w:pPr>
        <w:ind w:firstLine="720"/>
        <w:rPr>
          <w:lang w:val="en-GB"/>
        </w:rPr>
      </w:pPr>
      <w:r w:rsidRPr="0BEF0AE1">
        <w:rPr>
          <w:lang w:val="en-GB"/>
        </w:rPr>
        <w:t>* For Partner Bank Search</w:t>
      </w:r>
    </w:p>
    <w:p w14:paraId="57719DF4" w14:textId="32045074" w:rsidR="00862846" w:rsidRPr="00B02CCC" w:rsidRDefault="1FC9F4DD" w:rsidP="00862846">
      <w:pPr>
        <w:ind w:firstLine="720"/>
        <w:rPr>
          <w:lang w:val="en-GB"/>
        </w:rPr>
      </w:pPr>
      <w:r w:rsidRPr="0BEF0AE1">
        <w:rPr>
          <w:lang w:val="en-GB"/>
        </w:rPr>
        <w:t>* For G/L Account Search</w:t>
      </w:r>
    </w:p>
    <w:p w14:paraId="6A8F356D" w14:textId="64CFB182" w:rsidR="00325C7A" w:rsidRPr="00B02CCC" w:rsidRDefault="1FC9F4DD" w:rsidP="00862846">
      <w:pPr>
        <w:ind w:firstLine="720"/>
        <w:rPr>
          <w:lang w:val="en-GB"/>
        </w:rPr>
      </w:pPr>
      <w:r w:rsidRPr="0BEF0AE1">
        <w:rPr>
          <w:lang w:val="en-GB"/>
        </w:rPr>
        <w:t>* For Alternative Payee Search</w:t>
      </w:r>
    </w:p>
    <w:p w14:paraId="0ED9A537" w14:textId="2AE3BD59" w:rsidR="00325C7A" w:rsidRPr="00B02CCC" w:rsidRDefault="1FC9F4DD" w:rsidP="00862846">
      <w:pPr>
        <w:ind w:firstLine="720"/>
        <w:rPr>
          <w:lang w:val="en-GB"/>
        </w:rPr>
      </w:pPr>
      <w:r w:rsidRPr="0BEF0AE1">
        <w:rPr>
          <w:lang w:val="en-GB"/>
        </w:rPr>
        <w:t>* For Region Search</w:t>
      </w:r>
    </w:p>
    <w:p w14:paraId="7DE3B98C" w14:textId="13FAB460" w:rsidR="00325C7A" w:rsidRPr="00B02CCC" w:rsidRDefault="1FC9F4DD" w:rsidP="00862846">
      <w:pPr>
        <w:ind w:firstLine="720"/>
        <w:rPr>
          <w:lang w:val="en-GB"/>
        </w:rPr>
      </w:pPr>
      <w:r w:rsidRPr="0BEF0AE1">
        <w:rPr>
          <w:lang w:val="en-GB"/>
        </w:rPr>
        <w:t>* For Country Search</w:t>
      </w:r>
    </w:p>
    <w:p w14:paraId="13E67F4D" w14:textId="297AEC79" w:rsidR="0048447C" w:rsidRPr="00B02CCC" w:rsidRDefault="0048447C" w:rsidP="0048447C">
      <w:pPr>
        <w:rPr>
          <w:lang w:val="en-GB"/>
        </w:rPr>
      </w:pPr>
      <w:r w:rsidRPr="00B02CCC">
        <w:rPr>
          <w:lang w:val="en-GB"/>
        </w:rPr>
        <w:t xml:space="preserve">* Set “Content-Type” and Title properties for </w:t>
      </w:r>
      <w:r w:rsidR="0083426F" w:rsidRPr="00B02CCC">
        <w:rPr>
          <w:lang w:val="en-GB"/>
        </w:rPr>
        <w:t>Attachment’s Mime Type</w:t>
      </w:r>
    </w:p>
    <w:p w14:paraId="5A78A170" w14:textId="20432E1A" w:rsidR="007014C6" w:rsidRDefault="007014C6" w:rsidP="007014C6">
      <w:pPr>
        <w:rPr>
          <w:lang w:val="en-GB"/>
        </w:rPr>
      </w:pPr>
    </w:p>
    <w:p w14:paraId="4C4C5F1B" w14:textId="785BD0FD" w:rsidR="00F7531F" w:rsidRDefault="00F7531F" w:rsidP="007014C6">
      <w:pPr>
        <w:rPr>
          <w:lang w:val="en-GB"/>
        </w:rPr>
      </w:pPr>
      <w:r>
        <w:rPr>
          <w:lang w:val="en-GB"/>
        </w:rPr>
        <w:t>{CRQ393975 - Start}</w:t>
      </w:r>
    </w:p>
    <w:p w14:paraId="4F7460D4" w14:textId="0AE5219E" w:rsidR="00E37DCB" w:rsidRDefault="00F7531F" w:rsidP="00753147">
      <w:pPr>
        <w:pStyle w:val="Heading4"/>
        <w:rPr>
          <w:lang w:val="en-GB"/>
        </w:rPr>
      </w:pPr>
      <w:r>
        <w:rPr>
          <w:lang w:val="en-GB"/>
        </w:rPr>
        <w:t xml:space="preserve">Program </w:t>
      </w:r>
      <w:r w:rsidRPr="00F7531F">
        <w:rPr>
          <w:lang w:val="en-GB"/>
        </w:rPr>
        <w:t>ZFI_EPAY_MANAGE_MANUAL</w:t>
      </w:r>
    </w:p>
    <w:p w14:paraId="5EFC3163" w14:textId="232994C0" w:rsidR="00D55A7B" w:rsidRDefault="00234D1A" w:rsidP="00D55A7B">
      <w:pPr>
        <w:rPr>
          <w:lang w:val="en-GB"/>
        </w:rPr>
      </w:pPr>
      <w:r>
        <w:rPr>
          <w:lang w:val="en-GB"/>
        </w:rPr>
        <w:t>* Only 1 selection parameter = ePayment Request ID</w:t>
      </w:r>
    </w:p>
    <w:p w14:paraId="0D3C5D00" w14:textId="1D18423E" w:rsidR="00234D1A" w:rsidRDefault="00234D1A" w:rsidP="00D55A7B">
      <w:pPr>
        <w:rPr>
          <w:lang w:val="en-GB"/>
        </w:rPr>
      </w:pPr>
      <w:r>
        <w:rPr>
          <w:lang w:val="en-GB"/>
        </w:rPr>
        <w:t xml:space="preserve">* At start-of-selection, only </w:t>
      </w:r>
      <w:r w:rsidR="00C75DEA">
        <w:rPr>
          <w:lang w:val="en-GB"/>
        </w:rPr>
        <w:t>get ePay Req details and display screen 100.</w:t>
      </w:r>
    </w:p>
    <w:p w14:paraId="4E74CB98" w14:textId="0EA4AFE2" w:rsidR="00D55A7B" w:rsidRDefault="00D55A7B" w:rsidP="00753147">
      <w:pPr>
        <w:pStyle w:val="Heading5"/>
        <w:rPr>
          <w:lang w:val="en-GB"/>
        </w:rPr>
      </w:pPr>
      <w:r w:rsidRPr="00D55A7B">
        <w:rPr>
          <w:lang w:val="en-GB"/>
        </w:rPr>
        <w:t>INCLUDE zfi_epay_manage_manual_stato01.</w:t>
      </w:r>
    </w:p>
    <w:p w14:paraId="06BFFEF5" w14:textId="07876039" w:rsidR="00D55A7B" w:rsidRPr="00A01D1E" w:rsidRDefault="002C4C04" w:rsidP="00D55A7B">
      <w:pPr>
        <w:rPr>
          <w:b/>
          <w:bCs/>
          <w:u w:val="single"/>
          <w:lang w:val="en-GB"/>
        </w:rPr>
      </w:pPr>
      <w:r w:rsidRPr="00A01D1E">
        <w:rPr>
          <w:b/>
          <w:bCs/>
          <w:u w:val="single"/>
          <w:lang w:val="en-GB"/>
        </w:rPr>
        <w:t>Module STATUS_0100</w:t>
      </w:r>
    </w:p>
    <w:p w14:paraId="6F831A0F" w14:textId="19359018" w:rsidR="002C4C04" w:rsidRPr="00D55A7B" w:rsidRDefault="002C4C04" w:rsidP="00D55A7B">
      <w:pPr>
        <w:rPr>
          <w:lang w:val="en-GB"/>
        </w:rPr>
      </w:pPr>
      <w:r>
        <w:rPr>
          <w:lang w:val="en-GB"/>
        </w:rPr>
        <w:tab/>
        <w:t xml:space="preserve">* Use standard function module </w:t>
      </w:r>
      <w:r w:rsidRPr="002C4C04">
        <w:rPr>
          <w:lang w:val="en-GB"/>
        </w:rPr>
        <w:t>RH_EDITOR_SET</w:t>
      </w:r>
      <w:r>
        <w:rPr>
          <w:lang w:val="en-GB"/>
        </w:rPr>
        <w:t xml:space="preserve"> to display potential messages</w:t>
      </w:r>
    </w:p>
    <w:p w14:paraId="71B36834" w14:textId="42725560" w:rsidR="00D55A7B" w:rsidRDefault="00D55A7B" w:rsidP="00753147">
      <w:pPr>
        <w:pStyle w:val="Heading5"/>
        <w:rPr>
          <w:lang w:val="en-GB"/>
        </w:rPr>
      </w:pPr>
      <w:r w:rsidRPr="00D55A7B">
        <w:rPr>
          <w:lang w:val="en-GB"/>
        </w:rPr>
        <w:t>INCLUDE zfi_epay_manage_manual_useri01.</w:t>
      </w:r>
    </w:p>
    <w:p w14:paraId="374208E3" w14:textId="102ACB87" w:rsidR="00D55A7B" w:rsidRPr="000407D2" w:rsidRDefault="000407D2" w:rsidP="00D55A7B">
      <w:pPr>
        <w:rPr>
          <w:b/>
          <w:bCs/>
          <w:u w:val="single"/>
          <w:lang w:val="en-GB"/>
        </w:rPr>
      </w:pPr>
      <w:r w:rsidRPr="000407D2">
        <w:rPr>
          <w:b/>
          <w:bCs/>
          <w:u w:val="single"/>
          <w:lang w:val="en-GB"/>
        </w:rPr>
        <w:t>Module  USER_COMMAND_0100</w:t>
      </w:r>
    </w:p>
    <w:p w14:paraId="54CEC6B2" w14:textId="1FB3C3CD" w:rsidR="000407D2" w:rsidRDefault="000407D2" w:rsidP="00D55A7B">
      <w:pPr>
        <w:rPr>
          <w:lang w:val="en-GB"/>
        </w:rPr>
      </w:pPr>
      <w:r>
        <w:rPr>
          <w:lang w:val="en-GB"/>
        </w:rPr>
        <w:t>* According button pressed</w:t>
      </w:r>
      <w:r w:rsidR="000B18F3">
        <w:rPr>
          <w:lang w:val="en-GB"/>
        </w:rPr>
        <w:t>, call the appropriate form:</w:t>
      </w:r>
    </w:p>
    <w:p w14:paraId="4E6B4ABE" w14:textId="449E2C53" w:rsidR="000B18F3" w:rsidRDefault="000B18F3" w:rsidP="00D55A7B">
      <w:pPr>
        <w:rPr>
          <w:lang w:val="en-GB"/>
        </w:rPr>
      </w:pPr>
      <w:r>
        <w:rPr>
          <w:lang w:val="en-GB"/>
        </w:rPr>
        <w:lastRenderedPageBreak/>
        <w:t>- Reset to Composing</w:t>
      </w:r>
    </w:p>
    <w:p w14:paraId="031740E6" w14:textId="739D94CE" w:rsidR="000B18F3" w:rsidRDefault="000B18F3" w:rsidP="00D55A7B">
      <w:pPr>
        <w:rPr>
          <w:lang w:val="en-GB"/>
        </w:rPr>
      </w:pPr>
      <w:r>
        <w:rPr>
          <w:lang w:val="en-GB"/>
        </w:rPr>
        <w:t>- Post FI</w:t>
      </w:r>
    </w:p>
    <w:p w14:paraId="7F629912" w14:textId="20055282" w:rsidR="000B18F3" w:rsidRPr="00D55A7B" w:rsidRDefault="000B18F3" w:rsidP="00D55A7B">
      <w:pPr>
        <w:rPr>
          <w:lang w:val="en-GB"/>
        </w:rPr>
      </w:pPr>
      <w:r>
        <w:rPr>
          <w:lang w:val="en-GB"/>
        </w:rPr>
        <w:t xml:space="preserve">- </w:t>
      </w:r>
      <w:r w:rsidR="00EE5A84">
        <w:rPr>
          <w:lang w:val="en-GB"/>
        </w:rPr>
        <w:t>Start Workflow</w:t>
      </w:r>
    </w:p>
    <w:p w14:paraId="134750FD" w14:textId="58313F3A" w:rsidR="00F7531F" w:rsidRDefault="00D55A7B" w:rsidP="00753147">
      <w:pPr>
        <w:pStyle w:val="Heading5"/>
        <w:rPr>
          <w:lang w:val="en-GB"/>
        </w:rPr>
      </w:pPr>
      <w:r w:rsidRPr="00D55A7B">
        <w:rPr>
          <w:lang w:val="en-GB"/>
        </w:rPr>
        <w:t>INCLUDE zfi_epay_manage_manual_form01.</w:t>
      </w:r>
    </w:p>
    <w:p w14:paraId="7453806A" w14:textId="612BCB38" w:rsidR="00D55A7B" w:rsidRDefault="00EE5A84" w:rsidP="00D55A7B">
      <w:pPr>
        <w:rPr>
          <w:lang w:val="en-GB"/>
        </w:rPr>
      </w:pPr>
      <w:r>
        <w:rPr>
          <w:lang w:val="en-GB"/>
        </w:rPr>
        <w:t xml:space="preserve">* </w:t>
      </w:r>
      <w:r w:rsidRPr="00EE5A84">
        <w:rPr>
          <w:lang w:val="en-GB"/>
        </w:rPr>
        <w:t>Form  RESET_TO_COMPOSING</w:t>
      </w:r>
    </w:p>
    <w:p w14:paraId="68200ECA" w14:textId="56C15020" w:rsidR="00EE5A84" w:rsidRDefault="00F74AEB" w:rsidP="00D55A7B">
      <w:pPr>
        <w:rPr>
          <w:lang w:val="en-GB"/>
        </w:rPr>
      </w:pPr>
      <w:r>
        <w:rPr>
          <w:lang w:val="en-GB"/>
        </w:rPr>
        <w:tab/>
      </w:r>
      <w:r w:rsidRPr="00F74AEB">
        <w:rPr>
          <w:lang w:val="en-GB"/>
        </w:rPr>
        <w:t>* Get Workflow Stack &amp; Log updated by workflow</w:t>
      </w:r>
    </w:p>
    <w:p w14:paraId="512BC439" w14:textId="4E779641" w:rsidR="00F74AEB" w:rsidRDefault="00F74AEB" w:rsidP="00D55A7B">
      <w:pPr>
        <w:rPr>
          <w:lang w:val="en-GB"/>
        </w:rPr>
      </w:pPr>
      <w:r>
        <w:rPr>
          <w:lang w:val="en-GB"/>
        </w:rPr>
        <w:tab/>
      </w:r>
      <w:r w:rsidRPr="00F74AEB">
        <w:rPr>
          <w:lang w:val="en-GB"/>
        </w:rPr>
        <w:t>* Reset all tasks to READY</w:t>
      </w:r>
    </w:p>
    <w:p w14:paraId="5CCC1B98" w14:textId="73B19B3B" w:rsidR="00F74AEB" w:rsidRDefault="00F74AEB" w:rsidP="00D55A7B">
      <w:pPr>
        <w:rPr>
          <w:lang w:val="en-GB"/>
        </w:rPr>
      </w:pPr>
      <w:r>
        <w:rPr>
          <w:lang w:val="en-GB"/>
        </w:rPr>
        <w:tab/>
      </w:r>
      <w:r w:rsidR="00C27E58" w:rsidRPr="00C27E58">
        <w:rPr>
          <w:lang w:val="en-GB"/>
        </w:rPr>
        <w:t>* Reset the Status to 'Composing'</w:t>
      </w:r>
    </w:p>
    <w:p w14:paraId="7F9D0BE2" w14:textId="27A1F010" w:rsidR="00C27E58" w:rsidRDefault="00C27E58" w:rsidP="00D55A7B">
      <w:pPr>
        <w:rPr>
          <w:lang w:val="en-GB"/>
        </w:rPr>
      </w:pPr>
      <w:r>
        <w:rPr>
          <w:lang w:val="en-GB"/>
        </w:rPr>
        <w:tab/>
        <w:t>* Update ePayment Request Header status</w:t>
      </w:r>
    </w:p>
    <w:p w14:paraId="40923E15" w14:textId="2B4DDD4F" w:rsidR="00EE5A84" w:rsidRDefault="00EE5A84" w:rsidP="00D55A7B">
      <w:pPr>
        <w:rPr>
          <w:lang w:val="en-GB"/>
        </w:rPr>
      </w:pPr>
      <w:r>
        <w:rPr>
          <w:lang w:val="en-GB"/>
        </w:rPr>
        <w:t xml:space="preserve">* </w:t>
      </w:r>
      <w:r w:rsidRPr="00EE5A84">
        <w:rPr>
          <w:lang w:val="en-GB"/>
        </w:rPr>
        <w:t>Form  POST_FI</w:t>
      </w:r>
    </w:p>
    <w:p w14:paraId="652FF7AA" w14:textId="13F98E8E" w:rsidR="00EE5A84" w:rsidRDefault="003E7821" w:rsidP="00D55A7B">
      <w:pPr>
        <w:rPr>
          <w:lang w:val="en-GB"/>
        </w:rPr>
      </w:pPr>
      <w:r>
        <w:rPr>
          <w:lang w:val="en-GB"/>
        </w:rPr>
        <w:tab/>
        <w:t xml:space="preserve">* Call method POST_FI_DOCUMENT of class </w:t>
      </w:r>
      <w:r w:rsidRPr="003E7821">
        <w:rPr>
          <w:lang w:val="en-GB"/>
        </w:rPr>
        <w:t>ZCL_FI_EPAYMENT_REQUEST</w:t>
      </w:r>
    </w:p>
    <w:p w14:paraId="6124FC56" w14:textId="35FFBDA7" w:rsidR="000124CC" w:rsidRDefault="000124CC" w:rsidP="006839D1">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{CRQ000010005708-Start}</w:t>
      </w:r>
    </w:p>
    <w:p w14:paraId="2F1B7D38" w14:textId="6681C46B" w:rsidR="000124CC" w:rsidRDefault="000124CC" w:rsidP="006839D1">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For error cases only show Type ‘E’ (Error) Messages in the report output, Original message details passed to return output structure.</w:t>
      </w:r>
    </w:p>
    <w:p w14:paraId="62F1518C" w14:textId="71C1E1C9" w:rsidR="000124CC" w:rsidRDefault="000124CC" w:rsidP="006839D1">
      <w:pPr>
        <w:ind w:left="72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{CRQ000010005708-End}</w:t>
      </w:r>
    </w:p>
    <w:p w14:paraId="67DE95C8" w14:textId="77777777" w:rsidR="000124CC" w:rsidRDefault="000124CC" w:rsidP="00D55A7B">
      <w:pPr>
        <w:rPr>
          <w:lang w:val="en-GB"/>
        </w:rPr>
      </w:pPr>
    </w:p>
    <w:p w14:paraId="4ED004F5" w14:textId="13589BE8" w:rsidR="00EE5A84" w:rsidRDefault="00F74AEB" w:rsidP="00D55A7B">
      <w:pPr>
        <w:rPr>
          <w:lang w:val="en-GB"/>
        </w:rPr>
      </w:pPr>
      <w:r>
        <w:rPr>
          <w:lang w:val="en-GB"/>
        </w:rPr>
        <w:t xml:space="preserve">* </w:t>
      </w:r>
      <w:r w:rsidRPr="00F74AEB">
        <w:rPr>
          <w:lang w:val="en-GB"/>
        </w:rPr>
        <w:t>Form  START_WORKFLOW</w:t>
      </w:r>
    </w:p>
    <w:p w14:paraId="4A708623" w14:textId="250B8F20" w:rsidR="00EE5A84" w:rsidRDefault="00AB4573" w:rsidP="00D55A7B">
      <w:pPr>
        <w:rPr>
          <w:lang w:val="en-GB"/>
        </w:rPr>
      </w:pPr>
      <w:r>
        <w:rPr>
          <w:lang w:val="en-GB"/>
        </w:rPr>
        <w:tab/>
        <w:t xml:space="preserve">* Call method </w:t>
      </w:r>
      <w:r w:rsidRPr="00AB4573">
        <w:rPr>
          <w:lang w:val="en-GB"/>
        </w:rPr>
        <w:t>START_APPROVAL_PROCESS</w:t>
      </w:r>
      <w:r>
        <w:rPr>
          <w:lang w:val="en-GB"/>
        </w:rPr>
        <w:t xml:space="preserve"> of class </w:t>
      </w:r>
      <w:r w:rsidRPr="00AB4573">
        <w:rPr>
          <w:lang w:val="en-GB"/>
        </w:rPr>
        <w:t>ZCL_FI_EPAY_WF_PROCESS_SBWF</w:t>
      </w:r>
    </w:p>
    <w:p w14:paraId="0CBA94E1" w14:textId="7167B807" w:rsidR="00D55A7B" w:rsidRDefault="00D55A7B" w:rsidP="007014C6">
      <w:pPr>
        <w:rPr>
          <w:lang w:val="en-GB"/>
        </w:rPr>
      </w:pPr>
      <w:r>
        <w:rPr>
          <w:lang w:val="en-GB"/>
        </w:rPr>
        <w:t>{CRQ393975 - End}</w:t>
      </w:r>
    </w:p>
    <w:p w14:paraId="28D4BCFC" w14:textId="0A4A24FD" w:rsidR="006540E3" w:rsidRDefault="006540E3" w:rsidP="00753147">
      <w:pPr>
        <w:pStyle w:val="Heading4"/>
        <w:tabs>
          <w:tab w:val="clear" w:pos="1080"/>
          <w:tab w:val="num" w:pos="900"/>
        </w:tabs>
        <w:rPr>
          <w:lang w:val="en-GB"/>
        </w:rPr>
      </w:pPr>
      <w:r>
        <w:rPr>
          <w:lang w:val="en-GB"/>
        </w:rPr>
        <w:t>Transactions</w:t>
      </w:r>
    </w:p>
    <w:p w14:paraId="5A9638D4" w14:textId="4EB3E23B" w:rsidR="00D7022B" w:rsidRDefault="0064351B" w:rsidP="007014C6">
      <w:pPr>
        <w:rPr>
          <w:lang w:val="en-GB"/>
        </w:rPr>
      </w:pPr>
      <w:r>
        <w:rPr>
          <w:lang w:val="en-GB"/>
        </w:rPr>
        <w:t>ZLTM_EPAY_HEADER</w:t>
      </w:r>
      <w:r w:rsidR="00006AC9">
        <w:rPr>
          <w:lang w:val="en-GB"/>
        </w:rPr>
        <w:t>, ZLTM_EPAY_ITEMS and ZLTM_EPAY</w:t>
      </w:r>
      <w:r w:rsidR="00F502D5">
        <w:rPr>
          <w:lang w:val="en-GB"/>
        </w:rPr>
        <w:t xml:space="preserve">_WF_LOG are light transactions encapsulating SM30 for the corresponding tables </w:t>
      </w:r>
      <w:r w:rsidR="000A67AC" w:rsidRPr="000A67AC">
        <w:rPr>
          <w:lang w:val="en-GB"/>
        </w:rPr>
        <w:t>ZFI_EPAY_REQ_HD</w:t>
      </w:r>
      <w:r w:rsidR="000A67AC">
        <w:rPr>
          <w:lang w:val="en-GB"/>
        </w:rPr>
        <w:t xml:space="preserve">, </w:t>
      </w:r>
      <w:r w:rsidR="000A67AC" w:rsidRPr="000A67AC">
        <w:rPr>
          <w:lang w:val="en-GB"/>
        </w:rPr>
        <w:t>ZFI_EPAY_REQ_</w:t>
      </w:r>
      <w:r w:rsidR="000A67AC">
        <w:rPr>
          <w:lang w:val="en-GB"/>
        </w:rPr>
        <w:t xml:space="preserve">I and </w:t>
      </w:r>
      <w:r w:rsidR="000A67AC" w:rsidRPr="000A67AC">
        <w:rPr>
          <w:lang w:val="en-GB"/>
        </w:rPr>
        <w:t>ZFI_EPAY_REQ_HD</w:t>
      </w:r>
      <w:r w:rsidR="00902938">
        <w:rPr>
          <w:lang w:val="en-GB"/>
        </w:rPr>
        <w:t xml:space="preserve"> and </w:t>
      </w:r>
      <w:r w:rsidR="00902938" w:rsidRPr="00902938">
        <w:rPr>
          <w:lang w:val="en-GB"/>
        </w:rPr>
        <w:t>ZFI_EPAY_WF_L</w:t>
      </w:r>
      <w:r w:rsidR="00902938">
        <w:rPr>
          <w:lang w:val="en-GB"/>
        </w:rPr>
        <w:t>.</w:t>
      </w:r>
    </w:p>
    <w:p w14:paraId="019CFBE7" w14:textId="67F6A8ED" w:rsidR="00D7022B" w:rsidRDefault="008427A2" w:rsidP="00D7022B">
      <w:pPr>
        <w:rPr>
          <w:lang w:val="en-GB"/>
        </w:rPr>
      </w:pPr>
      <w:r>
        <w:rPr>
          <w:lang w:val="en-GB"/>
        </w:rPr>
        <w:lastRenderedPageBreak/>
        <w:t>{CRQ393975</w:t>
      </w:r>
      <w:r w:rsidR="006C659E">
        <w:rPr>
          <w:lang w:val="en-GB"/>
        </w:rPr>
        <w:t>-Start}</w:t>
      </w:r>
      <w:r>
        <w:rPr>
          <w:lang w:val="en-GB"/>
        </w:rPr>
        <w:t xml:space="preserve"> </w:t>
      </w:r>
      <w:r w:rsidR="008336C2">
        <w:rPr>
          <w:lang w:val="en-GB"/>
        </w:rPr>
        <w:t>ZFI_MANAGE_EPAY is a quick fix transaction</w:t>
      </w:r>
      <w:r w:rsidR="002A3FF9">
        <w:rPr>
          <w:lang w:val="en-GB"/>
        </w:rPr>
        <w:t xml:space="preserve"> for IT, to manage </w:t>
      </w:r>
      <w:r w:rsidR="00AD4CF1">
        <w:rPr>
          <w:lang w:val="en-GB"/>
        </w:rPr>
        <w:t xml:space="preserve">corrections </w:t>
      </w:r>
      <w:r w:rsidR="002C64CC">
        <w:rPr>
          <w:lang w:val="en-GB"/>
        </w:rPr>
        <w:t xml:space="preserve">via </w:t>
      </w:r>
      <w:r w:rsidR="00AD4CF1">
        <w:rPr>
          <w:lang w:val="en-GB"/>
        </w:rPr>
        <w:t>program</w:t>
      </w:r>
      <w:r w:rsidR="002C64CC">
        <w:rPr>
          <w:lang w:val="en-GB"/>
        </w:rPr>
        <w:t xml:space="preserve"> </w:t>
      </w:r>
      <w:r w:rsidR="002C64CC" w:rsidRPr="00F7531F">
        <w:rPr>
          <w:lang w:val="en-GB"/>
        </w:rPr>
        <w:t>ZFI_EPAY_MANAGE_MANUAL</w:t>
      </w:r>
      <w:r w:rsidR="00E37DCB">
        <w:rPr>
          <w:lang w:val="en-GB"/>
        </w:rPr>
        <w:t>.</w:t>
      </w:r>
      <w:r w:rsidR="006C659E" w:rsidRPr="006C659E">
        <w:rPr>
          <w:lang w:val="en-GB"/>
        </w:rPr>
        <w:t xml:space="preserve"> </w:t>
      </w:r>
      <w:r w:rsidR="006C659E">
        <w:rPr>
          <w:lang w:val="en-GB"/>
        </w:rPr>
        <w:t>{CRQ393975-End</w:t>
      </w:r>
      <w:r>
        <w:rPr>
          <w:lang w:val="en-GB"/>
        </w:rPr>
        <w:t>}</w:t>
      </w:r>
    </w:p>
    <w:p w14:paraId="58CCD6ED" w14:textId="7801D1FB" w:rsidR="00F64313" w:rsidRDefault="00F64313" w:rsidP="00D7022B">
      <w:pPr>
        <w:rPr>
          <w:lang w:val="en-GB"/>
        </w:rPr>
      </w:pPr>
    </w:p>
    <w:p w14:paraId="06A549FA" w14:textId="77777777" w:rsidR="00BC1CF7" w:rsidRDefault="00BC1CF7" w:rsidP="00BC1CF7">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{CRQ000010005708-Start}</w:t>
      </w:r>
    </w:p>
    <w:p w14:paraId="1E4C7D0B" w14:textId="61993A0C" w:rsidR="00C269FE" w:rsidRDefault="00F64313" w:rsidP="00753147">
      <w:pPr>
        <w:pStyle w:val="Heading4"/>
      </w:pPr>
      <w:bookmarkStart w:id="312" w:name="_Toc89072734"/>
      <w:r>
        <w:t xml:space="preserve">Program </w:t>
      </w:r>
      <w:r w:rsidRPr="00F64313">
        <w:t>ZFI_EPAY_APPROVAL_REMINDER</w:t>
      </w:r>
    </w:p>
    <w:p w14:paraId="2D054611" w14:textId="092CC4E0" w:rsidR="00110797" w:rsidRPr="00C269FE" w:rsidRDefault="009D34B4" w:rsidP="00753147">
      <w:pPr>
        <w:pStyle w:val="Heading5"/>
      </w:pPr>
      <w:r w:rsidRPr="00C50026">
        <w:rPr>
          <w:bCs w:val="0"/>
          <w:i w:val="0"/>
          <w:iCs w:val="0"/>
          <w:sz w:val="20"/>
          <w:szCs w:val="20"/>
        </w:rPr>
        <w:t>Include ZFI_EPAY_APPR_REM_F01</w:t>
      </w:r>
    </w:p>
    <w:p w14:paraId="58DB6D7C" w14:textId="49406776" w:rsidR="008057F5" w:rsidRDefault="008057F5" w:rsidP="00753147">
      <w:pPr>
        <w:pStyle w:val="Heading6"/>
      </w:pPr>
      <w:r>
        <w:t>Method GET_DEV_ENTRIES</w:t>
      </w:r>
    </w:p>
    <w:p w14:paraId="196F44A6" w14:textId="46CDFF3F" w:rsidR="008057F5" w:rsidRPr="008057F5" w:rsidRDefault="008057F5" w:rsidP="00340C25">
      <w:pPr>
        <w:pStyle w:val="ListParagraph"/>
        <w:numPr>
          <w:ilvl w:val="0"/>
          <w:numId w:val="20"/>
        </w:numPr>
      </w:pPr>
      <w:r>
        <w:t xml:space="preserve">Get development table entries maintained against the UDD using </w:t>
      </w:r>
      <w:r w:rsidR="00026545">
        <w:t>Class</w:t>
      </w:r>
      <w:r>
        <w:t xml:space="preserve"> ‘</w:t>
      </w:r>
      <w:r w:rsidR="00026545">
        <w:t>ZCL_UTIL_DEV</w:t>
      </w:r>
      <w:r>
        <w:t>’</w:t>
      </w:r>
      <w:r w:rsidR="00026545">
        <w:t>, Method ‘FI_GET_ACTIVE_DEV_PARAMETERS</w:t>
      </w:r>
      <w:r w:rsidR="003244A3">
        <w:t>’</w:t>
      </w:r>
      <w:r>
        <w:t>.</w:t>
      </w:r>
    </w:p>
    <w:p w14:paraId="3EC975FA" w14:textId="2DDC3A27" w:rsidR="008057F5" w:rsidRDefault="008057F5" w:rsidP="00753147">
      <w:pPr>
        <w:pStyle w:val="Heading6"/>
      </w:pPr>
      <w:r>
        <w:t>Method GET_EPAY_DATA</w:t>
      </w:r>
    </w:p>
    <w:p w14:paraId="0F12CCF4" w14:textId="77777777" w:rsidR="008057F5" w:rsidRDefault="008057F5" w:rsidP="00340C25">
      <w:pPr>
        <w:pStyle w:val="ListParagraph"/>
        <w:numPr>
          <w:ilvl w:val="0"/>
          <w:numId w:val="19"/>
        </w:numPr>
      </w:pPr>
      <w:r>
        <w:t>Subtract Pending since days entered in input from selection screen from current date and derive the calculated date.</w:t>
      </w:r>
    </w:p>
    <w:p w14:paraId="5F4D6D61" w14:textId="77777777" w:rsidR="008057F5" w:rsidRDefault="008057F5" w:rsidP="00340C25">
      <w:pPr>
        <w:pStyle w:val="ListParagraph"/>
        <w:numPr>
          <w:ilvl w:val="0"/>
          <w:numId w:val="19"/>
        </w:numPr>
      </w:pPr>
      <w:r>
        <w:t xml:space="preserve">Fill range of dates not falling in date range calculated above to fetch all the E-pay request pending for action. </w:t>
      </w:r>
    </w:p>
    <w:p w14:paraId="3E489AEC" w14:textId="4F7A5C94" w:rsidR="008057F5" w:rsidRDefault="008057F5" w:rsidP="00340C25">
      <w:pPr>
        <w:pStyle w:val="ListParagraph"/>
        <w:numPr>
          <w:ilvl w:val="0"/>
          <w:numId w:val="19"/>
        </w:numPr>
      </w:pPr>
      <w:r>
        <w:t xml:space="preserve">Select list of pending E-pay request’s from </w:t>
      </w:r>
      <w:r w:rsidR="00D75BC7">
        <w:t xml:space="preserve">joining tables </w:t>
      </w:r>
      <w:r>
        <w:t xml:space="preserve">Epay Request Header Table(ZFI_EPAY_REQ_HD) and E-Pay Workflow Log Table(ZFI_EPAY_WF_L) by </w:t>
      </w:r>
      <w:r w:rsidR="00D75BC7">
        <w:t>filtering</w:t>
      </w:r>
      <w:r>
        <w:t xml:space="preserve"> E-Pay request numbers from selection screen in E</w:t>
      </w:r>
      <w:r w:rsidRPr="009D34B4">
        <w:t>Payment Request Number</w:t>
      </w:r>
      <w:r>
        <w:t xml:space="preserve"> field(ZFI_EPAY_REQ_HD-</w:t>
      </w:r>
      <w:r w:rsidRPr="009D34B4">
        <w:t>EPAY_REQ_ID</w:t>
      </w:r>
      <w:r>
        <w:t xml:space="preserve">), E-Payment Status(ZFI_EPAY_REQ_HD-STATUS) is the status maintained in development table entry </w:t>
      </w:r>
      <w:r w:rsidR="00B37D91">
        <w:t>against</w:t>
      </w:r>
      <w:r>
        <w:t xml:space="preserve"> step ‘</w:t>
      </w:r>
      <w:r w:rsidR="00030639">
        <w:t>ARS</w:t>
      </w:r>
      <w:r>
        <w:t xml:space="preserve">’, Workflow agent(ZFI_EPAY_WF_L-WI_AAGENT) is the agents entered in selection screen, Workflow decision(ZFI_EPAY_WF_L-WI_DECISION) is blank, Workflow Start Date(ZFI_EPAY_WF_L-START_DATE) is the range of dates calculated </w:t>
      </w:r>
      <w:r w:rsidR="00B37D91">
        <w:t>above</w:t>
      </w:r>
      <w:r>
        <w:t xml:space="preserve"> and logid of the workflow(ZFI_EPAY_WF_L-LOGID) is the latest.</w:t>
      </w:r>
    </w:p>
    <w:p w14:paraId="73FB82D0" w14:textId="538DF33A" w:rsidR="008057F5" w:rsidRDefault="008057F5" w:rsidP="00340C25">
      <w:pPr>
        <w:pStyle w:val="ListParagraph"/>
        <w:numPr>
          <w:ilvl w:val="0"/>
          <w:numId w:val="19"/>
        </w:numPr>
      </w:pPr>
      <w:r>
        <w:lastRenderedPageBreak/>
        <w:t xml:space="preserve">Loop for all the Epay request id and fetch the WF Agent Full name and Email id through </w:t>
      </w:r>
      <w:r w:rsidRPr="008057F5">
        <w:rPr>
          <w:b/>
          <w:bCs/>
        </w:rPr>
        <w:t>Method ‘GET_USER_DATA’</w:t>
      </w:r>
      <w:r>
        <w:t xml:space="preserve">. </w:t>
      </w:r>
    </w:p>
    <w:p w14:paraId="0A0E3AB2" w14:textId="0B89524F" w:rsidR="008057F5" w:rsidRPr="008057F5" w:rsidRDefault="008057F5" w:rsidP="008057F5"/>
    <w:p w14:paraId="07B8E612" w14:textId="2FC2A4A3" w:rsidR="008057F5" w:rsidRDefault="008057F5" w:rsidP="00753147">
      <w:pPr>
        <w:pStyle w:val="Heading6"/>
      </w:pPr>
      <w:r>
        <w:t>Method GET_USER_DATA</w:t>
      </w:r>
    </w:p>
    <w:p w14:paraId="1F267BDC" w14:textId="77777777" w:rsidR="008057F5" w:rsidRDefault="008057F5" w:rsidP="00340C25">
      <w:pPr>
        <w:pStyle w:val="ListParagraph"/>
        <w:numPr>
          <w:ilvl w:val="0"/>
          <w:numId w:val="19"/>
        </w:numPr>
      </w:pPr>
      <w:r>
        <w:t>Fetch full name and email id of the workflow agent using ‘BAPI_USER_GET_DETAIL’.</w:t>
      </w:r>
    </w:p>
    <w:p w14:paraId="6B7EDF75" w14:textId="77777777" w:rsidR="008057F5" w:rsidRPr="008057F5" w:rsidRDefault="008057F5" w:rsidP="008057F5">
      <w:pPr>
        <w:ind w:left="1134"/>
      </w:pPr>
    </w:p>
    <w:p w14:paraId="3FA237DB" w14:textId="0F525687" w:rsidR="008057F5" w:rsidRDefault="008057F5" w:rsidP="00753147">
      <w:pPr>
        <w:pStyle w:val="Heading6"/>
      </w:pPr>
      <w:r>
        <w:t>Method DO_SEND_EMAIL</w:t>
      </w:r>
    </w:p>
    <w:p w14:paraId="27CA4D47" w14:textId="3F6D5135" w:rsidR="008057F5" w:rsidRDefault="00414BC8" w:rsidP="00340C25">
      <w:pPr>
        <w:pStyle w:val="ListParagraph"/>
        <w:numPr>
          <w:ilvl w:val="0"/>
          <w:numId w:val="19"/>
        </w:numPr>
      </w:pPr>
      <w:r w:rsidRPr="00414BC8">
        <w:t>Get SO10 Email text maintained against Name</w:t>
      </w:r>
      <w:r w:rsidR="00DC1121">
        <w:t xml:space="preserve"> maintained in Development table entries against Step ‘MTX</w:t>
      </w:r>
      <w:r w:rsidR="00194B00">
        <w:t>’ and Sub step ‘0001’ for Mail Body</w:t>
      </w:r>
      <w:r w:rsidR="00C75840">
        <w:t xml:space="preserve"> </w:t>
      </w:r>
      <w:r w:rsidR="00194B00">
        <w:t>(</w:t>
      </w:r>
      <w:r w:rsidR="00194B00" w:rsidRPr="00414BC8">
        <w:t>‘ZFI_EPAY_APPROVAL_REMINDER_TXT’</w:t>
      </w:r>
      <w:r w:rsidR="00194B00">
        <w:t>) and Sub Step ‘0002’ for Mail Table</w:t>
      </w:r>
      <w:r w:rsidR="00C75840">
        <w:t xml:space="preserve"> </w:t>
      </w:r>
      <w:r w:rsidR="00194B00">
        <w:t>(</w:t>
      </w:r>
      <w:r w:rsidR="00194B00" w:rsidRPr="00414BC8">
        <w:t>‘ZFI_EPAY_APPROVAL_REMINDER_TAB’</w:t>
      </w:r>
      <w:r w:rsidR="00194B00">
        <w:t>)</w:t>
      </w:r>
      <w:r w:rsidRPr="00414BC8">
        <w:t xml:space="preserve"> and</w:t>
      </w:r>
      <w:r w:rsidR="00194B00">
        <w:t xml:space="preserve"> </w:t>
      </w:r>
      <w:r w:rsidRPr="00414BC8">
        <w:t>which contains content of email body to be sent.</w:t>
      </w:r>
    </w:p>
    <w:p w14:paraId="06B5D348" w14:textId="6A0F9EA7" w:rsidR="00D25435" w:rsidRDefault="00D25435" w:rsidP="00340C25">
      <w:pPr>
        <w:pStyle w:val="ListParagraph"/>
        <w:numPr>
          <w:ilvl w:val="0"/>
          <w:numId w:val="19"/>
        </w:numPr>
      </w:pPr>
      <w:r>
        <w:t>{Begin of CRQ</w:t>
      </w:r>
      <w:r w:rsidRPr="00827815">
        <w:t>10006877}</w:t>
      </w:r>
      <w:r>
        <w:rPr>
          <w:rFonts w:ascii="Courier New" w:hAnsi="Courier New" w:cs="Courier New"/>
          <w:lang w:val="en-IN"/>
        </w:rPr>
        <w:t xml:space="preserve"> </w:t>
      </w:r>
      <w:r w:rsidRPr="00414BC8">
        <w:t>Get SO10 Email text maintained against Name</w:t>
      </w:r>
      <w:r>
        <w:t xml:space="preserve"> maintained in Development table entries against Step ‘MTS’ and Sub step ‘0001’ for Subject</w:t>
      </w:r>
      <w:r w:rsidR="004D094A">
        <w:t xml:space="preserve"> </w:t>
      </w:r>
      <w:r>
        <w:t>(</w:t>
      </w:r>
      <w:r w:rsidRPr="00414BC8">
        <w:t>‘</w:t>
      </w:r>
      <w:r w:rsidRPr="00827815">
        <w:t>ZFI_EPAY_APPROVAL_REMINDER_SUB</w:t>
      </w:r>
      <w:r>
        <w:t xml:space="preserve">) </w:t>
      </w:r>
      <w:r w:rsidRPr="00414BC8">
        <w:t xml:space="preserve">which contains content of </w:t>
      </w:r>
      <w:r>
        <w:t>subject</w:t>
      </w:r>
      <w:r w:rsidRPr="00414BC8">
        <w:t xml:space="preserve"> to be sent.</w:t>
      </w:r>
      <w:r w:rsidRPr="00827815">
        <w:t xml:space="preserve"> </w:t>
      </w:r>
      <w:r>
        <w:t>{End of CRQ</w:t>
      </w:r>
      <w:r w:rsidRPr="00827815">
        <w:t>10006877}</w:t>
      </w:r>
    </w:p>
    <w:p w14:paraId="1F77E2DA" w14:textId="66CB7F9D" w:rsidR="00414BC8" w:rsidRDefault="00414BC8" w:rsidP="00340C25">
      <w:pPr>
        <w:pStyle w:val="ListParagraph"/>
        <w:numPr>
          <w:ilvl w:val="0"/>
          <w:numId w:val="19"/>
        </w:numPr>
      </w:pPr>
      <w:r>
        <w:t>Loop for each agent and get the list of all the respective Epay request data for that agent.</w:t>
      </w:r>
    </w:p>
    <w:p w14:paraId="27EBA691" w14:textId="047F9411" w:rsidR="00414BC8" w:rsidRPr="0047412C" w:rsidRDefault="00414BC8" w:rsidP="00340C25">
      <w:pPr>
        <w:pStyle w:val="ListParagraph"/>
        <w:numPr>
          <w:ilvl w:val="0"/>
          <w:numId w:val="19"/>
        </w:numPr>
      </w:pPr>
      <w:r>
        <w:t xml:space="preserve">Pass the Agent data, List of Epay request and SO10 texts for each agent and send email using </w:t>
      </w:r>
      <w:r w:rsidRPr="00414BC8">
        <w:rPr>
          <w:b/>
          <w:bCs/>
        </w:rPr>
        <w:t>Method ‘DO_BUILD_EMAIL’</w:t>
      </w:r>
      <w:r>
        <w:rPr>
          <w:b/>
          <w:bCs/>
        </w:rPr>
        <w:t>.</w:t>
      </w:r>
    </w:p>
    <w:p w14:paraId="2D5FFF62" w14:textId="77777777" w:rsidR="0047412C" w:rsidRPr="008057F5" w:rsidRDefault="0047412C" w:rsidP="0047412C">
      <w:pPr>
        <w:pStyle w:val="ListParagraph"/>
        <w:ind w:left="1741"/>
      </w:pPr>
    </w:p>
    <w:p w14:paraId="0DEAC863" w14:textId="4DCF91A0" w:rsidR="00414BC8" w:rsidRDefault="00414BC8" w:rsidP="00753147">
      <w:pPr>
        <w:pStyle w:val="Heading6"/>
      </w:pPr>
      <w:r>
        <w:t>Method DO_BUILD_EMAIL</w:t>
      </w:r>
    </w:p>
    <w:p w14:paraId="3AA0F10D" w14:textId="0ECBE0F2" w:rsidR="00827815" w:rsidRPr="004273C9" w:rsidRDefault="004273C9" w:rsidP="00340C25">
      <w:pPr>
        <w:pStyle w:val="ListParagraph"/>
        <w:numPr>
          <w:ilvl w:val="0"/>
          <w:numId w:val="24"/>
        </w:numPr>
      </w:pPr>
      <w:r>
        <w:t xml:space="preserve">Set the subject of the email </w:t>
      </w:r>
      <w:r w:rsidR="00DC2144">
        <w:t>{Begin of CRQ</w:t>
      </w:r>
      <w:r w:rsidR="00DC2144" w:rsidRPr="00827815">
        <w:t>10006877}</w:t>
      </w:r>
      <w:r w:rsidR="00DC2144" w:rsidDel="00C40EC7">
        <w:t xml:space="preserve"> </w:t>
      </w:r>
      <w:r w:rsidR="00DC2144">
        <w:t xml:space="preserve">fetched from SO10 </w:t>
      </w:r>
      <w:r w:rsidR="00C40EC7">
        <w:t xml:space="preserve"> from the text maintained  </w:t>
      </w:r>
      <w:r w:rsidR="00DC2144" w:rsidRPr="00827815">
        <w:t xml:space="preserve"> </w:t>
      </w:r>
      <w:r w:rsidR="00DC2144">
        <w:t>{End of CRQ</w:t>
      </w:r>
      <w:r w:rsidR="00DC2144" w:rsidRPr="00827815">
        <w:t>10006877}</w:t>
      </w:r>
      <w:r w:rsidR="001370F8">
        <w:t xml:space="preserve"> </w:t>
      </w:r>
      <w:r>
        <w:t xml:space="preserve">in Parameter 5 of Step ‘MTS’ in </w:t>
      </w:r>
      <w:r w:rsidR="007C6A96">
        <w:t xml:space="preserve">ZFI_DEVELOPMENTS </w:t>
      </w:r>
      <w:r>
        <w:t>Development Table.</w:t>
      </w:r>
    </w:p>
    <w:p w14:paraId="267C4EB0" w14:textId="77777777" w:rsidR="007960CC" w:rsidRDefault="00414BC8" w:rsidP="00340C25">
      <w:pPr>
        <w:pStyle w:val="ListParagraph"/>
        <w:numPr>
          <w:ilvl w:val="0"/>
          <w:numId w:val="21"/>
        </w:numPr>
      </w:pPr>
      <w:r>
        <w:lastRenderedPageBreak/>
        <w:t xml:space="preserve">Fill up the dynamic variables in text lines with each agent data and the list of all the Epay request for that </w:t>
      </w:r>
      <w:r w:rsidR="007960CC">
        <w:t>agent in</w:t>
      </w:r>
      <w:r>
        <w:t xml:space="preserve"> </w:t>
      </w:r>
      <w:r w:rsidR="007960CC">
        <w:t xml:space="preserve">HTML </w:t>
      </w:r>
      <w:r>
        <w:t>Table format</w:t>
      </w:r>
      <w:r w:rsidR="007960CC">
        <w:t xml:space="preserve"> and send email. </w:t>
      </w:r>
    </w:p>
    <w:p w14:paraId="3C92B165" w14:textId="5E7234B8" w:rsidR="007960CC" w:rsidRDefault="007960CC" w:rsidP="007960CC">
      <w:pPr>
        <w:pStyle w:val="ListParagraph"/>
        <w:ind w:left="1851"/>
      </w:pPr>
      <w:r>
        <w:t>Email format as below:</w:t>
      </w:r>
    </w:p>
    <w:p w14:paraId="5E5D63B7" w14:textId="754B77BF" w:rsidR="003B2EAD" w:rsidRDefault="003B2EAD" w:rsidP="00340C25">
      <w:pPr>
        <w:pStyle w:val="ListParagraph"/>
        <w:numPr>
          <w:ilvl w:val="0"/>
          <w:numId w:val="21"/>
        </w:numPr>
      </w:pPr>
      <w:r>
        <w:t>Set the URL in mail body for MyInbox  with values maintained in Development table against step ‘APA’.</w:t>
      </w:r>
    </w:p>
    <w:p w14:paraId="1C9258F5" w14:textId="0E96B307" w:rsidR="007960CC" w:rsidRDefault="007960CC" w:rsidP="00414BC8">
      <w:pPr>
        <w:ind w:left="1131"/>
      </w:pPr>
      <w:r w:rsidRPr="00110797">
        <w:rPr>
          <w:noProof/>
          <w:lang w:val="en-IN" w:eastAsia="en-IN"/>
        </w:rPr>
        <w:drawing>
          <wp:inline distT="0" distB="0" distL="0" distR="0" wp14:anchorId="260A6D64" wp14:editId="2521E0A1">
            <wp:extent cx="5010150" cy="2025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18877" cy="2029178"/>
                    </a:xfrm>
                    <a:prstGeom prst="rect">
                      <a:avLst/>
                    </a:prstGeom>
                  </pic:spPr>
                </pic:pic>
              </a:graphicData>
            </a:graphic>
          </wp:inline>
        </w:drawing>
      </w:r>
    </w:p>
    <w:p w14:paraId="465EBA81" w14:textId="74466500" w:rsidR="00C50026" w:rsidRDefault="00C50026" w:rsidP="00C50026">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{CRQ10005708-End}</w:t>
      </w:r>
    </w:p>
    <w:p w14:paraId="21E39FD1" w14:textId="77777777" w:rsidR="004359FE" w:rsidRPr="00DA1DA0" w:rsidRDefault="004359FE" w:rsidP="0052702D">
      <w:pPr>
        <w:autoSpaceDE w:val="0"/>
        <w:autoSpaceDN w:val="0"/>
        <w:adjustRightInd w:val="0"/>
        <w:rPr>
          <w:lang w:val="en-GB"/>
        </w:rPr>
      </w:pPr>
    </w:p>
    <w:p w14:paraId="5E9998D5" w14:textId="364C3115" w:rsidR="004359FE" w:rsidRPr="00E37478" w:rsidRDefault="004359FE" w:rsidP="00E37478">
      <w:pPr>
        <w:spacing w:before="0"/>
        <w:jc w:val="left"/>
        <w:rPr>
          <w:b/>
          <w:bCs/>
          <w:u w:val="single"/>
          <w:lang w:val="en-GB"/>
        </w:rPr>
      </w:pPr>
      <w:r>
        <w:rPr>
          <w:lang w:val="en-GB"/>
        </w:rPr>
        <w:t xml:space="preserve">{Begin of </w:t>
      </w:r>
      <w:r w:rsidR="00E37478" w:rsidRPr="00E37478">
        <w:rPr>
          <w:lang w:val="en-GB"/>
        </w:rPr>
        <w:t>CRQ10008036</w:t>
      </w:r>
      <w:r>
        <w:rPr>
          <w:lang w:val="en-GB"/>
        </w:rPr>
        <w:t>}</w:t>
      </w:r>
    </w:p>
    <w:p w14:paraId="32E5ED02" w14:textId="72050F6A" w:rsidR="004359FE" w:rsidRDefault="00045D03" w:rsidP="004359FE">
      <w:pPr>
        <w:pStyle w:val="Heading4"/>
        <w:rPr>
          <w:lang w:val="en-GB"/>
        </w:rPr>
      </w:pPr>
      <w:r>
        <w:t xml:space="preserve">Program </w:t>
      </w:r>
      <w:r w:rsidRPr="006402E0">
        <w:rPr>
          <w:lang w:val="en-GB"/>
        </w:rPr>
        <w:t>ZFI_EPAY_CHANGE</w:t>
      </w:r>
      <w:r w:rsidR="00B308A5">
        <w:rPr>
          <w:lang w:val="en-GB"/>
        </w:rPr>
        <w:t>_</w:t>
      </w:r>
      <w:r w:rsidRPr="006402E0">
        <w:rPr>
          <w:lang w:val="en-GB"/>
        </w:rPr>
        <w:t>OWNER</w:t>
      </w:r>
    </w:p>
    <w:p w14:paraId="7835AA29" w14:textId="50D3646F" w:rsidR="00CB4714" w:rsidRPr="005C00E0" w:rsidRDefault="005C00E0" w:rsidP="005C00E0">
      <w:pPr>
        <w:rPr>
          <w:lang w:val="en-GB"/>
        </w:rPr>
      </w:pPr>
      <w:r>
        <w:rPr>
          <w:lang w:val="en-GB"/>
        </w:rPr>
        <w:t>This program change</w:t>
      </w:r>
      <w:r w:rsidR="007C2F98">
        <w:rPr>
          <w:lang w:val="en-GB"/>
        </w:rPr>
        <w:t>s</w:t>
      </w:r>
      <w:r w:rsidDel="002234E5">
        <w:rPr>
          <w:lang w:val="en-GB"/>
        </w:rPr>
        <w:t xml:space="preserve"> </w:t>
      </w:r>
      <w:r w:rsidRPr="005C00E0">
        <w:rPr>
          <w:lang w:val="en-GB"/>
        </w:rPr>
        <w:t xml:space="preserve">the owner of the epayment request number which </w:t>
      </w:r>
      <w:r w:rsidR="003B19F9">
        <w:rPr>
          <w:lang w:val="en-GB"/>
        </w:rPr>
        <w:t>is</w:t>
      </w:r>
      <w:r w:rsidRPr="005C00E0">
        <w:rPr>
          <w:lang w:val="en-GB"/>
        </w:rPr>
        <w:t xml:space="preserve"> in composing status</w:t>
      </w:r>
      <w:r w:rsidR="00CB4714">
        <w:rPr>
          <w:lang w:val="en-GB"/>
        </w:rPr>
        <w:t xml:space="preserve"> with ePayment request number and New creator as the inputs.</w:t>
      </w:r>
    </w:p>
    <w:p w14:paraId="2B7EA49F" w14:textId="448BB507" w:rsidR="00D75B51" w:rsidRDefault="00D75B51" w:rsidP="00D75B51">
      <w:pPr>
        <w:pStyle w:val="Heading5"/>
        <w:rPr>
          <w:bCs w:val="0"/>
          <w:i w:val="0"/>
          <w:iCs w:val="0"/>
          <w:sz w:val="20"/>
          <w:szCs w:val="20"/>
          <w:lang w:val="en-GB"/>
        </w:rPr>
      </w:pPr>
      <w:r w:rsidRPr="00D75B51">
        <w:rPr>
          <w:bCs w:val="0"/>
          <w:i w:val="0"/>
          <w:iCs w:val="0"/>
          <w:sz w:val="20"/>
          <w:szCs w:val="20"/>
          <w:lang w:val="en-GB"/>
        </w:rPr>
        <w:t>Class LCL_EPAY_CHANGEOWNER</w:t>
      </w:r>
    </w:p>
    <w:p w14:paraId="550A13D0" w14:textId="18D654FE" w:rsidR="00CD32DC" w:rsidRPr="00CD32DC" w:rsidRDefault="00CD32DC" w:rsidP="00CD32DC">
      <w:pPr>
        <w:pStyle w:val="Heading6"/>
        <w:rPr>
          <w:lang w:val="en-GB"/>
        </w:rPr>
      </w:pPr>
      <w:r w:rsidRPr="00CD32DC">
        <w:rPr>
          <w:lang w:val="en-GB"/>
        </w:rPr>
        <w:t xml:space="preserve">Method </w:t>
      </w:r>
      <w:r w:rsidR="00A218AE" w:rsidRPr="00CD32DC">
        <w:rPr>
          <w:lang w:val="en-GB"/>
        </w:rPr>
        <w:t>DO_AUTHORIZATION_CHECK</w:t>
      </w:r>
    </w:p>
    <w:p w14:paraId="2502716F" w14:textId="5EFF2455" w:rsidR="00CD32DC" w:rsidRPr="00CD32DC" w:rsidRDefault="00CD32DC" w:rsidP="00340C25">
      <w:pPr>
        <w:pStyle w:val="ListParagraph"/>
        <w:numPr>
          <w:ilvl w:val="0"/>
          <w:numId w:val="30"/>
        </w:numPr>
        <w:rPr>
          <w:lang w:val="en-IN"/>
        </w:rPr>
      </w:pPr>
      <w:r w:rsidRPr="009A56D4">
        <w:rPr>
          <w:rFonts w:ascii="Arial" w:eastAsia="Times New Roman" w:hAnsi="Arial"/>
          <w:sz w:val="20"/>
          <w:szCs w:val="20"/>
          <w:lang w:val="en-GB"/>
        </w:rPr>
        <w:t xml:space="preserve">Perform authorizatoin check with object </w:t>
      </w:r>
      <w:r w:rsidR="00A069BD">
        <w:rPr>
          <w:rFonts w:ascii="Arial" w:eastAsia="Times New Roman" w:hAnsi="Arial"/>
          <w:sz w:val="20"/>
          <w:szCs w:val="20"/>
          <w:lang w:val="en-GB"/>
        </w:rPr>
        <w:t>S_TABU_NAM</w:t>
      </w:r>
      <w:r w:rsidRPr="009A56D4">
        <w:rPr>
          <w:rFonts w:ascii="Arial" w:eastAsia="Times New Roman" w:hAnsi="Arial"/>
          <w:sz w:val="20"/>
          <w:szCs w:val="20"/>
          <w:lang w:val="en-GB"/>
        </w:rPr>
        <w:br/>
        <w:t xml:space="preserve">with value 02- Change for ACTVT and epayment </w:t>
      </w:r>
      <w:r w:rsidR="0064348F">
        <w:rPr>
          <w:rFonts w:ascii="Arial" w:eastAsia="Times New Roman" w:hAnsi="Arial"/>
          <w:sz w:val="20"/>
          <w:szCs w:val="20"/>
          <w:lang w:val="en-GB"/>
        </w:rPr>
        <w:t>header table in TABLE.</w:t>
      </w:r>
    </w:p>
    <w:p w14:paraId="2DFF53E4" w14:textId="7746B534" w:rsidR="00673279" w:rsidRPr="00673279" w:rsidRDefault="00CD32DC" w:rsidP="00673279">
      <w:pPr>
        <w:pStyle w:val="Heading6"/>
        <w:rPr>
          <w:lang w:val="en-GB"/>
        </w:rPr>
      </w:pPr>
      <w:r w:rsidRPr="00CD32DC">
        <w:rPr>
          <w:lang w:val="en-GB"/>
        </w:rPr>
        <w:lastRenderedPageBreak/>
        <w:t xml:space="preserve">Method </w:t>
      </w:r>
      <w:r w:rsidR="00A218AE" w:rsidRPr="00305DC7">
        <w:rPr>
          <w:lang w:val="en-GB"/>
        </w:rPr>
        <w:t>GET_F4_EPAY_REQUEST_ID</w:t>
      </w:r>
    </w:p>
    <w:p w14:paraId="3AC08930" w14:textId="6EA286D8" w:rsidR="00DE26A1" w:rsidRDefault="00DE26A1" w:rsidP="00340C25">
      <w:pPr>
        <w:pStyle w:val="ListParagraph"/>
        <w:numPr>
          <w:ilvl w:val="0"/>
          <w:numId w:val="28"/>
        </w:numPr>
        <w:spacing w:after="160" w:line="259" w:lineRule="auto"/>
        <w:rPr>
          <w:rFonts w:ascii="Arial" w:eastAsia="Times New Roman" w:hAnsi="Arial"/>
          <w:b/>
          <w:bCs/>
          <w:sz w:val="20"/>
          <w:szCs w:val="20"/>
          <w:lang w:val="en-GB"/>
        </w:rPr>
      </w:pPr>
      <w:r>
        <w:rPr>
          <w:lang w:val="en-IN"/>
        </w:rPr>
        <w:t xml:space="preserve">Get the entries of epayment request numbers </w:t>
      </w:r>
      <w:r w:rsidR="00CE021A">
        <w:rPr>
          <w:lang w:val="en-IN"/>
        </w:rPr>
        <w:t xml:space="preserve">and </w:t>
      </w:r>
      <w:r w:rsidR="00473CFE">
        <w:rPr>
          <w:lang w:val="en-IN"/>
        </w:rPr>
        <w:t xml:space="preserve">request names </w:t>
      </w:r>
      <w:r>
        <w:rPr>
          <w:lang w:val="en-IN"/>
        </w:rPr>
        <w:t xml:space="preserve">from </w:t>
      </w:r>
      <w:r>
        <w:rPr>
          <w:rFonts w:ascii="Arial" w:eastAsia="Times New Roman" w:hAnsi="Arial"/>
          <w:sz w:val="20"/>
          <w:szCs w:val="20"/>
          <w:lang w:val="en-GB"/>
        </w:rPr>
        <w:t>Epayment request header (</w:t>
      </w:r>
      <w:r w:rsidRPr="006402E0">
        <w:rPr>
          <w:rFonts w:ascii="Arial" w:eastAsia="Times New Roman" w:hAnsi="Arial"/>
          <w:sz w:val="20"/>
          <w:szCs w:val="20"/>
          <w:lang w:val="en-GB"/>
        </w:rPr>
        <w:t>ZFI_EPAY_REQ_HD</w:t>
      </w:r>
      <w:r>
        <w:rPr>
          <w:rFonts w:ascii="Arial" w:eastAsia="Times New Roman" w:hAnsi="Arial"/>
          <w:sz w:val="20"/>
          <w:szCs w:val="20"/>
          <w:lang w:val="en-GB"/>
        </w:rPr>
        <w:t>)</w:t>
      </w:r>
      <w:r w:rsidRPr="006402E0">
        <w:rPr>
          <w:rFonts w:ascii="Arial" w:eastAsia="Times New Roman" w:hAnsi="Arial"/>
          <w:sz w:val="20"/>
          <w:szCs w:val="20"/>
          <w:lang w:val="en-GB"/>
        </w:rPr>
        <w:t xml:space="preserve"> table</w:t>
      </w:r>
      <w:r>
        <w:rPr>
          <w:rFonts w:ascii="Arial" w:eastAsia="Times New Roman" w:hAnsi="Arial"/>
          <w:sz w:val="20"/>
          <w:szCs w:val="20"/>
          <w:lang w:val="en-GB"/>
        </w:rPr>
        <w:t xml:space="preserve"> which are in composing status</w:t>
      </w:r>
      <w:r w:rsidR="00BC69E5">
        <w:rPr>
          <w:rFonts w:ascii="Arial" w:eastAsia="Times New Roman" w:hAnsi="Arial"/>
          <w:sz w:val="20"/>
          <w:szCs w:val="20"/>
          <w:lang w:val="en-GB"/>
        </w:rPr>
        <w:t xml:space="preserve"> using </w:t>
      </w:r>
      <w:r w:rsidR="00BC69E5" w:rsidRPr="00BC69E5">
        <w:rPr>
          <w:rFonts w:ascii="Arial" w:eastAsia="Times New Roman" w:hAnsi="Arial"/>
          <w:b/>
          <w:bCs/>
          <w:sz w:val="20"/>
          <w:szCs w:val="20"/>
          <w:lang w:val="en-GB"/>
        </w:rPr>
        <w:t>method GET_EPAY_REQ_HD_DETAILS</w:t>
      </w:r>
      <w:r w:rsidR="002D082D">
        <w:rPr>
          <w:rFonts w:ascii="Arial" w:eastAsia="Times New Roman" w:hAnsi="Arial"/>
          <w:b/>
          <w:bCs/>
          <w:sz w:val="20"/>
          <w:szCs w:val="20"/>
          <w:lang w:val="en-GB"/>
        </w:rPr>
        <w:t>.</w:t>
      </w:r>
    </w:p>
    <w:p w14:paraId="718264B7" w14:textId="77777777" w:rsidR="00673279" w:rsidRPr="00BC69E5" w:rsidRDefault="00673279" w:rsidP="00673279">
      <w:pPr>
        <w:pStyle w:val="ListParagraph"/>
        <w:spacing w:after="160" w:line="259" w:lineRule="auto"/>
        <w:rPr>
          <w:rFonts w:ascii="Arial" w:eastAsia="Times New Roman" w:hAnsi="Arial"/>
          <w:b/>
          <w:bCs/>
          <w:sz w:val="20"/>
          <w:szCs w:val="20"/>
          <w:lang w:val="en-GB"/>
        </w:rPr>
      </w:pPr>
    </w:p>
    <w:p w14:paraId="3FCCBAE9" w14:textId="3EBAF6E3" w:rsidR="00DE26A1" w:rsidRPr="00D26A35" w:rsidRDefault="00C604C4" w:rsidP="00340C25">
      <w:pPr>
        <w:pStyle w:val="ListParagraph"/>
        <w:numPr>
          <w:ilvl w:val="0"/>
          <w:numId w:val="28"/>
        </w:numPr>
        <w:spacing w:after="160" w:line="259" w:lineRule="auto"/>
        <w:rPr>
          <w:rFonts w:ascii="Arial" w:eastAsia="Times New Roman" w:hAnsi="Arial"/>
          <w:sz w:val="20"/>
          <w:szCs w:val="20"/>
          <w:lang w:val="en-GB"/>
        </w:rPr>
      </w:pPr>
      <w:r>
        <w:rPr>
          <w:rFonts w:ascii="Arial" w:eastAsia="Times New Roman" w:hAnsi="Arial"/>
          <w:sz w:val="20"/>
          <w:szCs w:val="20"/>
          <w:lang w:val="en-GB"/>
        </w:rPr>
        <w:t xml:space="preserve">Send the data to  FM </w:t>
      </w:r>
      <w:r w:rsidRPr="00C23C3B">
        <w:rPr>
          <w:rFonts w:ascii="Arial" w:eastAsia="Times New Roman" w:hAnsi="Arial"/>
          <w:sz w:val="20"/>
          <w:szCs w:val="20"/>
          <w:lang w:val="en-GB"/>
        </w:rPr>
        <w:t>F4IF_INT_TABLE_VALUE_REQUEST to get possible values on F4 search help.</w:t>
      </w:r>
    </w:p>
    <w:p w14:paraId="5FD9FBE7" w14:textId="6C1C0F84" w:rsidR="00CD32DC" w:rsidRPr="00305DC7" w:rsidRDefault="00CD32DC" w:rsidP="00CD32DC">
      <w:pPr>
        <w:pStyle w:val="Heading6"/>
        <w:rPr>
          <w:lang w:val="en-GB"/>
        </w:rPr>
      </w:pPr>
      <w:r w:rsidRPr="00CD32DC">
        <w:rPr>
          <w:lang w:val="en-GB"/>
        </w:rPr>
        <w:t xml:space="preserve">Method </w:t>
      </w:r>
      <w:r w:rsidR="00A218AE" w:rsidRPr="00305DC7">
        <w:rPr>
          <w:lang w:val="en-GB"/>
        </w:rPr>
        <w:t>DO_VALIDATE_EPAYID</w:t>
      </w:r>
    </w:p>
    <w:p w14:paraId="52BE68E9" w14:textId="1C01333F" w:rsidR="00520585" w:rsidRPr="00D26A35" w:rsidRDefault="00520585" w:rsidP="00340C25">
      <w:pPr>
        <w:pStyle w:val="ListParagraph"/>
        <w:numPr>
          <w:ilvl w:val="0"/>
          <w:numId w:val="28"/>
        </w:numPr>
        <w:spacing w:after="160" w:line="259" w:lineRule="auto"/>
        <w:rPr>
          <w:rFonts w:ascii="Arial" w:eastAsia="Times New Roman" w:hAnsi="Arial"/>
          <w:sz w:val="20"/>
          <w:szCs w:val="20"/>
          <w:lang w:val="en-GB"/>
        </w:rPr>
      </w:pPr>
      <w:r w:rsidRPr="006402E0">
        <w:rPr>
          <w:rFonts w:ascii="Arial" w:eastAsia="Times New Roman" w:hAnsi="Arial"/>
          <w:sz w:val="20"/>
          <w:szCs w:val="20"/>
          <w:lang w:val="en-GB"/>
        </w:rPr>
        <w:t>Perform validation for the epay</w:t>
      </w:r>
      <w:r>
        <w:rPr>
          <w:rFonts w:ascii="Arial" w:eastAsia="Times New Roman" w:hAnsi="Arial"/>
          <w:sz w:val="20"/>
          <w:szCs w:val="20"/>
          <w:lang w:val="en-GB"/>
        </w:rPr>
        <w:t xml:space="preserve">ment </w:t>
      </w:r>
      <w:r w:rsidRPr="006402E0">
        <w:rPr>
          <w:rFonts w:ascii="Arial" w:eastAsia="Times New Roman" w:hAnsi="Arial"/>
          <w:sz w:val="20"/>
          <w:szCs w:val="20"/>
          <w:lang w:val="en-GB"/>
        </w:rPr>
        <w:t>req</w:t>
      </w:r>
      <w:r>
        <w:rPr>
          <w:rFonts w:ascii="Arial" w:eastAsia="Times New Roman" w:hAnsi="Arial"/>
          <w:sz w:val="20"/>
          <w:szCs w:val="20"/>
          <w:lang w:val="en-GB"/>
        </w:rPr>
        <w:t>uest</w:t>
      </w:r>
      <w:r w:rsidRPr="006402E0">
        <w:rPr>
          <w:rFonts w:ascii="Arial" w:eastAsia="Times New Roman" w:hAnsi="Arial"/>
          <w:sz w:val="20"/>
          <w:szCs w:val="20"/>
          <w:lang w:val="en-GB"/>
        </w:rPr>
        <w:t xml:space="preserve"> </w:t>
      </w:r>
      <w:r>
        <w:rPr>
          <w:rFonts w:ascii="Arial" w:eastAsia="Times New Roman" w:hAnsi="Arial"/>
          <w:sz w:val="20"/>
          <w:szCs w:val="20"/>
          <w:lang w:val="en-GB"/>
        </w:rPr>
        <w:t>number</w:t>
      </w:r>
      <w:r w:rsidRPr="006402E0">
        <w:rPr>
          <w:rFonts w:ascii="Arial" w:eastAsia="Times New Roman" w:hAnsi="Arial"/>
          <w:sz w:val="20"/>
          <w:szCs w:val="20"/>
          <w:lang w:val="en-GB"/>
        </w:rPr>
        <w:t xml:space="preserve"> and its </w:t>
      </w:r>
      <w:r w:rsidR="001B724F">
        <w:rPr>
          <w:rFonts w:ascii="Arial" w:eastAsia="Times New Roman" w:hAnsi="Arial"/>
          <w:sz w:val="20"/>
          <w:szCs w:val="20"/>
          <w:lang w:val="en-GB"/>
        </w:rPr>
        <w:t xml:space="preserve">composing </w:t>
      </w:r>
      <w:r w:rsidRPr="006402E0">
        <w:rPr>
          <w:rFonts w:ascii="Arial" w:eastAsia="Times New Roman" w:hAnsi="Arial"/>
          <w:sz w:val="20"/>
          <w:szCs w:val="20"/>
          <w:lang w:val="en-GB"/>
        </w:rPr>
        <w:t xml:space="preserve">status against </w:t>
      </w:r>
      <w:r>
        <w:rPr>
          <w:rFonts w:ascii="Arial" w:eastAsia="Times New Roman" w:hAnsi="Arial"/>
          <w:sz w:val="20"/>
          <w:szCs w:val="20"/>
          <w:lang w:val="en-GB"/>
        </w:rPr>
        <w:t>Epayment request header (</w:t>
      </w:r>
      <w:r w:rsidRPr="006402E0">
        <w:rPr>
          <w:rFonts w:ascii="Arial" w:eastAsia="Times New Roman" w:hAnsi="Arial"/>
          <w:sz w:val="20"/>
          <w:szCs w:val="20"/>
          <w:lang w:val="en-GB"/>
        </w:rPr>
        <w:t>ZFI_EPAY_REQ_HD</w:t>
      </w:r>
      <w:r>
        <w:rPr>
          <w:rFonts w:ascii="Arial" w:eastAsia="Times New Roman" w:hAnsi="Arial"/>
          <w:sz w:val="20"/>
          <w:szCs w:val="20"/>
          <w:lang w:val="en-GB"/>
        </w:rPr>
        <w:t>)</w:t>
      </w:r>
      <w:r w:rsidRPr="006402E0">
        <w:rPr>
          <w:rFonts w:ascii="Arial" w:eastAsia="Times New Roman" w:hAnsi="Arial"/>
          <w:sz w:val="20"/>
          <w:szCs w:val="20"/>
          <w:lang w:val="en-GB"/>
        </w:rPr>
        <w:t xml:space="preserve"> table</w:t>
      </w:r>
      <w:r w:rsidR="00BC69E5">
        <w:rPr>
          <w:rFonts w:ascii="Arial" w:eastAsia="Times New Roman" w:hAnsi="Arial"/>
          <w:sz w:val="20"/>
          <w:szCs w:val="20"/>
          <w:lang w:val="en-GB"/>
        </w:rPr>
        <w:t xml:space="preserve"> data </w:t>
      </w:r>
      <w:r w:rsidR="00AD64C6">
        <w:rPr>
          <w:rFonts w:ascii="Arial" w:eastAsia="Times New Roman" w:hAnsi="Arial"/>
          <w:sz w:val="20"/>
          <w:szCs w:val="20"/>
          <w:lang w:val="en-GB"/>
        </w:rPr>
        <w:t xml:space="preserve">received </w:t>
      </w:r>
      <w:r w:rsidR="00BC69E5">
        <w:rPr>
          <w:rFonts w:ascii="Arial" w:eastAsia="Times New Roman" w:hAnsi="Arial"/>
          <w:sz w:val="20"/>
          <w:szCs w:val="20"/>
          <w:lang w:val="en-GB"/>
        </w:rPr>
        <w:t xml:space="preserve">from </w:t>
      </w:r>
      <w:r w:rsidR="00BC69E5" w:rsidRPr="00BC69E5">
        <w:rPr>
          <w:rFonts w:ascii="Arial" w:eastAsia="Times New Roman" w:hAnsi="Arial"/>
          <w:b/>
          <w:bCs/>
          <w:sz w:val="20"/>
          <w:szCs w:val="20"/>
          <w:lang w:val="en-GB"/>
        </w:rPr>
        <w:t>method GET_EPAY_REQ_HD_DETAILS</w:t>
      </w:r>
      <w:r w:rsidR="00C543D1">
        <w:rPr>
          <w:rFonts w:ascii="Arial" w:eastAsia="Times New Roman" w:hAnsi="Arial"/>
          <w:sz w:val="20"/>
          <w:szCs w:val="20"/>
          <w:lang w:val="en-GB"/>
        </w:rPr>
        <w:t>, if failed throw error message</w:t>
      </w:r>
      <w:r w:rsidR="00033C46">
        <w:rPr>
          <w:rFonts w:ascii="Arial" w:eastAsia="Times New Roman" w:hAnsi="Arial"/>
          <w:sz w:val="20"/>
          <w:szCs w:val="20"/>
          <w:lang w:val="en-GB"/>
        </w:rPr>
        <w:t xml:space="preserve"> to enter valid epayment request number.</w:t>
      </w:r>
    </w:p>
    <w:p w14:paraId="01BAC90B" w14:textId="33B15ED1" w:rsidR="00CD32DC" w:rsidRPr="002D150D" w:rsidRDefault="00CD32DC" w:rsidP="00CD32DC">
      <w:pPr>
        <w:pStyle w:val="Heading6"/>
        <w:rPr>
          <w:lang w:val="en-GB"/>
        </w:rPr>
      </w:pPr>
      <w:r w:rsidRPr="00CD32DC">
        <w:rPr>
          <w:lang w:val="en-GB"/>
        </w:rPr>
        <w:t xml:space="preserve">Method </w:t>
      </w:r>
      <w:r w:rsidR="00A218AE" w:rsidRPr="002D150D">
        <w:rPr>
          <w:lang w:val="en-GB"/>
        </w:rPr>
        <w:t>DO_VALIDATE_USER</w:t>
      </w:r>
    </w:p>
    <w:p w14:paraId="63EB5965" w14:textId="5ACCE870" w:rsidR="001C3E32" w:rsidRDefault="008F1F64" w:rsidP="00340C25">
      <w:pPr>
        <w:pStyle w:val="ListParagraph"/>
        <w:numPr>
          <w:ilvl w:val="0"/>
          <w:numId w:val="23"/>
        </w:numPr>
        <w:rPr>
          <w:rFonts w:ascii="Arial" w:eastAsia="Times New Roman" w:hAnsi="Arial"/>
          <w:sz w:val="20"/>
          <w:szCs w:val="20"/>
          <w:lang w:val="en-GB"/>
        </w:rPr>
      </w:pPr>
      <w:r>
        <w:rPr>
          <w:rFonts w:ascii="Arial" w:eastAsia="Times New Roman" w:hAnsi="Arial"/>
          <w:sz w:val="20"/>
          <w:szCs w:val="20"/>
          <w:lang w:val="en-GB"/>
        </w:rPr>
        <w:t>Perform user id validation</w:t>
      </w:r>
      <w:r w:rsidR="00AD64C6">
        <w:rPr>
          <w:rFonts w:ascii="Arial" w:eastAsia="Times New Roman" w:hAnsi="Arial"/>
          <w:sz w:val="20"/>
          <w:szCs w:val="20"/>
          <w:lang w:val="en-GB"/>
        </w:rPr>
        <w:t>, not locked, not terminated, a dialog</w:t>
      </w:r>
      <w:r>
        <w:rPr>
          <w:rFonts w:ascii="Arial" w:eastAsia="Times New Roman" w:hAnsi="Arial"/>
          <w:sz w:val="20"/>
          <w:szCs w:val="20"/>
          <w:lang w:val="en-GB"/>
        </w:rPr>
        <w:t xml:space="preserve"> </w:t>
      </w:r>
      <w:r w:rsidR="009E3C33">
        <w:rPr>
          <w:rFonts w:ascii="Arial" w:eastAsia="Times New Roman" w:hAnsi="Arial"/>
          <w:sz w:val="20"/>
          <w:szCs w:val="20"/>
          <w:lang w:val="en-GB"/>
        </w:rPr>
        <w:t xml:space="preserve">{ Begin of </w:t>
      </w:r>
      <w:r w:rsidR="003F6E58" w:rsidRPr="003F6E58">
        <w:rPr>
          <w:rFonts w:ascii="Arial" w:eastAsia="Times New Roman" w:hAnsi="Arial"/>
          <w:sz w:val="20"/>
          <w:szCs w:val="20"/>
          <w:lang w:val="en-GB"/>
        </w:rPr>
        <w:t>CRQ10009115</w:t>
      </w:r>
      <w:r w:rsidR="009E3C33">
        <w:rPr>
          <w:rFonts w:ascii="Arial" w:eastAsia="Times New Roman" w:hAnsi="Arial"/>
          <w:sz w:val="20"/>
          <w:szCs w:val="20"/>
          <w:lang w:val="en-GB"/>
        </w:rPr>
        <w:t xml:space="preserve">} </w:t>
      </w:r>
      <w:r w:rsidR="009E3C33" w:rsidRPr="0046165D">
        <w:rPr>
          <w:rFonts w:ascii="Arial" w:eastAsia="Times New Roman" w:hAnsi="Arial"/>
          <w:sz w:val="20"/>
          <w:szCs w:val="20"/>
          <w:lang w:val="en-GB"/>
        </w:rPr>
        <w:t xml:space="preserve">using method </w:t>
      </w:r>
      <w:r w:rsidR="009E3C33" w:rsidRPr="00E60852">
        <w:rPr>
          <w:rFonts w:ascii="Arial" w:eastAsia="Times New Roman" w:hAnsi="Arial"/>
          <w:b/>
          <w:bCs/>
          <w:sz w:val="20"/>
          <w:szCs w:val="20"/>
          <w:lang w:val="en-GB"/>
        </w:rPr>
        <w:t>DO_VALIDATE_USER</w:t>
      </w:r>
      <w:r w:rsidR="000C3CB1">
        <w:rPr>
          <w:rFonts w:ascii="Arial" w:eastAsia="Times New Roman" w:hAnsi="Arial"/>
          <w:b/>
          <w:bCs/>
          <w:sz w:val="20"/>
          <w:szCs w:val="20"/>
          <w:lang w:val="en-GB"/>
        </w:rPr>
        <w:t xml:space="preserve"> </w:t>
      </w:r>
      <w:r w:rsidR="000C3CB1" w:rsidRPr="000C3CB1">
        <w:rPr>
          <w:rFonts w:ascii="Arial" w:eastAsia="Times New Roman" w:hAnsi="Arial"/>
          <w:sz w:val="20"/>
          <w:szCs w:val="20"/>
          <w:lang w:val="en-GB"/>
        </w:rPr>
        <w:t>from class</w:t>
      </w:r>
      <w:r w:rsidR="000C3CB1">
        <w:rPr>
          <w:rFonts w:ascii="Arial" w:eastAsia="Times New Roman" w:hAnsi="Arial"/>
          <w:b/>
          <w:bCs/>
          <w:sz w:val="20"/>
          <w:szCs w:val="20"/>
          <w:lang w:val="en-GB"/>
        </w:rPr>
        <w:t xml:space="preserve"> </w:t>
      </w:r>
      <w:r w:rsidR="000C3CB1" w:rsidRPr="00B02CCC">
        <w:rPr>
          <w:lang w:val="en-GB"/>
        </w:rPr>
        <w:t>ZCL_FI_EPAYMENT_REQUEST</w:t>
      </w:r>
    </w:p>
    <w:p w14:paraId="2607466C" w14:textId="01FDFDB6" w:rsidR="008157BD" w:rsidRDefault="001C3E32" w:rsidP="00340C25">
      <w:pPr>
        <w:pStyle w:val="ListParagraph"/>
        <w:numPr>
          <w:ilvl w:val="0"/>
          <w:numId w:val="23"/>
        </w:numPr>
        <w:rPr>
          <w:rFonts w:ascii="Arial" w:eastAsia="Times New Roman" w:hAnsi="Arial"/>
          <w:sz w:val="20"/>
          <w:szCs w:val="20"/>
          <w:lang w:val="en-GB"/>
        </w:rPr>
      </w:pPr>
      <w:r>
        <w:rPr>
          <w:rFonts w:ascii="Arial" w:eastAsia="Times New Roman" w:hAnsi="Arial"/>
          <w:sz w:val="20"/>
          <w:szCs w:val="20"/>
          <w:lang w:val="en-GB"/>
        </w:rPr>
        <w:t>Provide error message if user not valid</w:t>
      </w:r>
    </w:p>
    <w:p w14:paraId="07A549DF" w14:textId="03DF9EC1" w:rsidR="00902CE3" w:rsidRPr="008157BD" w:rsidRDefault="003F6E58" w:rsidP="008157BD">
      <w:pPr>
        <w:pStyle w:val="ListParagraph"/>
        <w:rPr>
          <w:lang w:val="en-GB"/>
        </w:rPr>
      </w:pPr>
      <w:r>
        <w:rPr>
          <w:rFonts w:ascii="Arial" w:eastAsia="Times New Roman" w:hAnsi="Arial"/>
          <w:sz w:val="20"/>
          <w:szCs w:val="20"/>
          <w:lang w:val="en-GB"/>
        </w:rPr>
        <w:t xml:space="preserve">{ End of </w:t>
      </w:r>
      <w:r w:rsidRPr="003F6E58">
        <w:rPr>
          <w:rFonts w:ascii="Arial" w:eastAsia="Times New Roman" w:hAnsi="Arial"/>
          <w:sz w:val="20"/>
          <w:szCs w:val="20"/>
          <w:lang w:val="en-GB"/>
        </w:rPr>
        <w:t>CRQ10009115</w:t>
      </w:r>
      <w:r>
        <w:rPr>
          <w:rFonts w:ascii="Arial" w:eastAsia="Times New Roman" w:hAnsi="Arial"/>
          <w:sz w:val="20"/>
          <w:szCs w:val="20"/>
          <w:lang w:val="en-GB"/>
        </w:rPr>
        <w:t xml:space="preserve"> }</w:t>
      </w:r>
    </w:p>
    <w:p w14:paraId="3DBD7F3E" w14:textId="747C7A8A" w:rsidR="00CD32DC" w:rsidRPr="002D150D" w:rsidRDefault="00CD32DC" w:rsidP="00CD32DC">
      <w:pPr>
        <w:pStyle w:val="Heading6"/>
        <w:rPr>
          <w:lang w:val="en-GB"/>
        </w:rPr>
      </w:pPr>
      <w:r w:rsidRPr="00CD32DC">
        <w:rPr>
          <w:lang w:val="en-GB"/>
        </w:rPr>
        <w:t xml:space="preserve">Method </w:t>
      </w:r>
      <w:r w:rsidR="00A218AE" w:rsidRPr="002D150D">
        <w:rPr>
          <w:lang w:val="en-GB"/>
        </w:rPr>
        <w:t>DO_UPDATE_NEW_OWNER</w:t>
      </w:r>
    </w:p>
    <w:p w14:paraId="3FA9C183" w14:textId="4923E232" w:rsidR="007F34CF" w:rsidRPr="00F17109" w:rsidRDefault="007F34CF" w:rsidP="00340C25">
      <w:pPr>
        <w:pStyle w:val="ListParagraph"/>
        <w:numPr>
          <w:ilvl w:val="0"/>
          <w:numId w:val="28"/>
        </w:numPr>
        <w:spacing w:after="160" w:line="259" w:lineRule="auto"/>
        <w:rPr>
          <w:rFonts w:ascii="Arial" w:eastAsia="Times New Roman" w:hAnsi="Arial"/>
          <w:sz w:val="20"/>
          <w:szCs w:val="20"/>
          <w:lang w:val="en-GB"/>
        </w:rPr>
      </w:pPr>
      <w:r w:rsidRPr="00EE6E59">
        <w:rPr>
          <w:lang w:val="en-GB"/>
        </w:rPr>
        <w:t xml:space="preserve">Upon successful validation proceed for next step to </w:t>
      </w:r>
      <w:r w:rsidR="00B24057">
        <w:rPr>
          <w:lang w:val="en-GB"/>
        </w:rPr>
        <w:t>l</w:t>
      </w:r>
      <w:r w:rsidR="00B24057" w:rsidRPr="007F34CF">
        <w:rPr>
          <w:lang w:val="en-IN"/>
        </w:rPr>
        <w:t xml:space="preserve">ock the </w:t>
      </w:r>
      <w:r w:rsidR="00B24057" w:rsidRPr="007F34CF">
        <w:rPr>
          <w:rFonts w:ascii="Arial" w:eastAsia="Times New Roman" w:hAnsi="Arial"/>
          <w:sz w:val="20"/>
          <w:szCs w:val="20"/>
          <w:lang w:val="en-GB"/>
        </w:rPr>
        <w:t xml:space="preserve"> Epayment request header (ZFI_EPAY_REQ_HD) table with key field GUID</w:t>
      </w:r>
      <w:r w:rsidR="00B24057" w:rsidRPr="00EE6E59">
        <w:rPr>
          <w:lang w:val="en-GB"/>
        </w:rPr>
        <w:t xml:space="preserve"> </w:t>
      </w:r>
      <w:r w:rsidR="00B24057">
        <w:rPr>
          <w:lang w:val="en-GB"/>
        </w:rPr>
        <w:t xml:space="preserve"> and </w:t>
      </w:r>
      <w:r w:rsidRPr="00EE6E59">
        <w:rPr>
          <w:lang w:val="en-GB"/>
        </w:rPr>
        <w:t>update the Epayment request header</w:t>
      </w:r>
    </w:p>
    <w:p w14:paraId="581C709D" w14:textId="4BDD30BE" w:rsidR="007F34CF" w:rsidRDefault="007F34CF" w:rsidP="007F34CF">
      <w:pPr>
        <w:pStyle w:val="ListParagraph"/>
        <w:spacing w:after="160" w:line="259" w:lineRule="auto"/>
        <w:rPr>
          <w:rFonts w:ascii="Arial" w:eastAsia="Times New Roman" w:hAnsi="Arial"/>
          <w:sz w:val="20"/>
          <w:szCs w:val="20"/>
          <w:lang w:val="en-GB"/>
        </w:rPr>
      </w:pPr>
      <w:r>
        <w:rPr>
          <w:lang w:val="en-GB"/>
        </w:rPr>
        <w:t>(</w:t>
      </w:r>
      <w:r w:rsidRPr="006402E0">
        <w:rPr>
          <w:lang w:val="en-GB"/>
        </w:rPr>
        <w:t>ZFI_EPAY_REQ_HD</w:t>
      </w:r>
      <w:r>
        <w:rPr>
          <w:lang w:val="en-GB"/>
        </w:rPr>
        <w:t>)</w:t>
      </w:r>
      <w:r w:rsidRPr="006402E0">
        <w:rPr>
          <w:lang w:val="en-GB"/>
        </w:rPr>
        <w:t xml:space="preserve"> table</w:t>
      </w:r>
      <w:r>
        <w:rPr>
          <w:lang w:val="en-GB"/>
        </w:rPr>
        <w:t xml:space="preserve"> in Created By field</w:t>
      </w:r>
      <w:r w:rsidRPr="00875C03">
        <w:rPr>
          <w:lang w:val="en-GB"/>
        </w:rPr>
        <w:t xml:space="preserve"> with respective new </w:t>
      </w:r>
      <w:r>
        <w:rPr>
          <w:lang w:val="en-GB"/>
        </w:rPr>
        <w:t xml:space="preserve">epayment </w:t>
      </w:r>
      <w:r w:rsidRPr="00875C03">
        <w:rPr>
          <w:lang w:val="en-GB"/>
        </w:rPr>
        <w:t>owner</w:t>
      </w:r>
      <w:r>
        <w:rPr>
          <w:lang w:val="en-GB"/>
        </w:rPr>
        <w:t xml:space="preserve"> </w:t>
      </w:r>
    </w:p>
    <w:p w14:paraId="260AD51B" w14:textId="79C8F97B" w:rsidR="007F34CF" w:rsidRPr="007F34CF" w:rsidRDefault="007F34CF" w:rsidP="007F34CF">
      <w:pPr>
        <w:pStyle w:val="ListParagraph"/>
        <w:spacing w:after="160" w:line="259" w:lineRule="auto"/>
        <w:rPr>
          <w:lang w:val="en-GB"/>
        </w:rPr>
      </w:pPr>
      <w:r>
        <w:rPr>
          <w:rFonts w:ascii="Arial" w:eastAsia="Times New Roman" w:hAnsi="Arial"/>
          <w:sz w:val="20"/>
          <w:szCs w:val="20"/>
          <w:lang w:val="en-GB"/>
        </w:rPr>
        <w:t>and un</w:t>
      </w:r>
      <w:r w:rsidR="00B24057">
        <w:rPr>
          <w:rFonts w:ascii="Arial" w:eastAsia="Times New Roman" w:hAnsi="Arial"/>
          <w:sz w:val="20"/>
          <w:szCs w:val="20"/>
          <w:lang w:val="en-GB"/>
        </w:rPr>
        <w:t>lock the table.</w:t>
      </w:r>
    </w:p>
    <w:p w14:paraId="039A7256" w14:textId="71CD7CFA" w:rsidR="004359FE" w:rsidRDefault="004359FE" w:rsidP="00E37478">
      <w:pPr>
        <w:spacing w:before="0"/>
        <w:jc w:val="left"/>
        <w:rPr>
          <w:lang w:val="en-GB"/>
        </w:rPr>
      </w:pPr>
      <w:r>
        <w:rPr>
          <w:lang w:val="en-IN"/>
        </w:rPr>
        <w:t>{</w:t>
      </w:r>
      <w:r>
        <w:rPr>
          <w:lang w:val="en-GB"/>
        </w:rPr>
        <w:t xml:space="preserve">End of </w:t>
      </w:r>
      <w:r w:rsidR="00E37478" w:rsidRPr="00E37478">
        <w:rPr>
          <w:lang w:val="en-GB"/>
        </w:rPr>
        <w:t>CRQ10008036</w:t>
      </w:r>
      <w:r>
        <w:rPr>
          <w:lang w:val="en-GB"/>
        </w:rPr>
        <w:t>}</w:t>
      </w:r>
    </w:p>
    <w:p w14:paraId="2C45C1FC" w14:textId="77777777" w:rsidR="00B308A5" w:rsidRPr="0052702D" w:rsidRDefault="00B308A5" w:rsidP="00B308A5">
      <w:pPr>
        <w:autoSpaceDE w:val="0"/>
        <w:autoSpaceDN w:val="0"/>
        <w:adjustRightInd w:val="0"/>
        <w:rPr>
          <w:lang w:val="en-GB"/>
        </w:rPr>
      </w:pPr>
      <w:r>
        <w:rPr>
          <w:lang w:val="en-GB"/>
        </w:rPr>
        <w:t xml:space="preserve">{Begin of </w:t>
      </w:r>
      <w:r>
        <w:t>CRQ10006877</w:t>
      </w:r>
      <w:r>
        <w:rPr>
          <w:lang w:val="en-GB"/>
        </w:rPr>
        <w:t>}</w:t>
      </w:r>
    </w:p>
    <w:p w14:paraId="0B2FB2F9" w14:textId="77777777" w:rsidR="00B308A5" w:rsidRDefault="00B308A5" w:rsidP="00B308A5">
      <w:pPr>
        <w:pStyle w:val="Heading4"/>
      </w:pPr>
      <w:r>
        <w:t>Workflow Task TS80000351(Approve ePayment Request)</w:t>
      </w:r>
    </w:p>
    <w:p w14:paraId="3FF1BD71" w14:textId="77777777" w:rsidR="00B308A5" w:rsidRPr="003870C1" w:rsidRDefault="00B308A5" w:rsidP="00B308A5">
      <w:pPr>
        <w:autoSpaceDE w:val="0"/>
        <w:autoSpaceDN w:val="0"/>
        <w:adjustRightInd w:val="0"/>
        <w:rPr>
          <w:lang w:val="en-GB"/>
        </w:rPr>
      </w:pPr>
      <w:r w:rsidRPr="0BEF0AE1">
        <w:rPr>
          <w:lang w:val="en-GB"/>
        </w:rPr>
        <w:t xml:space="preserve">* </w:t>
      </w:r>
      <w:r w:rsidRPr="00DB7950">
        <w:rPr>
          <w:lang w:val="en-GB"/>
        </w:rPr>
        <w:t xml:space="preserve">Change WF Work Item </w:t>
      </w:r>
      <w:r>
        <w:rPr>
          <w:lang w:val="en-GB"/>
        </w:rPr>
        <w:t xml:space="preserve">title </w:t>
      </w:r>
      <w:r w:rsidRPr="00DB7950">
        <w:rPr>
          <w:lang w:val="en-GB"/>
        </w:rPr>
        <w:t>Text to Approval ePayReq request id</w:t>
      </w:r>
      <w:r w:rsidRPr="00DB7950" w:rsidDel="00D73160">
        <w:rPr>
          <w:lang w:val="en-GB"/>
        </w:rPr>
        <w:t xml:space="preserve"> </w:t>
      </w:r>
      <w:r w:rsidRPr="00DB7950">
        <w:rPr>
          <w:lang w:val="en-GB"/>
        </w:rPr>
        <w:t>-</w:t>
      </w:r>
      <w:r>
        <w:rPr>
          <w:lang w:val="en-GB"/>
        </w:rPr>
        <w:t>V</w:t>
      </w:r>
      <w:r w:rsidRPr="00DB7950">
        <w:rPr>
          <w:lang w:val="en-GB"/>
        </w:rPr>
        <w:t>endor</w:t>
      </w:r>
      <w:r>
        <w:rPr>
          <w:lang w:val="en-GB"/>
        </w:rPr>
        <w:t xml:space="preserve"> </w:t>
      </w:r>
      <w:r w:rsidRPr="00DB7950">
        <w:rPr>
          <w:lang w:val="en-GB"/>
        </w:rPr>
        <w:t>name-Total value.</w:t>
      </w:r>
    </w:p>
    <w:p w14:paraId="37FD80BA" w14:textId="77777777" w:rsidR="00B308A5" w:rsidRDefault="00B308A5" w:rsidP="00B308A5">
      <w:pPr>
        <w:autoSpaceDE w:val="0"/>
        <w:autoSpaceDN w:val="0"/>
        <w:adjustRightInd w:val="0"/>
        <w:rPr>
          <w:lang w:val="en-GB"/>
        </w:rPr>
      </w:pPr>
      <w:r w:rsidRPr="003870C1">
        <w:rPr>
          <w:lang w:val="en-GB"/>
        </w:rPr>
        <w:t>{</w:t>
      </w:r>
      <w:r>
        <w:rPr>
          <w:lang w:val="en-GB"/>
        </w:rPr>
        <w:t xml:space="preserve">End of </w:t>
      </w:r>
      <w:r w:rsidRPr="003870C1">
        <w:rPr>
          <w:lang w:val="en-GB"/>
        </w:rPr>
        <w:t>CRQ10006877</w:t>
      </w:r>
      <w:r w:rsidRPr="00DA1DA0">
        <w:rPr>
          <w:lang w:val="en-GB"/>
        </w:rPr>
        <w:t>}</w:t>
      </w:r>
    </w:p>
    <w:p w14:paraId="425F72C7" w14:textId="77777777" w:rsidR="004359FE" w:rsidRDefault="004359FE" w:rsidP="00C50026"/>
    <w:p w14:paraId="68221FBD" w14:textId="6CD951FE" w:rsidR="007200F3" w:rsidRPr="00B02CCC" w:rsidRDefault="007200F3" w:rsidP="00CB2F2D">
      <w:pPr>
        <w:pStyle w:val="Heading3"/>
        <w:numPr>
          <w:ilvl w:val="0"/>
          <w:numId w:val="0"/>
        </w:numPr>
        <w:ind w:left="851"/>
        <w:rPr>
          <w:lang w:val="en-GB"/>
        </w:rPr>
      </w:pPr>
      <w:r w:rsidRPr="00B02CCC">
        <w:rPr>
          <w:lang w:val="en-GB"/>
        </w:rPr>
        <w:t>Unit or Sub-Routine Triggering</w:t>
      </w:r>
      <w:bookmarkEnd w:id="266"/>
      <w:bookmarkEnd w:id="312"/>
    </w:p>
    <w:p w14:paraId="1A32752F" w14:textId="753D3442" w:rsidR="00DF1868" w:rsidRPr="00B02CCC" w:rsidRDefault="00DF1868" w:rsidP="00DF1868">
      <w:pPr>
        <w:ind w:left="720"/>
        <w:rPr>
          <w:lang w:val="en-GB"/>
        </w:rPr>
      </w:pPr>
      <w:r w:rsidRPr="00B02CCC">
        <w:rPr>
          <w:lang w:val="en-GB"/>
        </w:rPr>
        <w:t>N/A</w:t>
      </w:r>
    </w:p>
    <w:p w14:paraId="68221FC0" w14:textId="0C930541" w:rsidR="00C26B0B" w:rsidRPr="00B02CCC" w:rsidRDefault="00C26B0B" w:rsidP="00753147">
      <w:pPr>
        <w:pStyle w:val="Heading3"/>
        <w:rPr>
          <w:lang w:val="en-GB"/>
        </w:rPr>
      </w:pPr>
      <w:bookmarkStart w:id="313" w:name="_Toc52345115"/>
      <w:bookmarkStart w:id="314" w:name="_Toc89072735"/>
      <w:r w:rsidRPr="00B02CCC">
        <w:rPr>
          <w:lang w:val="en-GB"/>
        </w:rPr>
        <w:t>Output</w:t>
      </w:r>
      <w:bookmarkEnd w:id="267"/>
      <w:bookmarkEnd w:id="268"/>
      <w:bookmarkEnd w:id="269"/>
      <w:bookmarkEnd w:id="313"/>
      <w:bookmarkEnd w:id="314"/>
    </w:p>
    <w:p w14:paraId="1778DDC0" w14:textId="7EFB3C4C" w:rsidR="00002AAA" w:rsidRPr="00B02CCC" w:rsidRDefault="00002AAA" w:rsidP="00753147">
      <w:pPr>
        <w:pStyle w:val="Heading4"/>
        <w:rPr>
          <w:lang w:val="en-GB"/>
        </w:rPr>
      </w:pPr>
      <w:bookmarkStart w:id="315" w:name="_Toc89072736"/>
      <w:r w:rsidRPr="00B02CCC">
        <w:rPr>
          <w:lang w:val="en-GB"/>
        </w:rPr>
        <w:t>Program ZFI_EPAY_BLOCK_COCKPIT</w:t>
      </w:r>
      <w:bookmarkEnd w:id="315"/>
    </w:p>
    <w:p w14:paraId="07451EA8" w14:textId="4F334887" w:rsidR="00002AAA" w:rsidRPr="00B02CCC" w:rsidRDefault="00797BF3" w:rsidP="00002AAA">
      <w:pPr>
        <w:rPr>
          <w:lang w:val="en-GB"/>
        </w:rPr>
      </w:pPr>
      <w:r w:rsidRPr="00B02CCC">
        <w:rPr>
          <w:noProof/>
          <w:lang w:val="en-IN" w:eastAsia="en-IN"/>
        </w:rPr>
        <w:drawing>
          <wp:inline distT="0" distB="0" distL="0" distR="0" wp14:anchorId="7D72372F" wp14:editId="2323D4F2">
            <wp:extent cx="5731510" cy="18141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814195"/>
                    </a:xfrm>
                    <a:prstGeom prst="rect">
                      <a:avLst/>
                    </a:prstGeom>
                  </pic:spPr>
                </pic:pic>
              </a:graphicData>
            </a:graphic>
          </wp:inline>
        </w:drawing>
      </w:r>
    </w:p>
    <w:p w14:paraId="68221FCD" w14:textId="77777777" w:rsidR="00503CEB" w:rsidRPr="00B02CCC" w:rsidRDefault="00503CEB">
      <w:pPr>
        <w:ind w:left="397"/>
        <w:rPr>
          <w:lang w:val="en-GB"/>
        </w:rPr>
      </w:pPr>
    </w:p>
    <w:p w14:paraId="68221FCE" w14:textId="77777777" w:rsidR="00503CEB" w:rsidRPr="00B02CCC" w:rsidRDefault="00503CEB" w:rsidP="00753147">
      <w:pPr>
        <w:pStyle w:val="Heading2"/>
        <w:rPr>
          <w:lang w:val="en-GB"/>
        </w:rPr>
      </w:pPr>
      <w:bookmarkStart w:id="316" w:name="_Toc66696630"/>
      <w:bookmarkStart w:id="317" w:name="_Toc89072737"/>
      <w:r w:rsidRPr="00B02CCC">
        <w:rPr>
          <w:lang w:val="en-GB"/>
        </w:rPr>
        <w:t>Error handling</w:t>
      </w:r>
      <w:bookmarkEnd w:id="316"/>
      <w:bookmarkEnd w:id="317"/>
    </w:p>
    <w:p w14:paraId="44C0F32B" w14:textId="5A0DBDD5" w:rsidR="00DF1868" w:rsidRDefault="00DF1868" w:rsidP="00DF1868">
      <w:pPr>
        <w:ind w:left="720"/>
        <w:rPr>
          <w:lang w:val="en-GB"/>
        </w:rPr>
      </w:pPr>
      <w:r w:rsidRPr="00B02CCC">
        <w:rPr>
          <w:lang w:val="en-GB"/>
        </w:rPr>
        <w:t>N/A</w:t>
      </w:r>
    </w:p>
    <w:p w14:paraId="5C3871F7" w14:textId="77777777" w:rsidR="00F223F6" w:rsidRPr="00B02CCC" w:rsidRDefault="00F223F6" w:rsidP="00DF1868">
      <w:pPr>
        <w:ind w:left="720"/>
        <w:rPr>
          <w:lang w:val="en-GB"/>
        </w:rPr>
      </w:pPr>
    </w:p>
    <w:p w14:paraId="68221FD2" w14:textId="77777777" w:rsidR="007200F3" w:rsidRPr="00B02CCC" w:rsidRDefault="007200F3" w:rsidP="00753147">
      <w:pPr>
        <w:pStyle w:val="Heading2"/>
        <w:rPr>
          <w:lang w:val="en-GB"/>
        </w:rPr>
      </w:pPr>
      <w:bookmarkStart w:id="318" w:name="_Toc23823272"/>
      <w:bookmarkStart w:id="319" w:name="_Toc23824838"/>
      <w:bookmarkStart w:id="320" w:name="_Toc44389623"/>
      <w:bookmarkStart w:id="321" w:name="_Toc52345116"/>
      <w:bookmarkStart w:id="322" w:name="_Toc89072738"/>
      <w:r w:rsidRPr="00B02CCC">
        <w:rPr>
          <w:lang w:val="en-GB"/>
        </w:rPr>
        <w:t>Technical Constraints</w:t>
      </w:r>
      <w:bookmarkEnd w:id="318"/>
      <w:bookmarkEnd w:id="319"/>
      <w:bookmarkEnd w:id="320"/>
      <w:bookmarkEnd w:id="321"/>
      <w:bookmarkEnd w:id="322"/>
    </w:p>
    <w:p w14:paraId="0800C6C9" w14:textId="250866D2" w:rsidR="00DF1868" w:rsidRPr="00B02CCC" w:rsidRDefault="00DF1868" w:rsidP="00DF1868">
      <w:pPr>
        <w:ind w:left="720"/>
        <w:rPr>
          <w:lang w:val="en-GB"/>
        </w:rPr>
      </w:pPr>
      <w:r w:rsidRPr="00B02CCC">
        <w:rPr>
          <w:lang w:val="en-GB"/>
        </w:rPr>
        <w:t>N/A</w:t>
      </w:r>
    </w:p>
    <w:p w14:paraId="68221FD4" w14:textId="77777777" w:rsidR="007200F3" w:rsidRPr="00B02CCC" w:rsidRDefault="007200F3" w:rsidP="00753147">
      <w:pPr>
        <w:pStyle w:val="Heading2"/>
        <w:rPr>
          <w:lang w:val="en-GB"/>
        </w:rPr>
      </w:pPr>
      <w:bookmarkStart w:id="323" w:name="_Toc41142842"/>
      <w:bookmarkStart w:id="324" w:name="_Toc41143732"/>
      <w:bookmarkStart w:id="325" w:name="_Toc41143853"/>
      <w:bookmarkStart w:id="326" w:name="_Toc41143974"/>
      <w:bookmarkStart w:id="327" w:name="_Toc41218682"/>
      <w:bookmarkStart w:id="328" w:name="_Toc41221601"/>
      <w:bookmarkStart w:id="329" w:name="_Toc41142844"/>
      <w:bookmarkStart w:id="330" w:name="_Toc41143734"/>
      <w:bookmarkStart w:id="331" w:name="_Toc41143855"/>
      <w:bookmarkStart w:id="332" w:name="_Toc41143976"/>
      <w:bookmarkStart w:id="333" w:name="_Toc41218684"/>
      <w:bookmarkStart w:id="334" w:name="_Toc41221603"/>
      <w:bookmarkStart w:id="335" w:name="_Toc41142845"/>
      <w:bookmarkStart w:id="336" w:name="_Toc41143735"/>
      <w:bookmarkStart w:id="337" w:name="_Toc41143856"/>
      <w:bookmarkStart w:id="338" w:name="_Toc41143977"/>
      <w:bookmarkStart w:id="339" w:name="_Toc41218685"/>
      <w:bookmarkStart w:id="340" w:name="_Toc41221604"/>
      <w:bookmarkStart w:id="341" w:name="_Toc41142846"/>
      <w:bookmarkStart w:id="342" w:name="_Toc41143736"/>
      <w:bookmarkStart w:id="343" w:name="_Toc41143857"/>
      <w:bookmarkStart w:id="344" w:name="_Toc41143978"/>
      <w:bookmarkStart w:id="345" w:name="_Toc41218686"/>
      <w:bookmarkStart w:id="346" w:name="_Toc41221605"/>
      <w:bookmarkStart w:id="347" w:name="_Toc41142847"/>
      <w:bookmarkStart w:id="348" w:name="_Toc41143737"/>
      <w:bookmarkStart w:id="349" w:name="_Toc41143858"/>
      <w:bookmarkStart w:id="350" w:name="_Toc41143979"/>
      <w:bookmarkStart w:id="351" w:name="_Toc41218687"/>
      <w:bookmarkStart w:id="352" w:name="_Toc41221606"/>
      <w:bookmarkStart w:id="353" w:name="_Toc41142848"/>
      <w:bookmarkStart w:id="354" w:name="_Toc41143738"/>
      <w:bookmarkStart w:id="355" w:name="_Toc41143859"/>
      <w:bookmarkStart w:id="356" w:name="_Toc41143980"/>
      <w:bookmarkStart w:id="357" w:name="_Toc41218688"/>
      <w:bookmarkStart w:id="358" w:name="_Toc41221607"/>
      <w:bookmarkStart w:id="359" w:name="_Toc41142849"/>
      <w:bookmarkStart w:id="360" w:name="_Toc41143739"/>
      <w:bookmarkStart w:id="361" w:name="_Toc41143860"/>
      <w:bookmarkStart w:id="362" w:name="_Toc41143981"/>
      <w:bookmarkStart w:id="363" w:name="_Toc41218689"/>
      <w:bookmarkStart w:id="364" w:name="_Toc41221608"/>
      <w:bookmarkStart w:id="365" w:name="_Toc41142851"/>
      <w:bookmarkStart w:id="366" w:name="_Toc41143741"/>
      <w:bookmarkStart w:id="367" w:name="_Toc41143862"/>
      <w:bookmarkStart w:id="368" w:name="_Toc41143983"/>
      <w:bookmarkStart w:id="369" w:name="_Toc41218691"/>
      <w:bookmarkStart w:id="370" w:name="_Toc41221610"/>
      <w:bookmarkStart w:id="371" w:name="_Toc41142857"/>
      <w:bookmarkStart w:id="372" w:name="_Toc41143747"/>
      <w:bookmarkStart w:id="373" w:name="_Toc41143868"/>
      <w:bookmarkStart w:id="374" w:name="_Toc41143989"/>
      <w:bookmarkStart w:id="375" w:name="_Toc41218697"/>
      <w:bookmarkStart w:id="376" w:name="_Toc41221616"/>
      <w:bookmarkStart w:id="377" w:name="_Toc41142859"/>
      <w:bookmarkStart w:id="378" w:name="_Toc41143749"/>
      <w:bookmarkStart w:id="379" w:name="_Toc41143870"/>
      <w:bookmarkStart w:id="380" w:name="_Toc41143991"/>
      <w:bookmarkStart w:id="381" w:name="_Toc41218699"/>
      <w:bookmarkStart w:id="382" w:name="_Toc41221618"/>
      <w:bookmarkStart w:id="383" w:name="_Toc41142860"/>
      <w:bookmarkStart w:id="384" w:name="_Toc41143750"/>
      <w:bookmarkStart w:id="385" w:name="_Toc41143871"/>
      <w:bookmarkStart w:id="386" w:name="_Toc41143992"/>
      <w:bookmarkStart w:id="387" w:name="_Toc41218700"/>
      <w:bookmarkStart w:id="388" w:name="_Toc41221619"/>
      <w:bookmarkStart w:id="389" w:name="_Toc41142861"/>
      <w:bookmarkStart w:id="390" w:name="_Toc41143751"/>
      <w:bookmarkStart w:id="391" w:name="_Toc41143872"/>
      <w:bookmarkStart w:id="392" w:name="_Toc41143993"/>
      <w:bookmarkStart w:id="393" w:name="_Toc41218701"/>
      <w:bookmarkStart w:id="394" w:name="_Toc41221620"/>
      <w:bookmarkStart w:id="395" w:name="_Toc41142862"/>
      <w:bookmarkStart w:id="396" w:name="_Toc41143752"/>
      <w:bookmarkStart w:id="397" w:name="_Toc41143873"/>
      <w:bookmarkStart w:id="398" w:name="_Toc41143994"/>
      <w:bookmarkStart w:id="399" w:name="_Toc41218702"/>
      <w:bookmarkStart w:id="400" w:name="_Toc41221621"/>
      <w:bookmarkStart w:id="401" w:name="_Toc41142863"/>
      <w:bookmarkStart w:id="402" w:name="_Toc41143753"/>
      <w:bookmarkStart w:id="403" w:name="_Toc41143874"/>
      <w:bookmarkStart w:id="404" w:name="_Toc41143995"/>
      <w:bookmarkStart w:id="405" w:name="_Toc41218703"/>
      <w:bookmarkStart w:id="406" w:name="_Toc41221622"/>
      <w:bookmarkStart w:id="407" w:name="_Toc41142867"/>
      <w:bookmarkStart w:id="408" w:name="_Toc41143757"/>
      <w:bookmarkStart w:id="409" w:name="_Toc41143878"/>
      <w:bookmarkStart w:id="410" w:name="_Toc41143999"/>
      <w:bookmarkStart w:id="411" w:name="_Toc41218707"/>
      <w:bookmarkStart w:id="412" w:name="_Toc41221626"/>
      <w:bookmarkStart w:id="413" w:name="_Toc41142869"/>
      <w:bookmarkStart w:id="414" w:name="_Toc41143759"/>
      <w:bookmarkStart w:id="415" w:name="_Toc41143880"/>
      <w:bookmarkStart w:id="416" w:name="_Toc41144001"/>
      <w:bookmarkStart w:id="417" w:name="_Toc41218709"/>
      <w:bookmarkStart w:id="418" w:name="_Toc41221628"/>
      <w:bookmarkStart w:id="419" w:name="_Toc41142871"/>
      <w:bookmarkStart w:id="420" w:name="_Toc41143761"/>
      <w:bookmarkStart w:id="421" w:name="_Toc41143882"/>
      <w:bookmarkStart w:id="422" w:name="_Toc41144003"/>
      <w:bookmarkStart w:id="423" w:name="_Toc41218711"/>
      <w:bookmarkStart w:id="424" w:name="_Toc41221630"/>
      <w:bookmarkStart w:id="425" w:name="_Toc41142873"/>
      <w:bookmarkStart w:id="426" w:name="_Toc41143763"/>
      <w:bookmarkStart w:id="427" w:name="_Toc41143884"/>
      <w:bookmarkStart w:id="428" w:name="_Toc41144005"/>
      <w:bookmarkStart w:id="429" w:name="_Toc41218713"/>
      <w:bookmarkStart w:id="430" w:name="_Toc41221632"/>
      <w:bookmarkStart w:id="431" w:name="_Toc41142875"/>
      <w:bookmarkStart w:id="432" w:name="_Toc41143765"/>
      <w:bookmarkStart w:id="433" w:name="_Toc41143886"/>
      <w:bookmarkStart w:id="434" w:name="_Toc41144007"/>
      <w:bookmarkStart w:id="435" w:name="_Toc41218715"/>
      <w:bookmarkStart w:id="436" w:name="_Toc41221634"/>
      <w:bookmarkStart w:id="437" w:name="_Toc41142877"/>
      <w:bookmarkStart w:id="438" w:name="_Toc41143767"/>
      <w:bookmarkStart w:id="439" w:name="_Toc41143888"/>
      <w:bookmarkStart w:id="440" w:name="_Toc41144009"/>
      <w:bookmarkStart w:id="441" w:name="_Toc41218717"/>
      <w:bookmarkStart w:id="442" w:name="_Toc41221636"/>
      <w:bookmarkStart w:id="443" w:name="_Toc41142879"/>
      <w:bookmarkStart w:id="444" w:name="_Toc41143769"/>
      <w:bookmarkStart w:id="445" w:name="_Toc41143890"/>
      <w:bookmarkStart w:id="446" w:name="_Toc41144011"/>
      <w:bookmarkStart w:id="447" w:name="_Toc41218719"/>
      <w:bookmarkStart w:id="448" w:name="_Toc41221638"/>
      <w:bookmarkStart w:id="449" w:name="_Toc41142884"/>
      <w:bookmarkStart w:id="450" w:name="_Toc41143774"/>
      <w:bookmarkStart w:id="451" w:name="_Toc41143895"/>
      <w:bookmarkStart w:id="452" w:name="_Toc41144016"/>
      <w:bookmarkStart w:id="453" w:name="_Toc41218724"/>
      <w:bookmarkStart w:id="454" w:name="_Toc41221643"/>
      <w:bookmarkStart w:id="455" w:name="_Toc41142886"/>
      <w:bookmarkStart w:id="456" w:name="_Toc41143776"/>
      <w:bookmarkStart w:id="457" w:name="_Toc41143897"/>
      <w:bookmarkStart w:id="458" w:name="_Toc41144018"/>
      <w:bookmarkStart w:id="459" w:name="_Toc41218726"/>
      <w:bookmarkStart w:id="460" w:name="_Toc41221645"/>
      <w:bookmarkStart w:id="461" w:name="_Toc41142889"/>
      <w:bookmarkStart w:id="462" w:name="_Toc41143779"/>
      <w:bookmarkStart w:id="463" w:name="_Toc41143900"/>
      <w:bookmarkStart w:id="464" w:name="_Toc41144021"/>
      <w:bookmarkStart w:id="465" w:name="_Toc41218729"/>
      <w:bookmarkStart w:id="466" w:name="_Toc41221648"/>
      <w:bookmarkStart w:id="467" w:name="_Toc41142890"/>
      <w:bookmarkStart w:id="468" w:name="_Toc41143780"/>
      <w:bookmarkStart w:id="469" w:name="_Toc41143901"/>
      <w:bookmarkStart w:id="470" w:name="_Toc41144022"/>
      <w:bookmarkStart w:id="471" w:name="_Toc41218730"/>
      <w:bookmarkStart w:id="472" w:name="_Toc41221649"/>
      <w:bookmarkStart w:id="473" w:name="_Toc41142891"/>
      <w:bookmarkStart w:id="474" w:name="_Toc41143781"/>
      <w:bookmarkStart w:id="475" w:name="_Toc41143902"/>
      <w:bookmarkStart w:id="476" w:name="_Toc41144023"/>
      <w:bookmarkStart w:id="477" w:name="_Toc41218731"/>
      <w:bookmarkStart w:id="478" w:name="_Toc41221650"/>
      <w:bookmarkStart w:id="479" w:name="_Toc41142892"/>
      <w:bookmarkStart w:id="480" w:name="_Toc41143782"/>
      <w:bookmarkStart w:id="481" w:name="_Toc41143903"/>
      <w:bookmarkStart w:id="482" w:name="_Toc41144024"/>
      <w:bookmarkStart w:id="483" w:name="_Toc41218732"/>
      <w:bookmarkStart w:id="484" w:name="_Toc41221651"/>
      <w:bookmarkStart w:id="485" w:name="_Toc41142894"/>
      <w:bookmarkStart w:id="486" w:name="_Toc41143784"/>
      <w:bookmarkStart w:id="487" w:name="_Toc41143905"/>
      <w:bookmarkStart w:id="488" w:name="_Toc41144026"/>
      <w:bookmarkStart w:id="489" w:name="_Toc41218734"/>
      <w:bookmarkStart w:id="490" w:name="_Toc41221653"/>
      <w:bookmarkStart w:id="491" w:name="_Toc41142903"/>
      <w:bookmarkStart w:id="492" w:name="_Toc41143793"/>
      <w:bookmarkStart w:id="493" w:name="_Toc41143914"/>
      <w:bookmarkStart w:id="494" w:name="_Toc41144035"/>
      <w:bookmarkStart w:id="495" w:name="_Toc41218743"/>
      <w:bookmarkStart w:id="496" w:name="_Toc41221662"/>
      <w:bookmarkStart w:id="497" w:name="_Toc41142904"/>
      <w:bookmarkStart w:id="498" w:name="_Toc41143794"/>
      <w:bookmarkStart w:id="499" w:name="_Toc41143915"/>
      <w:bookmarkStart w:id="500" w:name="_Toc41144036"/>
      <w:bookmarkStart w:id="501" w:name="_Toc41218744"/>
      <w:bookmarkStart w:id="502" w:name="_Toc41221663"/>
      <w:bookmarkStart w:id="503" w:name="_Toc41142905"/>
      <w:bookmarkStart w:id="504" w:name="_Toc41143795"/>
      <w:bookmarkStart w:id="505" w:name="_Toc41143916"/>
      <w:bookmarkStart w:id="506" w:name="_Toc41144037"/>
      <w:bookmarkStart w:id="507" w:name="_Toc41218745"/>
      <w:bookmarkStart w:id="508" w:name="_Toc41221664"/>
      <w:bookmarkStart w:id="509" w:name="_Toc41142911"/>
      <w:bookmarkStart w:id="510" w:name="_Toc41143801"/>
      <w:bookmarkStart w:id="511" w:name="_Toc41143922"/>
      <w:bookmarkStart w:id="512" w:name="_Toc41144043"/>
      <w:bookmarkStart w:id="513" w:name="_Toc41218751"/>
      <w:bookmarkStart w:id="514" w:name="_Toc41221670"/>
      <w:bookmarkStart w:id="515" w:name="_Toc23823274"/>
      <w:bookmarkStart w:id="516" w:name="_Toc23824840"/>
      <w:bookmarkStart w:id="517" w:name="_Toc44389624"/>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r w:rsidRPr="00B02CCC">
        <w:rPr>
          <w:lang w:val="en-GB"/>
        </w:rPr>
        <w:br w:type="page"/>
      </w:r>
      <w:bookmarkStart w:id="518" w:name="_Toc52345117"/>
      <w:bookmarkStart w:id="519" w:name="_Toc89072739"/>
      <w:r w:rsidRPr="00B02CCC">
        <w:rPr>
          <w:lang w:val="en-GB"/>
        </w:rPr>
        <w:t>Performance, Volume and Frequency</w:t>
      </w:r>
      <w:bookmarkEnd w:id="515"/>
      <w:bookmarkEnd w:id="516"/>
      <w:bookmarkEnd w:id="517"/>
      <w:bookmarkEnd w:id="518"/>
      <w:bookmarkEnd w:id="519"/>
    </w:p>
    <w:p w14:paraId="713EE1B8" w14:textId="7A03A488" w:rsidR="00DF1868" w:rsidRPr="00B02CCC" w:rsidRDefault="00DF1868" w:rsidP="00DF1868">
      <w:pPr>
        <w:ind w:left="720"/>
        <w:rPr>
          <w:lang w:val="en-GB"/>
        </w:rPr>
      </w:pPr>
      <w:r w:rsidRPr="00B02CCC">
        <w:rPr>
          <w:lang w:val="en-GB"/>
        </w:rPr>
        <w:t>N/A</w:t>
      </w:r>
    </w:p>
    <w:p w14:paraId="68221FDC" w14:textId="77777777" w:rsidR="007200F3" w:rsidRPr="00B02CCC" w:rsidRDefault="007200F3" w:rsidP="007200F3">
      <w:pPr>
        <w:widowControl w:val="0"/>
        <w:spacing w:before="0" w:after="60"/>
        <w:ind w:left="360"/>
        <w:jc w:val="left"/>
        <w:rPr>
          <w:i/>
          <w:color w:val="0000FF"/>
          <w:lang w:val="en-GB"/>
        </w:rPr>
      </w:pPr>
    </w:p>
    <w:p w14:paraId="68221FDD" w14:textId="77777777" w:rsidR="007200F3" w:rsidRPr="00B02CCC" w:rsidRDefault="007200F3" w:rsidP="00753147">
      <w:pPr>
        <w:pStyle w:val="Heading2"/>
        <w:rPr>
          <w:lang w:val="en-GB"/>
        </w:rPr>
      </w:pPr>
      <w:bookmarkStart w:id="520" w:name="_Toc23823276"/>
      <w:bookmarkStart w:id="521" w:name="_Toc23824842"/>
      <w:bookmarkStart w:id="522" w:name="_Toc44389626"/>
      <w:bookmarkStart w:id="523" w:name="_Toc52345119"/>
      <w:bookmarkStart w:id="524" w:name="_Toc89072740"/>
      <w:r w:rsidRPr="00B02CCC">
        <w:rPr>
          <w:lang w:val="en-GB"/>
        </w:rPr>
        <w:t>Authorization Considerations</w:t>
      </w:r>
      <w:bookmarkEnd w:id="520"/>
      <w:bookmarkEnd w:id="521"/>
      <w:bookmarkEnd w:id="522"/>
      <w:bookmarkEnd w:id="523"/>
      <w:bookmarkEnd w:id="524"/>
    </w:p>
    <w:p w14:paraId="70FCB7E6" w14:textId="579612B1" w:rsidR="007C0157" w:rsidRPr="00B02CCC" w:rsidRDefault="007C0157" w:rsidP="007C0157">
      <w:pPr>
        <w:ind w:left="720"/>
        <w:rPr>
          <w:lang w:val="en-GB"/>
        </w:rPr>
      </w:pPr>
      <w:r w:rsidRPr="00B02CCC">
        <w:rPr>
          <w:lang w:val="en-GB"/>
        </w:rPr>
        <w:t>N/A</w:t>
      </w:r>
    </w:p>
    <w:p w14:paraId="68221FE1" w14:textId="77777777" w:rsidR="00780012" w:rsidRPr="00B02CCC" w:rsidRDefault="00780012" w:rsidP="007200F3">
      <w:pPr>
        <w:rPr>
          <w:i/>
          <w:color w:val="0000FF"/>
          <w:lang w:val="en-GB"/>
        </w:rPr>
      </w:pPr>
    </w:p>
    <w:p w14:paraId="68221FE2" w14:textId="77777777" w:rsidR="007200F3" w:rsidRPr="00B02CCC" w:rsidRDefault="007200F3" w:rsidP="00753147">
      <w:pPr>
        <w:pStyle w:val="Heading2"/>
        <w:rPr>
          <w:lang w:val="en-GB"/>
        </w:rPr>
      </w:pPr>
      <w:bookmarkStart w:id="525" w:name="_Toc23823277"/>
      <w:bookmarkStart w:id="526" w:name="_Toc23824843"/>
      <w:bookmarkStart w:id="527" w:name="_Toc44389627"/>
      <w:bookmarkStart w:id="528" w:name="_Toc52345120"/>
      <w:bookmarkStart w:id="529" w:name="_Toc89072741"/>
      <w:r w:rsidRPr="00B02CCC">
        <w:rPr>
          <w:lang w:val="en-GB"/>
        </w:rPr>
        <w:t>Help Functionality</w:t>
      </w:r>
      <w:bookmarkEnd w:id="525"/>
      <w:bookmarkEnd w:id="526"/>
      <w:bookmarkEnd w:id="527"/>
      <w:bookmarkEnd w:id="528"/>
      <w:bookmarkEnd w:id="529"/>
    </w:p>
    <w:p w14:paraId="68221FE4" w14:textId="683994EB" w:rsidR="007200F3" w:rsidRDefault="00441127" w:rsidP="2C6EF065">
      <w:pPr>
        <w:rPr>
          <w:lang w:val="en-GB"/>
        </w:rPr>
      </w:pPr>
      <w:r w:rsidRPr="00B02CCC">
        <w:rPr>
          <w:lang w:val="en-GB"/>
        </w:rPr>
        <w:t>N/A</w:t>
      </w:r>
    </w:p>
    <w:p w14:paraId="1A4E9764" w14:textId="77777777" w:rsidR="000A6ED6" w:rsidRDefault="000A6ED6" w:rsidP="00753147">
      <w:pPr>
        <w:pStyle w:val="Heading2"/>
        <w:rPr>
          <w:lang w:val="en-AU"/>
        </w:rPr>
      </w:pPr>
      <w:bookmarkStart w:id="530" w:name="_Toc71034185"/>
      <w:bookmarkStart w:id="531" w:name="_Toc89072742"/>
      <w:r>
        <w:rPr>
          <w:lang w:val="en-AU"/>
        </w:rPr>
        <w:t>Code Review</w:t>
      </w:r>
      <w:bookmarkEnd w:id="530"/>
      <w:bookmarkEnd w:id="531"/>
    </w:p>
    <w:tbl>
      <w:tblPr>
        <w:tblW w:w="6541" w:type="dxa"/>
        <w:tblInd w:w="108" w:type="dxa"/>
        <w:tblLayout w:type="fixed"/>
        <w:tblLook w:val="0000" w:firstRow="0" w:lastRow="0" w:firstColumn="0" w:lastColumn="0" w:noHBand="0" w:noVBand="0"/>
      </w:tblPr>
      <w:tblGrid>
        <w:gridCol w:w="2664"/>
        <w:gridCol w:w="1451"/>
        <w:gridCol w:w="524"/>
        <w:gridCol w:w="1378"/>
        <w:gridCol w:w="524"/>
      </w:tblGrid>
      <w:tr w:rsidR="000A6ED6" w:rsidRPr="007F3A81" w14:paraId="75917D30" w14:textId="77777777" w:rsidTr="00A9081D">
        <w:tc>
          <w:tcPr>
            <w:tcW w:w="2664" w:type="dxa"/>
          </w:tcPr>
          <w:p w14:paraId="541299A4" w14:textId="77777777" w:rsidR="000A6ED6" w:rsidRPr="007F3A81" w:rsidRDefault="000A6ED6" w:rsidP="00A9081D">
            <w:pPr>
              <w:spacing w:after="60"/>
              <w:rPr>
                <w:b/>
                <w:sz w:val="22"/>
                <w:szCs w:val="22"/>
              </w:rPr>
            </w:pPr>
            <w:r w:rsidRPr="007F3A81">
              <w:rPr>
                <w:b/>
                <w:sz w:val="22"/>
                <w:szCs w:val="22"/>
              </w:rPr>
              <w:t>Overall Review Status?</w:t>
            </w:r>
          </w:p>
        </w:tc>
        <w:tc>
          <w:tcPr>
            <w:tcW w:w="1451" w:type="dxa"/>
          </w:tcPr>
          <w:p w14:paraId="689CF8E6" w14:textId="77777777" w:rsidR="000A6ED6" w:rsidRPr="007F3A81" w:rsidRDefault="000A6ED6" w:rsidP="00A9081D">
            <w:pPr>
              <w:rPr>
                <w:b/>
                <w:sz w:val="22"/>
                <w:szCs w:val="22"/>
              </w:rPr>
            </w:pPr>
            <w:r w:rsidRPr="007F3A81">
              <w:rPr>
                <w:b/>
                <w:sz w:val="22"/>
                <w:szCs w:val="22"/>
              </w:rPr>
              <w:t xml:space="preserve">Accepted  </w:t>
            </w:r>
          </w:p>
        </w:tc>
        <w:tc>
          <w:tcPr>
            <w:tcW w:w="524" w:type="dxa"/>
          </w:tcPr>
          <w:p w14:paraId="690584F7" w14:textId="087C6DFB" w:rsidR="000A6ED6" w:rsidRPr="007F3A81" w:rsidRDefault="00692209" w:rsidP="00A9081D">
            <w:pPr>
              <w:jc w:val="center"/>
              <w:rPr>
                <w:b/>
                <w:sz w:val="18"/>
                <w:szCs w:val="18"/>
              </w:rPr>
            </w:pPr>
            <w:r>
              <w:rPr>
                <w:b/>
                <w:sz w:val="18"/>
                <w:szCs w:val="18"/>
              </w:rPr>
              <w:fldChar w:fldCharType="begin">
                <w:ffData>
                  <w:name w:val=""/>
                  <w:enabled/>
                  <w:calcOnExit w:val="0"/>
                  <w:checkBox>
                    <w:sizeAuto/>
                    <w:default w:val="1"/>
                  </w:checkBox>
                </w:ffData>
              </w:fldChar>
            </w:r>
            <w:r>
              <w:rPr>
                <w:b/>
                <w:sz w:val="18"/>
                <w:szCs w:val="18"/>
              </w:rPr>
              <w:instrText xml:space="preserve"> FORMCHECKBOX </w:instrText>
            </w:r>
            <w:r w:rsidR="009A1154">
              <w:rPr>
                <w:b/>
                <w:sz w:val="18"/>
                <w:szCs w:val="18"/>
              </w:rPr>
            </w:r>
            <w:r w:rsidR="009A1154">
              <w:rPr>
                <w:b/>
                <w:sz w:val="18"/>
                <w:szCs w:val="18"/>
              </w:rPr>
              <w:fldChar w:fldCharType="separate"/>
            </w:r>
            <w:r>
              <w:rPr>
                <w:b/>
                <w:sz w:val="18"/>
                <w:szCs w:val="18"/>
              </w:rPr>
              <w:fldChar w:fldCharType="end"/>
            </w:r>
          </w:p>
        </w:tc>
        <w:tc>
          <w:tcPr>
            <w:tcW w:w="1378" w:type="dxa"/>
          </w:tcPr>
          <w:p w14:paraId="13CAE9C6" w14:textId="77777777" w:rsidR="000A6ED6" w:rsidRPr="007F3A81" w:rsidRDefault="000A6ED6" w:rsidP="00A9081D">
            <w:pPr>
              <w:rPr>
                <w:b/>
                <w:sz w:val="22"/>
                <w:szCs w:val="22"/>
              </w:rPr>
            </w:pPr>
            <w:r w:rsidRPr="007F3A81">
              <w:rPr>
                <w:b/>
                <w:sz w:val="22"/>
                <w:szCs w:val="22"/>
              </w:rPr>
              <w:t xml:space="preserve">Rejected  </w:t>
            </w:r>
          </w:p>
        </w:tc>
        <w:tc>
          <w:tcPr>
            <w:tcW w:w="524" w:type="dxa"/>
          </w:tcPr>
          <w:p w14:paraId="6A7715F0" w14:textId="77777777" w:rsidR="000A6ED6" w:rsidRPr="007F3A81" w:rsidRDefault="000A6ED6" w:rsidP="00A9081D">
            <w:pPr>
              <w:rPr>
                <w:b/>
                <w:sz w:val="18"/>
                <w:szCs w:val="18"/>
              </w:rPr>
            </w:pPr>
            <w:r w:rsidRPr="007F3A81">
              <w:rPr>
                <w:b/>
                <w:sz w:val="18"/>
                <w:szCs w:val="18"/>
              </w:rPr>
              <w:fldChar w:fldCharType="begin">
                <w:ffData>
                  <w:name w:val=""/>
                  <w:enabled/>
                  <w:calcOnExit w:val="0"/>
                  <w:checkBox>
                    <w:sizeAuto/>
                    <w:default w:val="0"/>
                  </w:checkBox>
                </w:ffData>
              </w:fldChar>
            </w:r>
            <w:r w:rsidRPr="007F3A81">
              <w:rPr>
                <w:b/>
                <w:sz w:val="18"/>
                <w:szCs w:val="18"/>
              </w:rPr>
              <w:instrText xml:space="preserve"> FORMCHECKBOX </w:instrText>
            </w:r>
            <w:r w:rsidR="009A1154">
              <w:rPr>
                <w:b/>
                <w:sz w:val="18"/>
                <w:szCs w:val="18"/>
              </w:rPr>
            </w:r>
            <w:r w:rsidR="009A1154">
              <w:rPr>
                <w:b/>
                <w:sz w:val="18"/>
                <w:szCs w:val="18"/>
              </w:rPr>
              <w:fldChar w:fldCharType="separate"/>
            </w:r>
            <w:r w:rsidRPr="007F3A81">
              <w:rPr>
                <w:b/>
                <w:sz w:val="18"/>
                <w:szCs w:val="18"/>
              </w:rPr>
              <w:fldChar w:fldCharType="end"/>
            </w:r>
          </w:p>
        </w:tc>
      </w:tr>
    </w:tbl>
    <w:p w14:paraId="697C94F1" w14:textId="77777777" w:rsidR="000A6ED6" w:rsidRPr="007F3A81" w:rsidRDefault="000A6ED6" w:rsidP="000A6ED6">
      <w:pPr>
        <w:rPr>
          <w:sz w:val="18"/>
        </w:rPr>
      </w:pPr>
    </w:p>
    <w:tbl>
      <w:tblPr>
        <w:tblW w:w="9540" w:type="dxa"/>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1E0" w:firstRow="1" w:lastRow="1" w:firstColumn="1" w:lastColumn="1" w:noHBand="0" w:noVBand="0"/>
      </w:tblPr>
      <w:tblGrid>
        <w:gridCol w:w="9540"/>
      </w:tblGrid>
      <w:tr w:rsidR="000A6ED6" w:rsidRPr="007F3A81" w14:paraId="7E4C7BD1" w14:textId="77777777" w:rsidTr="75E296B2">
        <w:tc>
          <w:tcPr>
            <w:tcW w:w="9540" w:type="dxa"/>
            <w:tcBorders>
              <w:top w:val="single" w:sz="4" w:space="0" w:color="auto"/>
              <w:bottom w:val="single" w:sz="4" w:space="0" w:color="auto"/>
            </w:tcBorders>
          </w:tcPr>
          <w:p w14:paraId="6B6AE127" w14:textId="77777777" w:rsidR="000A6ED6" w:rsidRPr="007F3A81" w:rsidRDefault="000A6ED6" w:rsidP="00A9081D">
            <w:pPr>
              <w:jc w:val="center"/>
              <w:rPr>
                <w:b/>
              </w:rPr>
            </w:pPr>
            <w:r w:rsidRPr="007F3A81">
              <w:rPr>
                <w:b/>
              </w:rPr>
              <w:t xml:space="preserve">Comments or Recommendations: </w:t>
            </w:r>
          </w:p>
        </w:tc>
      </w:tr>
      <w:tr w:rsidR="000A6ED6" w:rsidRPr="007F3A81" w14:paraId="0A5C0AF8" w14:textId="77777777" w:rsidTr="75E296B2">
        <w:tc>
          <w:tcPr>
            <w:tcW w:w="9540" w:type="dxa"/>
            <w:tcBorders>
              <w:top w:val="single" w:sz="4" w:space="0" w:color="auto"/>
              <w:bottom w:val="single" w:sz="4" w:space="0" w:color="auto"/>
            </w:tcBorders>
          </w:tcPr>
          <w:p w14:paraId="010A2AEF" w14:textId="7C1B1715" w:rsidR="009E78D2" w:rsidRDefault="009E78D2" w:rsidP="00510BF4">
            <w:pPr>
              <w:spacing w:before="0"/>
              <w:jc w:val="left"/>
              <w:rPr>
                <w:ins w:id="532" w:author="Author"/>
                <w:b/>
                <w:bCs/>
                <w:u w:val="single"/>
                <w:lang w:val="en-GB"/>
              </w:rPr>
            </w:pPr>
            <w:ins w:id="533" w:author="Author">
              <w:r>
                <w:rPr>
                  <w:b/>
                  <w:bCs/>
                  <w:u w:val="single"/>
                  <w:lang w:val="en-GB"/>
                </w:rPr>
                <w:t>UCB_RUN : CRQ000010019509</w:t>
              </w:r>
            </w:ins>
          </w:p>
          <w:p w14:paraId="36517871" w14:textId="1A817BB7" w:rsidR="009E78D2" w:rsidRPr="009E78D2" w:rsidRDefault="009E78D2" w:rsidP="009E78D2">
            <w:pPr>
              <w:rPr>
                <w:ins w:id="534" w:author="Author"/>
              </w:rPr>
            </w:pPr>
            <w:ins w:id="535" w:author="Author">
              <w:r w:rsidRPr="009E78D2">
                <w:t>All Changes for this CRQ are ok and accepted</w:t>
              </w:r>
            </w:ins>
          </w:p>
          <w:p w14:paraId="7473D82B" w14:textId="77777777" w:rsidR="009E78D2" w:rsidRDefault="009E78D2" w:rsidP="00510BF4">
            <w:pPr>
              <w:spacing w:before="0"/>
              <w:jc w:val="left"/>
              <w:rPr>
                <w:ins w:id="536" w:author="Author"/>
                <w:b/>
                <w:bCs/>
                <w:u w:val="single"/>
                <w:lang w:val="en-GB"/>
              </w:rPr>
            </w:pPr>
          </w:p>
          <w:p w14:paraId="049461F8" w14:textId="1DDEA26E" w:rsidR="00510BF4" w:rsidRPr="00E521A6" w:rsidRDefault="00510BF4" w:rsidP="00510BF4">
            <w:pPr>
              <w:spacing w:before="0"/>
              <w:jc w:val="left"/>
              <w:rPr>
                <w:b/>
                <w:bCs/>
                <w:u w:val="single"/>
                <w:lang w:val="en-GB"/>
              </w:rPr>
            </w:pPr>
            <w:r>
              <w:rPr>
                <w:b/>
                <w:bCs/>
                <w:u w:val="single"/>
                <w:lang w:val="en-GB"/>
              </w:rPr>
              <w:t xml:space="preserve">UCB_RUN : </w:t>
            </w:r>
            <w:r w:rsidRPr="00152D83">
              <w:rPr>
                <w:b/>
                <w:bCs/>
                <w:u w:val="single"/>
                <w:lang w:val="en-GB"/>
              </w:rPr>
              <w:t>CRQ000010013409</w:t>
            </w:r>
          </w:p>
          <w:p w14:paraId="1F49E7E6" w14:textId="77777777" w:rsidR="00510BF4" w:rsidRDefault="00510BF4" w:rsidP="00510BF4">
            <w:r>
              <w:t>All changes for this CRQ are ok and accepted</w:t>
            </w:r>
          </w:p>
          <w:p w14:paraId="10FC5D31" w14:textId="77777777" w:rsidR="00510BF4" w:rsidRDefault="00510BF4" w:rsidP="00B81BB2">
            <w:pPr>
              <w:rPr>
                <w:rFonts w:eastAsia="Arial" w:cs="Arial"/>
                <w:b/>
                <w:bCs/>
                <w:color w:val="000000" w:themeColor="text1"/>
                <w:u w:val="single"/>
              </w:rPr>
            </w:pPr>
          </w:p>
          <w:p w14:paraId="11B7D503" w14:textId="1A2177C4" w:rsidR="00B81BB2" w:rsidRPr="0012423C" w:rsidRDefault="00B81BB2" w:rsidP="00B81BB2">
            <w:pPr>
              <w:rPr>
                <w:rFonts w:ascii="Calibri" w:eastAsia="Calibri" w:hAnsi="Calibri"/>
                <w:color w:val="000000" w:themeColor="text1"/>
              </w:rPr>
            </w:pPr>
            <w:r w:rsidRPr="0012423C">
              <w:rPr>
                <w:rFonts w:eastAsia="Arial" w:cs="Arial"/>
                <w:b/>
                <w:bCs/>
                <w:color w:val="000000" w:themeColor="text1"/>
                <w:u w:val="single"/>
              </w:rPr>
              <w:t>UCB_RUN  : CRQ00001000</w:t>
            </w:r>
            <w:r>
              <w:rPr>
                <w:rFonts w:eastAsia="Arial" w:cs="Arial"/>
                <w:b/>
                <w:bCs/>
                <w:color w:val="000000" w:themeColor="text1"/>
                <w:u w:val="single"/>
              </w:rPr>
              <w:t>9115</w:t>
            </w:r>
          </w:p>
          <w:p w14:paraId="54739640" w14:textId="77777777" w:rsidR="00B81BB2" w:rsidRDefault="00B81BB2" w:rsidP="00B81BB2">
            <w:r>
              <w:t>All changes for this CRQ are ok and accepted</w:t>
            </w:r>
          </w:p>
          <w:p w14:paraId="20DD5DDE" w14:textId="77777777" w:rsidR="00B81BB2" w:rsidRDefault="00B81BB2" w:rsidP="008A38AC">
            <w:pPr>
              <w:spacing w:before="0"/>
              <w:jc w:val="left"/>
              <w:rPr>
                <w:rFonts w:eastAsia="Arial" w:cs="Arial"/>
                <w:b/>
                <w:bCs/>
                <w:color w:val="000000" w:themeColor="text1"/>
                <w:u w:val="single"/>
              </w:rPr>
            </w:pPr>
          </w:p>
          <w:p w14:paraId="60389DE4" w14:textId="33C4D2F2" w:rsidR="008A38AC" w:rsidRPr="0012423C" w:rsidRDefault="008A38AC" w:rsidP="008A38AC">
            <w:pPr>
              <w:spacing w:before="0"/>
              <w:jc w:val="left"/>
              <w:rPr>
                <w:rFonts w:ascii="Calibri" w:eastAsia="Calibri" w:hAnsi="Calibri"/>
                <w:color w:val="000000" w:themeColor="text1"/>
                <w:sz w:val="22"/>
                <w:szCs w:val="22"/>
              </w:rPr>
            </w:pPr>
            <w:r w:rsidRPr="0012423C">
              <w:rPr>
                <w:rFonts w:eastAsia="Arial" w:cs="Arial"/>
                <w:b/>
                <w:bCs/>
                <w:color w:val="000000" w:themeColor="text1"/>
                <w:u w:val="single"/>
              </w:rPr>
              <w:t>UCB_RUN  : CRQ00001000</w:t>
            </w:r>
            <w:r>
              <w:rPr>
                <w:rFonts w:eastAsia="Arial" w:cs="Arial"/>
                <w:b/>
                <w:bCs/>
                <w:color w:val="000000" w:themeColor="text1"/>
                <w:u w:val="single"/>
              </w:rPr>
              <w:t>8036</w:t>
            </w:r>
          </w:p>
          <w:p w14:paraId="770E0CC4" w14:textId="217B3109" w:rsidR="008A38AC" w:rsidRDefault="008A38AC" w:rsidP="008A38AC">
            <w:r>
              <w:t>All changes for this CRQ are</w:t>
            </w:r>
            <w:r w:rsidR="003872B7">
              <w:t xml:space="preserve"> ok and accepted</w:t>
            </w:r>
            <w:r>
              <w:t xml:space="preserve"> except point to be corrected in next UDD version.</w:t>
            </w:r>
          </w:p>
          <w:p w14:paraId="710CAC58" w14:textId="77777777" w:rsidR="008A38AC" w:rsidRDefault="008A38AC" w:rsidP="008A38AC"/>
          <w:p w14:paraId="44841553" w14:textId="79C7EA84" w:rsidR="008A38AC" w:rsidRPr="008A38AC" w:rsidRDefault="008A38AC" w:rsidP="008A38AC">
            <w:r>
              <w:t>To be covered in next UDD version</w:t>
            </w:r>
          </w:p>
          <w:p w14:paraId="1A32DF88" w14:textId="77777777" w:rsidR="008A38AC" w:rsidRPr="00D87766" w:rsidRDefault="008A38AC" w:rsidP="008A38AC">
            <w:pPr>
              <w:spacing w:before="0"/>
              <w:jc w:val="left"/>
              <w:rPr>
                <w:rFonts w:eastAsia="Arial" w:cs="Arial"/>
                <w:color w:val="000000" w:themeColor="text1"/>
              </w:rPr>
            </w:pPr>
            <w:r w:rsidRPr="00D87766">
              <w:rPr>
                <w:rFonts w:eastAsia="Arial" w:cs="Arial"/>
                <w:color w:val="000000" w:themeColor="text1"/>
              </w:rPr>
              <w:t>- constants for usage in ZFI_DEV to be declared in UDD1783 and reading to be standardized with other readings of this UDD)</w:t>
            </w:r>
            <w:r>
              <w:rPr>
                <w:rFonts w:eastAsia="Arial" w:cs="Arial"/>
                <w:color w:val="000000" w:themeColor="text1"/>
              </w:rPr>
              <w:t xml:space="preserve"> – (As discussed with Ashwin this may not be required but still specifying here for clarification in next UDD)</w:t>
            </w:r>
          </w:p>
          <w:p w14:paraId="2CB617BC" w14:textId="60B94B08" w:rsidR="008A38AC" w:rsidRDefault="008A38AC" w:rsidP="008A38AC">
            <w:pPr>
              <w:spacing w:before="0"/>
              <w:jc w:val="left"/>
              <w:rPr>
                <w:rFonts w:eastAsia="Arial" w:cs="Arial"/>
                <w:color w:val="000000" w:themeColor="text1"/>
              </w:rPr>
            </w:pPr>
            <w:r w:rsidRPr="00D87766">
              <w:rPr>
                <w:rFonts w:eastAsia="Arial" w:cs="Arial"/>
                <w:color w:val="000000" w:themeColor="text1"/>
              </w:rPr>
              <w:t>- standardize the way of having the user name in a common method for all UDD and use it everywhere for all needs in this UDD</w:t>
            </w:r>
          </w:p>
          <w:p w14:paraId="3F80538A" w14:textId="77777777" w:rsidR="008A38AC" w:rsidRDefault="008A38AC" w:rsidP="008A38AC">
            <w:pPr>
              <w:spacing w:before="0"/>
              <w:jc w:val="left"/>
              <w:rPr>
                <w:rFonts w:eastAsia="Arial" w:cs="Arial"/>
                <w:color w:val="000000" w:themeColor="text1"/>
              </w:rPr>
            </w:pPr>
          </w:p>
          <w:p w14:paraId="044B1F11" w14:textId="23E4ECFB" w:rsidR="008A5C38" w:rsidRPr="0012423C" w:rsidRDefault="008A5C38" w:rsidP="008A5C38">
            <w:pPr>
              <w:spacing w:before="0"/>
              <w:jc w:val="left"/>
              <w:rPr>
                <w:rFonts w:ascii="Calibri" w:eastAsia="Calibri" w:hAnsi="Calibri"/>
                <w:color w:val="000000" w:themeColor="text1"/>
                <w:sz w:val="22"/>
                <w:szCs w:val="22"/>
              </w:rPr>
            </w:pPr>
            <w:r w:rsidRPr="0012423C">
              <w:rPr>
                <w:rFonts w:eastAsia="Arial" w:cs="Arial"/>
                <w:b/>
                <w:bCs/>
                <w:color w:val="000000" w:themeColor="text1"/>
                <w:u w:val="single"/>
              </w:rPr>
              <w:t>UCB_RUN  : CRQ00001000</w:t>
            </w:r>
            <w:r>
              <w:rPr>
                <w:rFonts w:eastAsia="Arial" w:cs="Arial"/>
                <w:b/>
                <w:bCs/>
                <w:color w:val="000000" w:themeColor="text1"/>
                <w:u w:val="single"/>
              </w:rPr>
              <w:t>8392</w:t>
            </w:r>
          </w:p>
          <w:p w14:paraId="50F393BC" w14:textId="2CFD811A" w:rsidR="008A5C38" w:rsidRDefault="008A5C38" w:rsidP="008A5C38">
            <w:r>
              <w:t>All changes for this CRQ are ok and accepted except point to be corrected in next UDD version.</w:t>
            </w:r>
          </w:p>
          <w:p w14:paraId="144E89B5" w14:textId="572585FD" w:rsidR="008A5C38" w:rsidRDefault="008A5C38" w:rsidP="008A5C38"/>
          <w:p w14:paraId="55922801" w14:textId="3F6DA717" w:rsidR="008A5C38" w:rsidRDefault="008A5C38" w:rsidP="008A5C38">
            <w:r>
              <w:t>To be covered in next UDD version</w:t>
            </w:r>
          </w:p>
          <w:p w14:paraId="2B7774DB" w14:textId="77777777" w:rsidR="008A5C38" w:rsidRDefault="008A5C38" w:rsidP="008A5C38">
            <w:pPr>
              <w:rPr>
                <w:b/>
                <w:bCs/>
                <w:sz w:val="24"/>
                <w:szCs w:val="24"/>
                <w:u w:val="single"/>
              </w:rPr>
            </w:pPr>
            <w:r>
              <w:t>- Usage of the method of UDD for Currency conversion (common usage of the method to become public) (all conversions in all abap of this UDD to use this method i.</w:t>
            </w:r>
          </w:p>
          <w:p w14:paraId="20CABC11" w14:textId="77777777" w:rsidR="008A5C38" w:rsidRPr="00D87766" w:rsidRDefault="008A5C38" w:rsidP="008A5C38">
            <w:pPr>
              <w:spacing w:before="0"/>
              <w:jc w:val="left"/>
              <w:rPr>
                <w:rFonts w:eastAsia="Arial" w:cs="Arial"/>
                <w:color w:val="000000" w:themeColor="text1"/>
              </w:rPr>
            </w:pPr>
            <w:r w:rsidRPr="00D87766">
              <w:rPr>
                <w:rFonts w:eastAsia="Arial" w:cs="Arial"/>
                <w:color w:val="000000" w:themeColor="text1"/>
              </w:rPr>
              <w:t>- constants for usage in ZFI_DEV to be declared in UDD1783 and reading to be standardized with other readings of this UDD)</w:t>
            </w:r>
            <w:r>
              <w:rPr>
                <w:rFonts w:eastAsia="Arial" w:cs="Arial"/>
                <w:color w:val="000000" w:themeColor="text1"/>
              </w:rPr>
              <w:t xml:space="preserve"> – (As discussed with Ashwin this may not be required but still specifying here for clarification in next UDD)</w:t>
            </w:r>
          </w:p>
          <w:p w14:paraId="1C9DAF18" w14:textId="2D926D57" w:rsidR="008A5C38" w:rsidRDefault="008A5C38" w:rsidP="008A5C38">
            <w:pPr>
              <w:spacing w:before="0"/>
              <w:jc w:val="left"/>
              <w:rPr>
                <w:rFonts w:eastAsia="Arial" w:cs="Arial"/>
                <w:color w:val="000000" w:themeColor="text1"/>
              </w:rPr>
            </w:pPr>
            <w:r w:rsidRPr="00D87766">
              <w:rPr>
                <w:rFonts w:eastAsia="Arial" w:cs="Arial"/>
                <w:color w:val="000000" w:themeColor="text1"/>
              </w:rPr>
              <w:t>- standardize the way of having the user name in a common method for all UDD and use it everywhere for all needs in this UDD</w:t>
            </w:r>
          </w:p>
          <w:p w14:paraId="65797A32" w14:textId="77777777" w:rsidR="008A5C38" w:rsidRPr="00D87766" w:rsidRDefault="008A5C38" w:rsidP="008A5C38">
            <w:pPr>
              <w:spacing w:before="0"/>
              <w:jc w:val="left"/>
              <w:rPr>
                <w:rFonts w:eastAsia="Arial" w:cs="Arial"/>
                <w:color w:val="000000" w:themeColor="text1"/>
              </w:rPr>
            </w:pPr>
          </w:p>
          <w:p w14:paraId="434F2B53" w14:textId="77777777" w:rsidR="008A5C38" w:rsidRDefault="008A5C38" w:rsidP="004F60CE">
            <w:pPr>
              <w:spacing w:before="0"/>
              <w:jc w:val="left"/>
              <w:rPr>
                <w:rFonts w:eastAsia="Arial" w:cs="Arial"/>
                <w:b/>
                <w:bCs/>
                <w:color w:val="000000" w:themeColor="text1"/>
                <w:u w:val="single"/>
              </w:rPr>
            </w:pPr>
          </w:p>
          <w:p w14:paraId="62EC232C" w14:textId="7AE1CBAA" w:rsidR="004F60CE" w:rsidRPr="0012423C" w:rsidRDefault="004F60CE" w:rsidP="004F60CE">
            <w:pPr>
              <w:spacing w:before="0"/>
              <w:jc w:val="left"/>
              <w:rPr>
                <w:rFonts w:ascii="Calibri" w:eastAsia="Calibri" w:hAnsi="Calibri"/>
                <w:color w:val="000000" w:themeColor="text1"/>
                <w:sz w:val="22"/>
                <w:szCs w:val="22"/>
              </w:rPr>
            </w:pPr>
            <w:r w:rsidRPr="0012423C">
              <w:rPr>
                <w:rFonts w:eastAsia="Arial" w:cs="Arial"/>
                <w:b/>
                <w:bCs/>
                <w:color w:val="000000" w:themeColor="text1"/>
                <w:u w:val="single"/>
              </w:rPr>
              <w:t>UCB_RUN  : CRQ00001000</w:t>
            </w:r>
            <w:r>
              <w:rPr>
                <w:rFonts w:eastAsia="Arial" w:cs="Arial"/>
                <w:b/>
                <w:bCs/>
                <w:color w:val="000000" w:themeColor="text1"/>
                <w:u w:val="single"/>
              </w:rPr>
              <w:t>6877</w:t>
            </w:r>
          </w:p>
          <w:p w14:paraId="61D64606" w14:textId="3AC0FD9A" w:rsidR="00C05D60" w:rsidRDefault="00FD63B5" w:rsidP="004F60CE">
            <w:r>
              <w:t>All changes for this CRQ are ok and accepted except point to be corrected in next UDD version.</w:t>
            </w:r>
          </w:p>
          <w:p w14:paraId="3B27A535" w14:textId="77777777" w:rsidR="00F111F3" w:rsidRDefault="00F111F3" w:rsidP="00F111F3">
            <w:pPr>
              <w:rPr>
                <w:b/>
                <w:bCs/>
                <w:sz w:val="24"/>
                <w:szCs w:val="24"/>
                <w:u w:val="single"/>
              </w:rPr>
            </w:pPr>
            <w:r>
              <w:t>- Usage of the method of UDD for Currency conversion (common usage of the method to become public) (all conversions in all abap of this UDD to use this method i.</w:t>
            </w:r>
          </w:p>
          <w:p w14:paraId="7AF9A41D" w14:textId="2DE258C7" w:rsidR="00F111F3" w:rsidRPr="00D87766" w:rsidRDefault="00F111F3" w:rsidP="00F111F3">
            <w:pPr>
              <w:spacing w:before="0"/>
              <w:jc w:val="left"/>
              <w:rPr>
                <w:rFonts w:eastAsia="Arial" w:cs="Arial"/>
                <w:color w:val="000000" w:themeColor="text1"/>
              </w:rPr>
            </w:pPr>
            <w:r w:rsidRPr="00D87766">
              <w:rPr>
                <w:rFonts w:eastAsia="Arial" w:cs="Arial"/>
                <w:color w:val="000000" w:themeColor="text1"/>
              </w:rPr>
              <w:t>- constants for usage in ZFI_DEV to be declared in UDD1783 and reading to be standardized with other readings of this UDD)</w:t>
            </w:r>
            <w:r w:rsidR="008576BC">
              <w:rPr>
                <w:rFonts w:eastAsia="Arial" w:cs="Arial"/>
                <w:color w:val="000000" w:themeColor="text1"/>
              </w:rPr>
              <w:t xml:space="preserve"> – (As discussed with Ashwin this may not be required</w:t>
            </w:r>
            <w:r w:rsidR="00194487">
              <w:rPr>
                <w:rFonts w:eastAsia="Arial" w:cs="Arial"/>
                <w:color w:val="000000" w:themeColor="text1"/>
              </w:rPr>
              <w:t xml:space="preserve"> but still specifying here for clarification in next UDD</w:t>
            </w:r>
            <w:r w:rsidR="008576BC">
              <w:rPr>
                <w:rFonts w:eastAsia="Arial" w:cs="Arial"/>
                <w:color w:val="000000" w:themeColor="text1"/>
              </w:rPr>
              <w:t>)</w:t>
            </w:r>
          </w:p>
          <w:p w14:paraId="5619DFC6" w14:textId="77777777" w:rsidR="00F111F3" w:rsidRPr="00D87766" w:rsidRDefault="00F111F3" w:rsidP="00F111F3">
            <w:pPr>
              <w:spacing w:before="0"/>
              <w:jc w:val="left"/>
              <w:rPr>
                <w:rFonts w:eastAsia="Arial" w:cs="Arial"/>
                <w:color w:val="000000" w:themeColor="text1"/>
              </w:rPr>
            </w:pPr>
            <w:r w:rsidRPr="00D87766">
              <w:rPr>
                <w:rFonts w:eastAsia="Arial" w:cs="Arial"/>
                <w:color w:val="000000" w:themeColor="text1"/>
              </w:rPr>
              <w:t>- standardize the way of having the user name in a common method for all UDD and use it everywhere for all needs in this UDD</w:t>
            </w:r>
          </w:p>
          <w:p w14:paraId="1F6A2526" w14:textId="77777777" w:rsidR="004F60CE" w:rsidRDefault="004F60CE" w:rsidP="00BC1CF7">
            <w:pPr>
              <w:spacing w:before="0"/>
              <w:jc w:val="left"/>
              <w:rPr>
                <w:rFonts w:eastAsia="Arial" w:cs="Arial"/>
                <w:b/>
                <w:bCs/>
                <w:color w:val="000000" w:themeColor="text1"/>
                <w:u w:val="single"/>
              </w:rPr>
            </w:pPr>
          </w:p>
          <w:p w14:paraId="0E2CC36E" w14:textId="3B9A0978" w:rsidR="00BC1CF7" w:rsidRPr="00EB1A9A" w:rsidRDefault="00BC1CF7" w:rsidP="00BC1CF7">
            <w:pPr>
              <w:spacing w:before="0"/>
              <w:jc w:val="left"/>
              <w:rPr>
                <w:rFonts w:ascii="Calibri" w:eastAsia="Calibri" w:hAnsi="Calibri"/>
                <w:color w:val="000000" w:themeColor="text1"/>
                <w:sz w:val="22"/>
                <w:szCs w:val="22"/>
                <w:lang w:val="en-GB"/>
              </w:rPr>
            </w:pPr>
            <w:r w:rsidRPr="2E4B541B">
              <w:rPr>
                <w:rFonts w:eastAsia="Arial" w:cs="Arial"/>
                <w:b/>
                <w:bCs/>
                <w:color w:val="000000" w:themeColor="text1"/>
                <w:u w:val="single"/>
              </w:rPr>
              <w:t xml:space="preserve">UCB_RUN: </w:t>
            </w:r>
            <w:r w:rsidRPr="002E5F66">
              <w:rPr>
                <w:rFonts w:eastAsia="Arial" w:cs="Arial"/>
                <w:b/>
                <w:bCs/>
                <w:color w:val="000000" w:themeColor="text1"/>
                <w:u w:val="single"/>
              </w:rPr>
              <w:t>CRQ0000</w:t>
            </w:r>
            <w:r w:rsidRPr="00EB0BA3">
              <w:rPr>
                <w:rFonts w:eastAsia="Arial" w:cs="Arial"/>
                <w:b/>
                <w:bCs/>
                <w:color w:val="000000" w:themeColor="text1"/>
                <w:u w:val="single"/>
              </w:rPr>
              <w:t>1000</w:t>
            </w:r>
            <w:r>
              <w:rPr>
                <w:rFonts w:eastAsia="Arial" w:cs="Arial"/>
                <w:b/>
                <w:bCs/>
                <w:color w:val="000000" w:themeColor="text1"/>
                <w:u w:val="single"/>
              </w:rPr>
              <w:t>5708</w:t>
            </w:r>
          </w:p>
          <w:p w14:paraId="5E5590E1" w14:textId="52B62264" w:rsidR="008E2423" w:rsidRDefault="00BC1CF7" w:rsidP="00BC1CF7">
            <w:r>
              <w:t>All changes for this CRQ are ok and accepted</w:t>
            </w:r>
            <w:r w:rsidR="008E2423">
              <w:t xml:space="preserve"> except point to be corrected in next UDD version</w:t>
            </w:r>
            <w:r w:rsidR="00A4353D">
              <w:t>.</w:t>
            </w:r>
          </w:p>
          <w:p w14:paraId="6651F87F" w14:textId="6A6DDE3E" w:rsidR="00BC1CF7" w:rsidRDefault="008E2423" w:rsidP="00BC1CF7">
            <w:pPr>
              <w:rPr>
                <w:b/>
                <w:bCs/>
                <w:sz w:val="24"/>
                <w:szCs w:val="24"/>
                <w:u w:val="single"/>
              </w:rPr>
            </w:pPr>
            <w:r>
              <w:t>- Usage of the method of UDD for Currency conversion (common usage of the method to become public) (all conversions in all abap of this UDD to use this method i</w:t>
            </w:r>
            <w:r w:rsidR="00BC1CF7">
              <w:t>.</w:t>
            </w:r>
          </w:p>
          <w:p w14:paraId="723FA1BD" w14:textId="3A8B3BFD" w:rsidR="00BC1CF7" w:rsidRDefault="008E2423" w:rsidP="0061039B">
            <w:pPr>
              <w:spacing w:before="0"/>
              <w:jc w:val="left"/>
              <w:rPr>
                <w:rFonts w:eastAsia="Arial" w:cs="Arial"/>
                <w:color w:val="000000" w:themeColor="text1"/>
                <w:u w:val="single"/>
              </w:rPr>
            </w:pPr>
            <w:r w:rsidRPr="0012423C">
              <w:rPr>
                <w:rFonts w:eastAsia="Arial" w:cs="Arial"/>
                <w:color w:val="000000" w:themeColor="text1"/>
                <w:u w:val="single"/>
              </w:rPr>
              <w:t>- constants for usage in ZFI_DEV to be declared in UDD1783</w:t>
            </w:r>
            <w:r w:rsidR="0012423C" w:rsidRPr="0012423C">
              <w:rPr>
                <w:rFonts w:eastAsia="Arial" w:cs="Arial"/>
                <w:color w:val="000000" w:themeColor="text1"/>
                <w:u w:val="single"/>
              </w:rPr>
              <w:t xml:space="preserve"> and reading to be standardized with other readings of this UDD)</w:t>
            </w:r>
          </w:p>
          <w:p w14:paraId="5B67077C" w14:textId="3E816DB8" w:rsidR="0012423C" w:rsidRDefault="0012423C" w:rsidP="0061039B">
            <w:pPr>
              <w:spacing w:before="0"/>
              <w:jc w:val="left"/>
              <w:rPr>
                <w:rFonts w:eastAsia="Arial" w:cs="Arial"/>
                <w:color w:val="000000" w:themeColor="text1"/>
                <w:u w:val="single"/>
              </w:rPr>
            </w:pPr>
            <w:r w:rsidRPr="0012423C">
              <w:rPr>
                <w:rFonts w:eastAsia="Arial" w:cs="Arial"/>
                <w:color w:val="000000" w:themeColor="text1"/>
                <w:u w:val="single"/>
              </w:rPr>
              <w:t>- standardize the</w:t>
            </w:r>
            <w:r>
              <w:rPr>
                <w:rFonts w:eastAsia="Arial" w:cs="Arial"/>
                <w:color w:val="000000" w:themeColor="text1"/>
                <w:u w:val="single"/>
              </w:rPr>
              <w:t xml:space="preserve"> way of having the user name in a common method for all UDD and use it everywhere for all needs in this UDD</w:t>
            </w:r>
          </w:p>
          <w:p w14:paraId="4F08F24B" w14:textId="05513072" w:rsidR="0012423C" w:rsidRDefault="0012423C" w:rsidP="0061039B">
            <w:pPr>
              <w:spacing w:before="0"/>
              <w:jc w:val="left"/>
              <w:rPr>
                <w:rFonts w:eastAsia="Arial" w:cs="Arial"/>
                <w:color w:val="000000" w:themeColor="text1"/>
                <w:u w:val="single"/>
              </w:rPr>
            </w:pPr>
            <w:r w:rsidRPr="0012423C">
              <w:rPr>
                <w:rFonts w:eastAsia="Arial" w:cs="Arial"/>
                <w:color w:val="000000" w:themeColor="text1"/>
                <w:u w:val="single"/>
              </w:rPr>
              <w:t xml:space="preserve">- ZFI_DEV </w:t>
            </w:r>
            <w:r>
              <w:rPr>
                <w:rFonts w:eastAsia="Arial" w:cs="Arial"/>
                <w:color w:val="000000" w:themeColor="text1"/>
                <w:u w:val="single"/>
              </w:rPr>
              <w:t xml:space="preserve">step MTS </w:t>
            </w:r>
            <w:r w:rsidRPr="0012423C">
              <w:rPr>
                <w:rFonts w:eastAsia="Arial" w:cs="Arial"/>
                <w:color w:val="000000" w:themeColor="text1"/>
                <w:u w:val="single"/>
              </w:rPr>
              <w:t>parameter pointing to</w:t>
            </w:r>
            <w:r>
              <w:rPr>
                <w:rFonts w:eastAsia="Arial" w:cs="Arial"/>
                <w:color w:val="000000" w:themeColor="text1"/>
                <w:u w:val="single"/>
              </w:rPr>
              <w:t xml:space="preserve"> hardcoded text, this should become a SO10</w:t>
            </w:r>
          </w:p>
          <w:p w14:paraId="6ACAADAC" w14:textId="4FC7FE84" w:rsidR="0012423C" w:rsidRDefault="0012423C" w:rsidP="0061039B">
            <w:pPr>
              <w:spacing w:before="0"/>
              <w:jc w:val="left"/>
              <w:rPr>
                <w:rFonts w:eastAsia="Arial" w:cs="Arial"/>
                <w:color w:val="000000" w:themeColor="text1"/>
                <w:u w:val="single"/>
              </w:rPr>
            </w:pPr>
            <w:r>
              <w:rPr>
                <w:rFonts w:eastAsia="Arial" w:cs="Arial"/>
                <w:color w:val="000000" w:themeColor="text1"/>
                <w:u w:val="single"/>
              </w:rPr>
              <w:t>- Name of the link to approval Fiori should be changed to “MyInbox”</w:t>
            </w:r>
          </w:p>
          <w:p w14:paraId="788BD0F8" w14:textId="18E5BA87" w:rsidR="0012423C" w:rsidRDefault="0012423C" w:rsidP="0061039B">
            <w:pPr>
              <w:spacing w:before="0"/>
              <w:jc w:val="left"/>
              <w:rPr>
                <w:rFonts w:eastAsia="Arial" w:cs="Arial"/>
                <w:color w:val="000000" w:themeColor="text1"/>
                <w:u w:val="single"/>
              </w:rPr>
            </w:pPr>
            <w:r>
              <w:rPr>
                <w:rFonts w:eastAsia="Arial" w:cs="Arial"/>
                <w:color w:val="000000" w:themeColor="text1"/>
                <w:u w:val="single"/>
              </w:rPr>
              <w:t>- Additional comments in the ABAP code of GET_EPAY_REQ_LIST (as logic not fully evident)</w:t>
            </w:r>
          </w:p>
          <w:p w14:paraId="77109DD9" w14:textId="77777777" w:rsidR="0012423C" w:rsidRPr="0012423C" w:rsidRDefault="0012423C" w:rsidP="0061039B">
            <w:pPr>
              <w:spacing w:before="0"/>
              <w:jc w:val="left"/>
              <w:rPr>
                <w:rFonts w:eastAsia="Arial" w:cs="Arial"/>
                <w:color w:val="000000" w:themeColor="text1"/>
                <w:u w:val="single"/>
              </w:rPr>
            </w:pPr>
          </w:p>
          <w:p w14:paraId="52F1E306" w14:textId="0CDC15DE" w:rsidR="0061039B" w:rsidRPr="0012423C" w:rsidRDefault="0061039B" w:rsidP="0061039B">
            <w:pPr>
              <w:spacing w:before="0"/>
              <w:jc w:val="left"/>
              <w:rPr>
                <w:rFonts w:ascii="Calibri" w:eastAsia="Calibri" w:hAnsi="Calibri"/>
                <w:color w:val="000000" w:themeColor="text1"/>
                <w:sz w:val="22"/>
                <w:szCs w:val="22"/>
              </w:rPr>
            </w:pPr>
            <w:r w:rsidRPr="0012423C">
              <w:rPr>
                <w:rFonts w:eastAsia="Arial" w:cs="Arial"/>
                <w:b/>
                <w:bCs/>
                <w:color w:val="000000" w:themeColor="text1"/>
                <w:u w:val="single"/>
              </w:rPr>
              <w:t>UCB_RUN  : CRQ0000</w:t>
            </w:r>
            <w:r w:rsidR="00EB0BA3" w:rsidRPr="0012423C">
              <w:rPr>
                <w:rFonts w:eastAsia="Arial" w:cs="Arial"/>
                <w:b/>
                <w:bCs/>
                <w:color w:val="000000" w:themeColor="text1"/>
                <w:u w:val="single"/>
              </w:rPr>
              <w:t>10004597</w:t>
            </w:r>
          </w:p>
          <w:p w14:paraId="249F4F73" w14:textId="77777777" w:rsidR="0061039B" w:rsidRDefault="0061039B" w:rsidP="0061039B">
            <w:pPr>
              <w:rPr>
                <w:b/>
                <w:bCs/>
                <w:sz w:val="24"/>
                <w:szCs w:val="24"/>
                <w:u w:val="single"/>
              </w:rPr>
            </w:pPr>
            <w:r>
              <w:t>All changes for this CRQ are ok and accepted.</w:t>
            </w:r>
          </w:p>
          <w:p w14:paraId="6CD0A08E" w14:textId="77777777" w:rsidR="0061039B" w:rsidRDefault="0061039B" w:rsidP="00E10302">
            <w:pPr>
              <w:spacing w:before="0"/>
              <w:jc w:val="left"/>
              <w:rPr>
                <w:rFonts w:eastAsia="Arial" w:cs="Arial"/>
                <w:b/>
                <w:bCs/>
                <w:color w:val="000000" w:themeColor="text1"/>
                <w:u w:val="single"/>
              </w:rPr>
            </w:pPr>
          </w:p>
          <w:p w14:paraId="099E993A" w14:textId="144316DC" w:rsidR="00E10302" w:rsidRPr="00EB1A9A" w:rsidRDefault="00E10302" w:rsidP="00E10302">
            <w:pPr>
              <w:spacing w:before="0"/>
              <w:jc w:val="left"/>
              <w:rPr>
                <w:rFonts w:ascii="Calibri" w:eastAsia="Calibri" w:hAnsi="Calibri"/>
                <w:color w:val="000000" w:themeColor="text1"/>
                <w:sz w:val="22"/>
                <w:szCs w:val="22"/>
                <w:lang w:val="en-GB"/>
              </w:rPr>
            </w:pPr>
            <w:r w:rsidRPr="2E4B541B">
              <w:rPr>
                <w:rFonts w:eastAsia="Arial" w:cs="Arial"/>
                <w:b/>
                <w:bCs/>
                <w:color w:val="000000" w:themeColor="text1"/>
                <w:u w:val="single"/>
              </w:rPr>
              <w:t>UCB_RUN</w:t>
            </w:r>
            <w:r w:rsidRPr="002E5F66">
              <w:rPr>
                <w:rFonts w:eastAsia="Arial" w:cs="Arial"/>
                <w:b/>
                <w:bCs/>
                <w:color w:val="000000" w:themeColor="text1"/>
                <w:u w:val="single"/>
              </w:rPr>
              <w:t xml:space="preserve">  </w:t>
            </w:r>
            <w:r w:rsidRPr="2E4B541B">
              <w:rPr>
                <w:rFonts w:eastAsia="Arial" w:cs="Arial"/>
                <w:b/>
                <w:bCs/>
                <w:color w:val="000000" w:themeColor="text1"/>
                <w:u w:val="single"/>
              </w:rPr>
              <w:t xml:space="preserve">: </w:t>
            </w:r>
            <w:r w:rsidRPr="002E5F66">
              <w:rPr>
                <w:rFonts w:eastAsia="Arial" w:cs="Arial"/>
                <w:b/>
                <w:bCs/>
                <w:color w:val="000000" w:themeColor="text1"/>
                <w:u w:val="single"/>
              </w:rPr>
              <w:t>CRQ000010003944</w:t>
            </w:r>
          </w:p>
          <w:p w14:paraId="2469090F" w14:textId="77777777" w:rsidR="00E10302" w:rsidRDefault="00E10302" w:rsidP="00E10302">
            <w:pPr>
              <w:rPr>
                <w:b/>
                <w:bCs/>
                <w:sz w:val="24"/>
                <w:szCs w:val="24"/>
                <w:u w:val="single"/>
              </w:rPr>
            </w:pPr>
            <w:r>
              <w:t>All changes for this CRQ are ok and accepted.</w:t>
            </w:r>
          </w:p>
          <w:p w14:paraId="5EBE40DF" w14:textId="77777777" w:rsidR="00E10302" w:rsidRDefault="00E10302" w:rsidP="75E296B2">
            <w:pPr>
              <w:spacing w:before="0"/>
              <w:rPr>
                <w:rFonts w:eastAsia="Arial" w:cs="Arial"/>
                <w:b/>
                <w:bCs/>
                <w:color w:val="000000" w:themeColor="text1"/>
                <w:u w:val="single"/>
              </w:rPr>
            </w:pPr>
          </w:p>
          <w:p w14:paraId="71559522" w14:textId="77777777" w:rsidR="00E10302" w:rsidRDefault="00E10302" w:rsidP="75E296B2">
            <w:pPr>
              <w:spacing w:before="0"/>
              <w:rPr>
                <w:rFonts w:eastAsia="Arial" w:cs="Arial"/>
                <w:b/>
                <w:bCs/>
                <w:color w:val="000000" w:themeColor="text1"/>
                <w:u w:val="single"/>
              </w:rPr>
            </w:pPr>
          </w:p>
          <w:p w14:paraId="2C1EDE80" w14:textId="43CB8261" w:rsidR="000A6ED6" w:rsidRPr="007F3A81" w:rsidRDefault="75E296B2" w:rsidP="75E296B2">
            <w:pPr>
              <w:spacing w:before="0"/>
              <w:rPr>
                <w:rFonts w:eastAsia="Arial" w:cs="Arial"/>
                <w:color w:val="000000" w:themeColor="text1"/>
              </w:rPr>
            </w:pPr>
            <w:r w:rsidRPr="75E296B2">
              <w:rPr>
                <w:rFonts w:eastAsia="Arial" w:cs="Arial"/>
                <w:b/>
                <w:bCs/>
                <w:color w:val="000000" w:themeColor="text1"/>
                <w:u w:val="single"/>
              </w:rPr>
              <w:t>UCB_</w:t>
            </w:r>
            <w:bookmarkStart w:id="537" w:name="_Int_1iAq0P1q"/>
            <w:r w:rsidRPr="75E296B2">
              <w:rPr>
                <w:rFonts w:eastAsia="Arial" w:cs="Arial"/>
                <w:b/>
                <w:bCs/>
                <w:color w:val="000000" w:themeColor="text1"/>
                <w:u w:val="single"/>
              </w:rPr>
              <w:t>RUN</w:t>
            </w:r>
            <w:r w:rsidRPr="75E296B2">
              <w:rPr>
                <w:rFonts w:eastAsia="Arial" w:cs="Arial"/>
                <w:b/>
                <w:bCs/>
                <w:color w:val="0078D4"/>
                <w:u w:val="single"/>
              </w:rPr>
              <w:t xml:space="preserve">  </w:t>
            </w:r>
            <w:r w:rsidRPr="75E296B2">
              <w:rPr>
                <w:rFonts w:eastAsia="Arial" w:cs="Arial"/>
                <w:b/>
                <w:bCs/>
                <w:color w:val="000000" w:themeColor="text1"/>
                <w:u w:val="single"/>
              </w:rPr>
              <w:t>:</w:t>
            </w:r>
            <w:bookmarkEnd w:id="537"/>
            <w:r w:rsidRPr="75E296B2">
              <w:rPr>
                <w:rFonts w:eastAsia="Arial" w:cs="Arial"/>
                <w:b/>
                <w:bCs/>
                <w:color w:val="000000" w:themeColor="text1"/>
                <w:u w:val="single"/>
              </w:rPr>
              <w:t xml:space="preserve"> UCB_RUN: All RUN developments and customizing activities </w:t>
            </w:r>
            <w:bookmarkStart w:id="538" w:name="_Int_hy73X5nj"/>
            <w:r w:rsidRPr="75E296B2">
              <w:rPr>
                <w:rFonts w:eastAsia="Arial" w:cs="Arial"/>
                <w:b/>
                <w:bCs/>
                <w:color w:val="000000" w:themeColor="text1"/>
                <w:u w:val="single"/>
              </w:rPr>
              <w:t>( DE</w:t>
            </w:r>
            <w:bookmarkEnd w:id="538"/>
            <w:r w:rsidRPr="75E296B2">
              <w:rPr>
                <w:rFonts w:eastAsia="Arial" w:cs="Arial"/>
                <w:b/>
                <w:bCs/>
                <w:color w:val="000000" w:themeColor="text1"/>
                <w:u w:val="single"/>
              </w:rPr>
              <w:t>1_P</w:t>
            </w:r>
            <w:bookmarkStart w:id="539" w:name="_Int_jaaHe62l"/>
            <w:r w:rsidRPr="75E296B2">
              <w:rPr>
                <w:rFonts w:eastAsia="Arial" w:cs="Arial"/>
                <w:b/>
                <w:bCs/>
                <w:color w:val="000000" w:themeColor="text1"/>
                <w:u w:val="single"/>
              </w:rPr>
              <w:t>00099 )</w:t>
            </w:r>
            <w:bookmarkEnd w:id="539"/>
          </w:p>
          <w:p w14:paraId="790C5BBF" w14:textId="17CF3680" w:rsidR="000A6ED6" w:rsidRPr="007F3A81" w:rsidRDefault="75E296B2" w:rsidP="75E296B2">
            <w:pPr>
              <w:spacing w:before="0"/>
              <w:rPr>
                <w:rFonts w:eastAsia="Arial" w:cs="Arial"/>
                <w:color w:val="000000" w:themeColor="text1"/>
              </w:rPr>
            </w:pPr>
            <w:r w:rsidRPr="75E296B2">
              <w:rPr>
                <w:rFonts w:eastAsia="Arial" w:cs="Arial"/>
                <w:b/>
                <w:bCs/>
                <w:color w:val="000000" w:themeColor="text1"/>
                <w:u w:val="single"/>
              </w:rPr>
              <w:t>CRQ000010002925</w:t>
            </w:r>
          </w:p>
          <w:p w14:paraId="31B097B7" w14:textId="4FEADEC4" w:rsidR="000A6ED6" w:rsidRPr="007F3A81" w:rsidRDefault="75E296B2" w:rsidP="75E296B2">
            <w:pPr>
              <w:rPr>
                <w:rFonts w:ascii="Calibri" w:eastAsia="Calibri" w:hAnsi="Calibri" w:cs="Calibri"/>
                <w:color w:val="000000" w:themeColor="text1"/>
                <w:sz w:val="22"/>
                <w:szCs w:val="22"/>
              </w:rPr>
            </w:pPr>
            <w:r w:rsidRPr="75E296B2">
              <w:rPr>
                <w:rFonts w:ascii="Calibri" w:eastAsia="Calibri" w:hAnsi="Calibri" w:cs="Calibri"/>
                <w:color w:val="000000" w:themeColor="text1"/>
                <w:sz w:val="22"/>
                <w:szCs w:val="22"/>
              </w:rPr>
              <w:t>All changes for this CRQ are ok and accepted.</w:t>
            </w:r>
          </w:p>
          <w:p w14:paraId="5736FB6F" w14:textId="180B8F10" w:rsidR="000A6ED6" w:rsidRPr="007F3A81" w:rsidRDefault="000A6ED6" w:rsidP="75E296B2">
            <w:pPr>
              <w:rPr>
                <w:i/>
                <w:iCs/>
                <w:color w:val="0000FF"/>
                <w:sz w:val="16"/>
                <w:szCs w:val="16"/>
              </w:rPr>
            </w:pPr>
          </w:p>
          <w:p w14:paraId="327A8D1D" w14:textId="77777777" w:rsidR="00787B02" w:rsidRDefault="00787B02" w:rsidP="00787B02">
            <w:pPr>
              <w:rPr>
                <w:b/>
                <w:bCs/>
                <w:lang w:val="en-GB"/>
              </w:rPr>
            </w:pPr>
            <w:r>
              <w:rPr>
                <w:b/>
                <w:sz w:val="24"/>
                <w:u w:val="single"/>
              </w:rPr>
              <w:t>UCB_</w:t>
            </w:r>
            <w:r w:rsidRPr="007F3E15">
              <w:rPr>
                <w:b/>
                <w:sz w:val="24"/>
                <w:u w:val="single"/>
              </w:rPr>
              <w:t xml:space="preserve">RUN: </w:t>
            </w:r>
            <w:r w:rsidRPr="007F3E15">
              <w:rPr>
                <w:b/>
                <w:u w:val="single"/>
                <w:lang w:val="en-GB"/>
              </w:rPr>
              <w:t>CRQ000010000618</w:t>
            </w:r>
          </w:p>
          <w:p w14:paraId="22847139" w14:textId="77777777" w:rsidR="00787B02" w:rsidRDefault="00787B02" w:rsidP="00787B02">
            <w:pPr>
              <w:rPr>
                <w:b/>
                <w:sz w:val="24"/>
                <w:u w:val="single"/>
              </w:rPr>
            </w:pPr>
            <w:r>
              <w:t>All changes for this CRQ are ok and accepted.</w:t>
            </w:r>
          </w:p>
          <w:p w14:paraId="70F3A3DF" w14:textId="77777777" w:rsidR="000A6ED6" w:rsidRPr="007F3A81" w:rsidRDefault="000A6ED6" w:rsidP="00A9081D"/>
          <w:p w14:paraId="4DE2A18A" w14:textId="77777777" w:rsidR="000A6ED6" w:rsidRPr="007F3A81" w:rsidRDefault="000A6ED6" w:rsidP="00A9081D"/>
        </w:tc>
      </w:tr>
    </w:tbl>
    <w:p w14:paraId="0412F954" w14:textId="77777777" w:rsidR="000A6ED6" w:rsidRPr="000A6ED6" w:rsidRDefault="000A6ED6" w:rsidP="2C6EF065"/>
    <w:p w14:paraId="68221FE5" w14:textId="77777777" w:rsidR="00503CEB" w:rsidRPr="00B02CCC" w:rsidRDefault="13BB8B1D" w:rsidP="00753147">
      <w:pPr>
        <w:pStyle w:val="Heading1"/>
        <w:rPr>
          <w:lang w:val="en-GB"/>
        </w:rPr>
      </w:pPr>
      <w:bookmarkStart w:id="540" w:name="_Toc39400279"/>
      <w:bookmarkStart w:id="541" w:name="_Toc66696639"/>
      <w:bookmarkStart w:id="542" w:name="_Toc89072743"/>
      <w:r w:rsidRPr="0BEF0AE1">
        <w:rPr>
          <w:lang w:val="en-GB"/>
        </w:rPr>
        <w:t>References</w:t>
      </w:r>
      <w:bookmarkEnd w:id="540"/>
      <w:bookmarkEnd w:id="541"/>
      <w:bookmarkEnd w:id="542"/>
    </w:p>
    <w:p w14:paraId="68221FEA" w14:textId="0FA37725" w:rsidR="005916B7" w:rsidRPr="00B02CCC" w:rsidRDefault="00A73B87" w:rsidP="00753147">
      <w:pPr>
        <w:pStyle w:val="Bullet"/>
        <w:rPr>
          <w:lang w:val="en-GB"/>
        </w:rPr>
      </w:pPr>
      <w:r w:rsidRPr="00B02CCC">
        <w:rPr>
          <w:lang w:val="en-GB"/>
        </w:rPr>
        <w:t xml:space="preserve">SAP-ABAP IV Development Conventions, </w:t>
      </w:r>
      <w:r w:rsidR="009F746F" w:rsidRPr="00B02CCC">
        <w:rPr>
          <w:lang w:val="en-GB"/>
        </w:rPr>
        <w:t>sop-ai-</w:t>
      </w:r>
      <w:r w:rsidR="008A0092" w:rsidRPr="00B02CCC">
        <w:rPr>
          <w:lang w:val="en-GB"/>
        </w:rPr>
        <w:t>011365</w:t>
      </w:r>
    </w:p>
    <w:p w14:paraId="47789AAF" w14:textId="78D30D81" w:rsidR="009F746F" w:rsidRPr="00B02CCC" w:rsidRDefault="009F746F" w:rsidP="00753147">
      <w:pPr>
        <w:pStyle w:val="Bullet"/>
        <w:rPr>
          <w:lang w:val="en-GB"/>
        </w:rPr>
      </w:pPr>
      <w:r w:rsidRPr="00B02CCC">
        <w:rPr>
          <w:lang w:val="en-GB"/>
        </w:rPr>
        <w:t>UCB Glossary, gov-000314</w:t>
      </w:r>
    </w:p>
    <w:p w14:paraId="68221FEB" w14:textId="77777777" w:rsidR="005916B7" w:rsidRPr="00B02CCC" w:rsidRDefault="005916B7" w:rsidP="005916B7">
      <w:pPr>
        <w:pStyle w:val="Bullet"/>
        <w:numPr>
          <w:ilvl w:val="0"/>
          <w:numId w:val="0"/>
        </w:numPr>
        <w:ind w:left="284" w:hanging="284"/>
        <w:rPr>
          <w:lang w:val="en-GB"/>
        </w:rPr>
      </w:pPr>
    </w:p>
    <w:p w14:paraId="68221FEC" w14:textId="77777777" w:rsidR="00503CEB" w:rsidRPr="00B02CCC" w:rsidRDefault="13BB8B1D" w:rsidP="00753147">
      <w:pPr>
        <w:pStyle w:val="Heading1"/>
        <w:ind w:left="850" w:hanging="850"/>
        <w:rPr>
          <w:lang w:val="en-GB"/>
        </w:rPr>
      </w:pPr>
      <w:bookmarkStart w:id="543" w:name="_Toc39400280"/>
      <w:bookmarkStart w:id="544" w:name="_Toc66696640"/>
      <w:bookmarkStart w:id="545" w:name="_Toc89072744"/>
      <w:r w:rsidRPr="0BEF0AE1">
        <w:rPr>
          <w:lang w:val="en-GB"/>
        </w:rPr>
        <w:t>Appendi</w:t>
      </w:r>
      <w:bookmarkEnd w:id="543"/>
      <w:r w:rsidRPr="0BEF0AE1">
        <w:rPr>
          <w:lang w:val="en-GB"/>
        </w:rPr>
        <w:t>x</w:t>
      </w:r>
      <w:bookmarkEnd w:id="544"/>
      <w:bookmarkEnd w:id="545"/>
    </w:p>
    <w:p w14:paraId="68221FEE" w14:textId="77777777" w:rsidR="00503CEB" w:rsidRPr="00B02CCC" w:rsidRDefault="00503CEB" w:rsidP="00753147">
      <w:pPr>
        <w:pStyle w:val="Bullet"/>
        <w:rPr>
          <w:lang w:val="en-GB"/>
        </w:rPr>
      </w:pPr>
      <w:r w:rsidRPr="00B02CCC">
        <w:rPr>
          <w:lang w:val="en-GB"/>
        </w:rPr>
        <w:t>Revision Log</w:t>
      </w:r>
    </w:p>
    <w:p w14:paraId="68221FEF" w14:textId="77777777" w:rsidR="00503CEB" w:rsidRPr="00B02CCC" w:rsidRDefault="00503CEB">
      <w:pPr>
        <w:pStyle w:val="Heading2"/>
        <w:pageBreakBefore/>
        <w:numPr>
          <w:ilvl w:val="1"/>
          <w:numId w:val="0"/>
        </w:numPr>
        <w:rPr>
          <w:lang w:val="en-GB"/>
        </w:rPr>
      </w:pPr>
      <w:bookmarkStart w:id="546" w:name="_Toc89072745"/>
      <w:r w:rsidRPr="00B02CCC">
        <w:rPr>
          <w:lang w:val="en-GB"/>
        </w:rPr>
        <w:t>Appendix 1: Revision Log</w:t>
      </w:r>
      <w:bookmarkEnd w:id="546"/>
    </w:p>
    <w:tbl>
      <w:tblPr>
        <w:tblW w:w="9072" w:type="dxa"/>
        <w:tblInd w:w="120"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1440"/>
        <w:gridCol w:w="1620"/>
        <w:gridCol w:w="4453"/>
        <w:gridCol w:w="1559"/>
      </w:tblGrid>
      <w:tr w:rsidR="00B73BD0" w:rsidRPr="00B02CCC" w14:paraId="069BF61E" w14:textId="77777777" w:rsidTr="57F23EA6">
        <w:trPr>
          <w:tblHeader/>
        </w:trPr>
        <w:tc>
          <w:tcPr>
            <w:tcW w:w="1440" w:type="dxa"/>
            <w:shd w:val="clear" w:color="auto" w:fill="auto"/>
            <w:vAlign w:val="center"/>
          </w:tcPr>
          <w:p w14:paraId="4ADD83D5" w14:textId="77777777" w:rsidR="00B73BD0" w:rsidRPr="00B02CCC" w:rsidRDefault="00B73BD0" w:rsidP="00FE24EB">
            <w:pPr>
              <w:spacing w:before="0"/>
              <w:jc w:val="center"/>
              <w:rPr>
                <w:b/>
                <w:bCs/>
                <w:lang w:val="en-GB"/>
              </w:rPr>
            </w:pPr>
            <w:r w:rsidRPr="00B02CCC">
              <w:rPr>
                <w:b/>
                <w:bCs/>
                <w:lang w:val="en-GB"/>
              </w:rPr>
              <w:t>DOCUMENT VERSION</w:t>
            </w:r>
          </w:p>
        </w:tc>
        <w:tc>
          <w:tcPr>
            <w:tcW w:w="1620" w:type="dxa"/>
            <w:shd w:val="clear" w:color="auto" w:fill="auto"/>
            <w:vAlign w:val="center"/>
          </w:tcPr>
          <w:p w14:paraId="2F176D01" w14:textId="77777777" w:rsidR="00B73BD0" w:rsidRPr="00B02CCC" w:rsidRDefault="00B73BD0" w:rsidP="00FE24EB">
            <w:pPr>
              <w:spacing w:before="0"/>
              <w:jc w:val="center"/>
              <w:rPr>
                <w:b/>
                <w:bCs/>
                <w:lang w:val="en-GB"/>
              </w:rPr>
            </w:pPr>
            <w:r w:rsidRPr="00B02CCC">
              <w:rPr>
                <w:b/>
                <w:bCs/>
                <w:lang w:val="en-GB"/>
              </w:rPr>
              <w:t>DATE OF THE CHANGE</w:t>
            </w:r>
          </w:p>
        </w:tc>
        <w:tc>
          <w:tcPr>
            <w:tcW w:w="4453" w:type="dxa"/>
            <w:shd w:val="clear" w:color="auto" w:fill="auto"/>
            <w:vAlign w:val="center"/>
          </w:tcPr>
          <w:p w14:paraId="30BD850C" w14:textId="77777777" w:rsidR="00B73BD0" w:rsidRPr="00B02CCC" w:rsidRDefault="00B73BD0" w:rsidP="00FE24EB">
            <w:pPr>
              <w:spacing w:before="0"/>
              <w:jc w:val="center"/>
              <w:rPr>
                <w:b/>
                <w:bCs/>
                <w:lang w:val="en-GB"/>
              </w:rPr>
            </w:pPr>
            <w:r w:rsidRPr="00B02CCC">
              <w:rPr>
                <w:b/>
                <w:bCs/>
                <w:lang w:val="en-GB"/>
              </w:rPr>
              <w:t>REASONS OF THE CHANGE</w:t>
            </w:r>
          </w:p>
        </w:tc>
        <w:tc>
          <w:tcPr>
            <w:tcW w:w="1559" w:type="dxa"/>
            <w:shd w:val="clear" w:color="auto" w:fill="auto"/>
          </w:tcPr>
          <w:p w14:paraId="71A5F459" w14:textId="77777777" w:rsidR="00B73BD0" w:rsidRPr="00B02CCC" w:rsidRDefault="00B73BD0" w:rsidP="00FE24EB">
            <w:pPr>
              <w:spacing w:before="0"/>
              <w:jc w:val="center"/>
              <w:rPr>
                <w:b/>
                <w:bCs/>
                <w:lang w:val="en-GB"/>
              </w:rPr>
            </w:pPr>
            <w:r w:rsidRPr="00B02CCC">
              <w:rPr>
                <w:b/>
                <w:bCs/>
                <w:lang w:val="en-GB"/>
              </w:rPr>
              <w:t>Transport Request</w:t>
            </w:r>
          </w:p>
        </w:tc>
      </w:tr>
      <w:tr w:rsidR="00B73BD0" w:rsidRPr="00B02CCC" w14:paraId="6FEF272E" w14:textId="77777777" w:rsidTr="57F23EA6">
        <w:tc>
          <w:tcPr>
            <w:tcW w:w="1440" w:type="dxa"/>
            <w:vMerge w:val="restart"/>
            <w:vAlign w:val="center"/>
          </w:tcPr>
          <w:p w14:paraId="283D9313" w14:textId="77777777" w:rsidR="00B73BD0" w:rsidRPr="00B02CCC" w:rsidRDefault="00B73BD0" w:rsidP="00FE24EB">
            <w:pPr>
              <w:spacing w:before="0"/>
              <w:jc w:val="left"/>
              <w:rPr>
                <w:lang w:val="en-GB"/>
              </w:rPr>
            </w:pPr>
            <w:r w:rsidRPr="00B02CCC">
              <w:rPr>
                <w:lang w:val="en-GB"/>
              </w:rPr>
              <w:t>01</w:t>
            </w:r>
          </w:p>
        </w:tc>
        <w:tc>
          <w:tcPr>
            <w:tcW w:w="1620" w:type="dxa"/>
            <w:vAlign w:val="center"/>
          </w:tcPr>
          <w:p w14:paraId="5D3FFFE4" w14:textId="77777777" w:rsidR="00B73BD0" w:rsidRPr="00B02CCC" w:rsidRDefault="00B73BD0" w:rsidP="00FE24EB">
            <w:pPr>
              <w:spacing w:before="0"/>
              <w:jc w:val="left"/>
              <w:rPr>
                <w:lang w:val="en-GB"/>
              </w:rPr>
            </w:pPr>
            <w:r w:rsidRPr="00B02CCC">
              <w:rPr>
                <w:lang w:val="en-GB"/>
              </w:rPr>
              <w:t>27-May-2014</w:t>
            </w:r>
          </w:p>
        </w:tc>
        <w:tc>
          <w:tcPr>
            <w:tcW w:w="4453" w:type="dxa"/>
            <w:vAlign w:val="center"/>
          </w:tcPr>
          <w:p w14:paraId="7B48AC4F" w14:textId="77777777" w:rsidR="00B73BD0" w:rsidRPr="00B02CCC" w:rsidRDefault="00B73BD0" w:rsidP="00FE24EB">
            <w:pPr>
              <w:spacing w:before="0"/>
              <w:jc w:val="left"/>
              <w:rPr>
                <w:b/>
                <w:bCs/>
                <w:u w:val="single"/>
                <w:lang w:val="en-GB"/>
              </w:rPr>
            </w:pPr>
            <w:r w:rsidRPr="00B02CCC">
              <w:rPr>
                <w:b/>
                <w:bCs/>
                <w:u w:val="single"/>
                <w:lang w:val="en-GB"/>
              </w:rPr>
              <w:t>GTP – CRQ000000050274:</w:t>
            </w:r>
          </w:p>
          <w:p w14:paraId="2E0754C7" w14:textId="77777777" w:rsidR="00B73BD0" w:rsidRPr="00B02CCC" w:rsidRDefault="00B73BD0" w:rsidP="00FE24EB">
            <w:pPr>
              <w:spacing w:before="0"/>
              <w:jc w:val="left"/>
              <w:rPr>
                <w:lang w:val="en-GB"/>
              </w:rPr>
            </w:pPr>
            <w:r w:rsidRPr="00B02CCC">
              <w:rPr>
                <w:lang w:val="en-GB"/>
              </w:rPr>
              <w:t>Enhancement in BAPI _ACC_DOCUMENT_ POST for down payment requests (CRQ50274)</w:t>
            </w:r>
          </w:p>
        </w:tc>
        <w:tc>
          <w:tcPr>
            <w:tcW w:w="1559" w:type="dxa"/>
            <w:vMerge w:val="restart"/>
            <w:vAlign w:val="center"/>
          </w:tcPr>
          <w:p w14:paraId="6A4C165B" w14:textId="77777777" w:rsidR="00B73BD0" w:rsidRPr="00B02CCC" w:rsidRDefault="00B73BD0" w:rsidP="00FE24EB">
            <w:pPr>
              <w:spacing w:before="0"/>
              <w:jc w:val="left"/>
              <w:rPr>
                <w:rFonts w:eastAsia="Arial" w:cs="Arial"/>
                <w:lang w:val="en-GB"/>
              </w:rPr>
            </w:pPr>
            <w:r w:rsidRPr="00B02CCC">
              <w:rPr>
                <w:lang w:val="en-GB"/>
              </w:rPr>
              <w:t>DE1K955774</w:t>
            </w:r>
          </w:p>
          <w:p w14:paraId="04028684" w14:textId="77777777" w:rsidR="00B73BD0" w:rsidRPr="00B02CCC" w:rsidRDefault="00B73BD0" w:rsidP="00FE24EB">
            <w:pPr>
              <w:spacing w:before="0"/>
              <w:jc w:val="left"/>
              <w:rPr>
                <w:lang w:val="en-GB"/>
              </w:rPr>
            </w:pPr>
            <w:r w:rsidRPr="00B02CCC">
              <w:rPr>
                <w:lang w:val="en-GB"/>
              </w:rPr>
              <w:t>DE1K956756</w:t>
            </w:r>
          </w:p>
        </w:tc>
      </w:tr>
      <w:tr w:rsidR="00B73BD0" w:rsidRPr="00B02CCC" w14:paraId="3AFA40A6" w14:textId="77777777" w:rsidTr="57F23EA6">
        <w:tc>
          <w:tcPr>
            <w:tcW w:w="1440" w:type="dxa"/>
            <w:vMerge/>
            <w:vAlign w:val="center"/>
          </w:tcPr>
          <w:p w14:paraId="44BEF683" w14:textId="77777777" w:rsidR="00B73BD0" w:rsidRPr="00B02CCC" w:rsidRDefault="00B73BD0" w:rsidP="00FE24EB">
            <w:pPr>
              <w:spacing w:before="0"/>
              <w:jc w:val="left"/>
              <w:rPr>
                <w:lang w:val="en-GB"/>
              </w:rPr>
            </w:pPr>
          </w:p>
        </w:tc>
        <w:tc>
          <w:tcPr>
            <w:tcW w:w="1620" w:type="dxa"/>
            <w:vAlign w:val="center"/>
          </w:tcPr>
          <w:p w14:paraId="6D03E185" w14:textId="77777777" w:rsidR="00B73BD0" w:rsidRPr="00B02CCC" w:rsidRDefault="00B73BD0" w:rsidP="00FE24EB">
            <w:pPr>
              <w:spacing w:before="0"/>
              <w:jc w:val="left"/>
              <w:rPr>
                <w:lang w:val="en-GB"/>
              </w:rPr>
            </w:pPr>
            <w:r w:rsidRPr="00B02CCC">
              <w:rPr>
                <w:lang w:val="en-GB"/>
              </w:rPr>
              <w:t>27-Aug-2014</w:t>
            </w:r>
          </w:p>
        </w:tc>
        <w:tc>
          <w:tcPr>
            <w:tcW w:w="4453" w:type="dxa"/>
            <w:vAlign w:val="center"/>
          </w:tcPr>
          <w:p w14:paraId="48EF94AA" w14:textId="77777777" w:rsidR="00B73BD0" w:rsidRPr="00B02CCC" w:rsidDel="00F34F38" w:rsidRDefault="00B73BD0" w:rsidP="00FE24EB">
            <w:pPr>
              <w:spacing w:before="0"/>
              <w:jc w:val="left"/>
              <w:rPr>
                <w:lang w:val="en-GB"/>
              </w:rPr>
            </w:pPr>
            <w:r w:rsidRPr="00B02CCC">
              <w:rPr>
                <w:lang w:val="en-GB"/>
              </w:rPr>
              <w:t>TS Updated by E156103</w:t>
            </w:r>
          </w:p>
        </w:tc>
        <w:tc>
          <w:tcPr>
            <w:tcW w:w="1559" w:type="dxa"/>
            <w:vMerge/>
            <w:vAlign w:val="center"/>
          </w:tcPr>
          <w:p w14:paraId="2A27266F" w14:textId="77777777" w:rsidR="00B73BD0" w:rsidRPr="00B02CCC" w:rsidRDefault="00B73BD0" w:rsidP="00FE24EB">
            <w:pPr>
              <w:spacing w:before="0"/>
              <w:jc w:val="left"/>
              <w:rPr>
                <w:rFonts w:cs="Arial"/>
                <w:lang w:val="en-GB"/>
              </w:rPr>
            </w:pPr>
          </w:p>
        </w:tc>
      </w:tr>
      <w:tr w:rsidR="00B73BD0" w:rsidRPr="00B02CCC" w14:paraId="3B0D12CE" w14:textId="77777777" w:rsidTr="57F23EA6">
        <w:tc>
          <w:tcPr>
            <w:tcW w:w="1440" w:type="dxa"/>
            <w:vMerge/>
            <w:vAlign w:val="center"/>
          </w:tcPr>
          <w:p w14:paraId="2D8EEF5B" w14:textId="77777777" w:rsidR="00B73BD0" w:rsidRPr="00B02CCC" w:rsidRDefault="00B73BD0" w:rsidP="00FE24EB">
            <w:pPr>
              <w:spacing w:before="0"/>
              <w:jc w:val="left"/>
              <w:rPr>
                <w:lang w:val="en-GB"/>
              </w:rPr>
            </w:pPr>
          </w:p>
        </w:tc>
        <w:tc>
          <w:tcPr>
            <w:tcW w:w="1620" w:type="dxa"/>
            <w:vAlign w:val="center"/>
          </w:tcPr>
          <w:p w14:paraId="5F8141BC" w14:textId="77777777" w:rsidR="00B73BD0" w:rsidRPr="00B02CCC" w:rsidRDefault="00B73BD0" w:rsidP="00FE24EB">
            <w:pPr>
              <w:spacing w:before="0"/>
              <w:jc w:val="left"/>
              <w:rPr>
                <w:lang w:val="en-GB"/>
              </w:rPr>
            </w:pPr>
            <w:r w:rsidRPr="00B02CCC">
              <w:rPr>
                <w:lang w:val="en-GB"/>
              </w:rPr>
              <w:t xml:space="preserve"> 25-Aug-2014</w:t>
            </w:r>
          </w:p>
        </w:tc>
        <w:tc>
          <w:tcPr>
            <w:tcW w:w="4453" w:type="dxa"/>
            <w:vAlign w:val="center"/>
          </w:tcPr>
          <w:p w14:paraId="7CC3B4AA" w14:textId="77777777" w:rsidR="00B73BD0" w:rsidRPr="00B02CCC" w:rsidRDefault="00B73BD0" w:rsidP="00FE24EB">
            <w:pPr>
              <w:spacing w:before="0"/>
              <w:jc w:val="left"/>
              <w:rPr>
                <w:b/>
                <w:bCs/>
                <w:u w:val="single"/>
                <w:lang w:val="en-GB"/>
              </w:rPr>
            </w:pPr>
            <w:r w:rsidRPr="00B02CCC">
              <w:rPr>
                <w:b/>
                <w:bCs/>
                <w:u w:val="single"/>
                <w:lang w:val="en-GB"/>
              </w:rPr>
              <w:t>GTP – CRQ000000069195:</w:t>
            </w:r>
          </w:p>
          <w:p w14:paraId="7AF6E91F" w14:textId="77777777" w:rsidR="00B73BD0" w:rsidRPr="00B02CCC" w:rsidRDefault="00B73BD0" w:rsidP="00FE24EB">
            <w:pPr>
              <w:spacing w:before="0"/>
              <w:jc w:val="left"/>
              <w:rPr>
                <w:lang w:val="en-GB"/>
              </w:rPr>
            </w:pPr>
            <w:r w:rsidRPr="00B02CCC">
              <w:rPr>
                <w:lang w:val="en-GB"/>
              </w:rPr>
              <w:t>Development split into two parts</w:t>
            </w:r>
          </w:p>
        </w:tc>
        <w:tc>
          <w:tcPr>
            <w:tcW w:w="1559" w:type="dxa"/>
            <w:vMerge/>
            <w:vAlign w:val="center"/>
          </w:tcPr>
          <w:p w14:paraId="6D5A44C4" w14:textId="77777777" w:rsidR="00B73BD0" w:rsidRPr="00B02CCC" w:rsidRDefault="00B73BD0" w:rsidP="00FE24EB">
            <w:pPr>
              <w:spacing w:before="0"/>
              <w:jc w:val="left"/>
              <w:rPr>
                <w:lang w:val="en-GB"/>
              </w:rPr>
            </w:pPr>
          </w:p>
        </w:tc>
      </w:tr>
      <w:tr w:rsidR="00B73BD0" w:rsidRPr="00B02CCC" w14:paraId="7ED8EC45" w14:textId="77777777" w:rsidTr="57F23EA6">
        <w:tc>
          <w:tcPr>
            <w:tcW w:w="1440" w:type="dxa"/>
            <w:vMerge/>
            <w:vAlign w:val="center"/>
          </w:tcPr>
          <w:p w14:paraId="7F974F8F" w14:textId="77777777" w:rsidR="00B73BD0" w:rsidRPr="00B02CCC" w:rsidRDefault="00B73BD0" w:rsidP="00FE24EB">
            <w:pPr>
              <w:spacing w:before="0"/>
              <w:jc w:val="left"/>
              <w:rPr>
                <w:lang w:val="en-GB"/>
              </w:rPr>
            </w:pPr>
          </w:p>
        </w:tc>
        <w:tc>
          <w:tcPr>
            <w:tcW w:w="1620" w:type="dxa"/>
            <w:vAlign w:val="center"/>
          </w:tcPr>
          <w:p w14:paraId="6AD42246" w14:textId="77777777" w:rsidR="00B73BD0" w:rsidRPr="00B02CCC" w:rsidRDefault="00B73BD0" w:rsidP="00FE24EB">
            <w:pPr>
              <w:spacing w:before="0"/>
              <w:jc w:val="left"/>
              <w:rPr>
                <w:lang w:val="en-GB"/>
              </w:rPr>
            </w:pPr>
            <w:r w:rsidRPr="00B02CCC">
              <w:rPr>
                <w:lang w:val="en-GB"/>
              </w:rPr>
              <w:t>19-Sep-2014</w:t>
            </w:r>
          </w:p>
        </w:tc>
        <w:tc>
          <w:tcPr>
            <w:tcW w:w="4453" w:type="dxa"/>
            <w:vAlign w:val="center"/>
          </w:tcPr>
          <w:p w14:paraId="6733C4E6" w14:textId="77777777" w:rsidR="00B73BD0" w:rsidRPr="00B02CCC" w:rsidRDefault="00B73BD0" w:rsidP="00FE24EB">
            <w:pPr>
              <w:spacing w:before="0"/>
              <w:jc w:val="left"/>
              <w:rPr>
                <w:lang w:val="en-GB"/>
              </w:rPr>
            </w:pPr>
            <w:r w:rsidRPr="00B02CCC">
              <w:rPr>
                <w:lang w:val="en-GB"/>
              </w:rPr>
              <w:t>BFs in new TR</w:t>
            </w:r>
          </w:p>
        </w:tc>
        <w:tc>
          <w:tcPr>
            <w:tcW w:w="1559" w:type="dxa"/>
            <w:vMerge w:val="restart"/>
            <w:vAlign w:val="center"/>
          </w:tcPr>
          <w:p w14:paraId="481593EE" w14:textId="77777777" w:rsidR="00B73BD0" w:rsidRPr="00B02CCC" w:rsidRDefault="00B73BD0" w:rsidP="00FE24EB">
            <w:pPr>
              <w:spacing w:before="0"/>
              <w:jc w:val="left"/>
              <w:rPr>
                <w:lang w:val="en-GB"/>
              </w:rPr>
            </w:pPr>
            <w:r w:rsidRPr="00B02CCC">
              <w:rPr>
                <w:lang w:val="en-GB"/>
              </w:rPr>
              <w:t>DE1K958407</w:t>
            </w:r>
          </w:p>
        </w:tc>
      </w:tr>
      <w:tr w:rsidR="00B73BD0" w:rsidRPr="00B02CCC" w14:paraId="44CE0D5A" w14:textId="77777777" w:rsidTr="57F23EA6">
        <w:tc>
          <w:tcPr>
            <w:tcW w:w="1440" w:type="dxa"/>
            <w:vMerge/>
            <w:vAlign w:val="center"/>
          </w:tcPr>
          <w:p w14:paraId="62ED18F6" w14:textId="77777777" w:rsidR="00B73BD0" w:rsidRPr="00B02CCC" w:rsidRDefault="00B73BD0" w:rsidP="00FE24EB">
            <w:pPr>
              <w:spacing w:before="0"/>
              <w:jc w:val="left"/>
              <w:rPr>
                <w:lang w:val="en-GB"/>
              </w:rPr>
            </w:pPr>
          </w:p>
        </w:tc>
        <w:tc>
          <w:tcPr>
            <w:tcW w:w="1620" w:type="dxa"/>
            <w:vAlign w:val="center"/>
          </w:tcPr>
          <w:p w14:paraId="3CE385FC" w14:textId="77777777" w:rsidR="00B73BD0" w:rsidRPr="00B02CCC" w:rsidRDefault="00B73BD0" w:rsidP="00FE24EB">
            <w:pPr>
              <w:spacing w:before="0"/>
              <w:jc w:val="left"/>
              <w:rPr>
                <w:lang w:val="en-GB"/>
              </w:rPr>
            </w:pPr>
            <w:r w:rsidRPr="00B02CCC">
              <w:rPr>
                <w:lang w:val="en-GB"/>
              </w:rPr>
              <w:t>07-Oct-2014</w:t>
            </w:r>
          </w:p>
        </w:tc>
        <w:tc>
          <w:tcPr>
            <w:tcW w:w="4453" w:type="dxa"/>
            <w:vAlign w:val="center"/>
          </w:tcPr>
          <w:p w14:paraId="7F97EE9B" w14:textId="77777777" w:rsidR="00B73BD0" w:rsidRPr="00B02CCC" w:rsidRDefault="00B73BD0" w:rsidP="00FE24EB">
            <w:pPr>
              <w:spacing w:before="0"/>
              <w:jc w:val="left"/>
              <w:rPr>
                <w:lang w:val="en-GB"/>
              </w:rPr>
            </w:pPr>
            <w:r w:rsidRPr="00B02CCC">
              <w:rPr>
                <w:lang w:val="en-GB"/>
              </w:rPr>
              <w:t>Additional changes by MSH</w:t>
            </w:r>
          </w:p>
        </w:tc>
        <w:tc>
          <w:tcPr>
            <w:tcW w:w="1559" w:type="dxa"/>
            <w:vMerge/>
            <w:vAlign w:val="center"/>
          </w:tcPr>
          <w:p w14:paraId="02A9BD41" w14:textId="77777777" w:rsidR="00B73BD0" w:rsidRPr="00B02CCC" w:rsidRDefault="00B73BD0" w:rsidP="00FE24EB">
            <w:pPr>
              <w:spacing w:before="0"/>
              <w:jc w:val="left"/>
              <w:rPr>
                <w:lang w:val="en-GB"/>
              </w:rPr>
            </w:pPr>
          </w:p>
        </w:tc>
      </w:tr>
      <w:tr w:rsidR="00B73BD0" w:rsidRPr="00B02CCC" w14:paraId="5E90C073" w14:textId="77777777" w:rsidTr="57F23EA6">
        <w:tc>
          <w:tcPr>
            <w:tcW w:w="1440" w:type="dxa"/>
            <w:vMerge/>
            <w:vAlign w:val="center"/>
          </w:tcPr>
          <w:p w14:paraId="2FE30C04" w14:textId="77777777" w:rsidR="00B73BD0" w:rsidRPr="00B02CCC" w:rsidRDefault="00B73BD0" w:rsidP="00FE24EB">
            <w:pPr>
              <w:spacing w:before="0"/>
              <w:jc w:val="left"/>
              <w:rPr>
                <w:lang w:val="en-GB"/>
              </w:rPr>
            </w:pPr>
          </w:p>
        </w:tc>
        <w:tc>
          <w:tcPr>
            <w:tcW w:w="1620" w:type="dxa"/>
            <w:vAlign w:val="center"/>
          </w:tcPr>
          <w:p w14:paraId="3450C986" w14:textId="77777777" w:rsidR="00B73BD0" w:rsidRPr="00B02CCC" w:rsidRDefault="00B73BD0" w:rsidP="00FE24EB">
            <w:pPr>
              <w:spacing w:before="0"/>
              <w:jc w:val="left"/>
              <w:rPr>
                <w:lang w:val="en-GB"/>
              </w:rPr>
            </w:pPr>
            <w:r w:rsidRPr="00B02CCC">
              <w:rPr>
                <w:lang w:val="en-GB"/>
              </w:rPr>
              <w:t>14-Oct-2014</w:t>
            </w:r>
          </w:p>
        </w:tc>
        <w:tc>
          <w:tcPr>
            <w:tcW w:w="4453" w:type="dxa"/>
            <w:vAlign w:val="center"/>
          </w:tcPr>
          <w:p w14:paraId="1A4FEBE1" w14:textId="77777777" w:rsidR="00B73BD0" w:rsidRPr="00B02CCC" w:rsidRDefault="00B73BD0" w:rsidP="00FE24EB">
            <w:pPr>
              <w:spacing w:before="0"/>
              <w:jc w:val="left"/>
              <w:rPr>
                <w:lang w:val="en-GB"/>
              </w:rPr>
            </w:pPr>
            <w:r w:rsidRPr="00B02CCC">
              <w:rPr>
                <w:lang w:val="en-GB"/>
              </w:rPr>
              <w:t>Technical update by MSH</w:t>
            </w:r>
          </w:p>
        </w:tc>
        <w:tc>
          <w:tcPr>
            <w:tcW w:w="1559" w:type="dxa"/>
            <w:vMerge/>
            <w:vAlign w:val="center"/>
          </w:tcPr>
          <w:p w14:paraId="0718D42F" w14:textId="77777777" w:rsidR="00B73BD0" w:rsidRPr="00B02CCC" w:rsidRDefault="00B73BD0" w:rsidP="00FE24EB">
            <w:pPr>
              <w:spacing w:before="0"/>
              <w:jc w:val="left"/>
              <w:rPr>
                <w:lang w:val="en-GB"/>
              </w:rPr>
            </w:pPr>
          </w:p>
        </w:tc>
      </w:tr>
      <w:tr w:rsidR="00B73BD0" w:rsidRPr="00B02CCC" w14:paraId="442CB60D" w14:textId="77777777" w:rsidTr="57F23EA6">
        <w:tc>
          <w:tcPr>
            <w:tcW w:w="1440" w:type="dxa"/>
            <w:vMerge/>
            <w:vAlign w:val="center"/>
          </w:tcPr>
          <w:p w14:paraId="7233F083" w14:textId="77777777" w:rsidR="00B73BD0" w:rsidRPr="00B02CCC" w:rsidRDefault="00B73BD0" w:rsidP="00FE24EB">
            <w:pPr>
              <w:spacing w:before="0"/>
              <w:jc w:val="left"/>
              <w:rPr>
                <w:lang w:val="en-GB"/>
              </w:rPr>
            </w:pPr>
          </w:p>
        </w:tc>
        <w:tc>
          <w:tcPr>
            <w:tcW w:w="1620" w:type="dxa"/>
            <w:vAlign w:val="center"/>
          </w:tcPr>
          <w:p w14:paraId="4D9ED1A4" w14:textId="77777777" w:rsidR="00B73BD0" w:rsidRPr="00B02CCC" w:rsidRDefault="00B73BD0" w:rsidP="00FE24EB">
            <w:pPr>
              <w:spacing w:before="0"/>
              <w:jc w:val="left"/>
              <w:rPr>
                <w:lang w:val="en-GB"/>
              </w:rPr>
            </w:pPr>
            <w:r w:rsidRPr="00B02CCC">
              <w:rPr>
                <w:lang w:val="en-GB"/>
              </w:rPr>
              <w:t>15-Oct-2014</w:t>
            </w:r>
          </w:p>
        </w:tc>
        <w:tc>
          <w:tcPr>
            <w:tcW w:w="4453" w:type="dxa"/>
            <w:vAlign w:val="center"/>
          </w:tcPr>
          <w:p w14:paraId="60DD6AC0" w14:textId="77777777" w:rsidR="00B73BD0" w:rsidRPr="00B02CCC" w:rsidRDefault="00B73BD0" w:rsidP="00FE24EB">
            <w:pPr>
              <w:spacing w:before="0"/>
              <w:jc w:val="left"/>
              <w:rPr>
                <w:lang w:val="en-GB"/>
              </w:rPr>
            </w:pPr>
            <w:r w:rsidRPr="00B02CCC">
              <w:rPr>
                <w:lang w:val="en-GB"/>
              </w:rPr>
              <w:t>Technical update by E604362</w:t>
            </w:r>
          </w:p>
        </w:tc>
        <w:tc>
          <w:tcPr>
            <w:tcW w:w="1559" w:type="dxa"/>
            <w:vMerge/>
            <w:vAlign w:val="center"/>
          </w:tcPr>
          <w:p w14:paraId="2955305A" w14:textId="77777777" w:rsidR="00B73BD0" w:rsidRPr="00B02CCC" w:rsidRDefault="00B73BD0" w:rsidP="00FE24EB">
            <w:pPr>
              <w:spacing w:before="0"/>
              <w:jc w:val="left"/>
              <w:rPr>
                <w:lang w:val="en-GB"/>
              </w:rPr>
            </w:pPr>
          </w:p>
        </w:tc>
      </w:tr>
      <w:tr w:rsidR="00B73BD0" w:rsidRPr="00B02CCC" w14:paraId="624876D8" w14:textId="77777777" w:rsidTr="57F23EA6">
        <w:tc>
          <w:tcPr>
            <w:tcW w:w="1440" w:type="dxa"/>
            <w:vMerge/>
            <w:vAlign w:val="center"/>
          </w:tcPr>
          <w:p w14:paraId="0250E3E6" w14:textId="77777777" w:rsidR="00B73BD0" w:rsidRPr="00B02CCC" w:rsidRDefault="00B73BD0" w:rsidP="00FE24EB">
            <w:pPr>
              <w:spacing w:before="0"/>
              <w:jc w:val="left"/>
              <w:rPr>
                <w:lang w:val="en-GB"/>
              </w:rPr>
            </w:pPr>
          </w:p>
        </w:tc>
        <w:tc>
          <w:tcPr>
            <w:tcW w:w="1620" w:type="dxa"/>
            <w:vAlign w:val="center"/>
          </w:tcPr>
          <w:p w14:paraId="7443937E" w14:textId="77777777" w:rsidR="00B73BD0" w:rsidRPr="00B02CCC" w:rsidRDefault="00B73BD0" w:rsidP="00FE24EB">
            <w:pPr>
              <w:spacing w:before="0"/>
              <w:jc w:val="left"/>
              <w:rPr>
                <w:lang w:val="en-GB"/>
              </w:rPr>
            </w:pPr>
            <w:r w:rsidRPr="00B02CCC">
              <w:rPr>
                <w:lang w:val="en-GB"/>
              </w:rPr>
              <w:t>10-Nov-2014</w:t>
            </w:r>
          </w:p>
        </w:tc>
        <w:tc>
          <w:tcPr>
            <w:tcW w:w="4453" w:type="dxa"/>
            <w:vAlign w:val="center"/>
          </w:tcPr>
          <w:p w14:paraId="5F7E37AB" w14:textId="77777777" w:rsidR="00B73BD0" w:rsidRPr="00B02CCC" w:rsidRDefault="00B73BD0" w:rsidP="00FE24EB">
            <w:pPr>
              <w:spacing w:before="0"/>
              <w:jc w:val="left"/>
              <w:rPr>
                <w:lang w:val="en-GB"/>
              </w:rPr>
            </w:pPr>
            <w:r w:rsidRPr="00B02CCC">
              <w:rPr>
                <w:lang w:val="en-GB"/>
              </w:rPr>
              <w:t>Formal adjustments by RLE</w:t>
            </w:r>
          </w:p>
        </w:tc>
        <w:tc>
          <w:tcPr>
            <w:tcW w:w="1559" w:type="dxa"/>
            <w:vAlign w:val="center"/>
          </w:tcPr>
          <w:p w14:paraId="082A854C" w14:textId="77777777" w:rsidR="00B73BD0" w:rsidRPr="00B02CCC" w:rsidRDefault="00B73BD0" w:rsidP="00FE24EB">
            <w:pPr>
              <w:spacing w:before="0"/>
              <w:jc w:val="left"/>
              <w:rPr>
                <w:lang w:val="en-GB"/>
              </w:rPr>
            </w:pPr>
            <w:r w:rsidRPr="00B02CCC">
              <w:rPr>
                <w:lang w:val="en-GB"/>
              </w:rPr>
              <w:t>N/A</w:t>
            </w:r>
          </w:p>
        </w:tc>
      </w:tr>
      <w:tr w:rsidR="00B73BD0" w:rsidRPr="00B02CCC" w14:paraId="6BDCF0D2" w14:textId="77777777" w:rsidTr="57F23EA6">
        <w:tc>
          <w:tcPr>
            <w:tcW w:w="1440" w:type="dxa"/>
            <w:vMerge w:val="restart"/>
            <w:vAlign w:val="center"/>
          </w:tcPr>
          <w:p w14:paraId="11042C31" w14:textId="77777777" w:rsidR="00B73BD0" w:rsidRPr="00B02CCC" w:rsidRDefault="00B73BD0" w:rsidP="00FE24EB">
            <w:pPr>
              <w:spacing w:before="0"/>
              <w:jc w:val="left"/>
              <w:rPr>
                <w:lang w:val="en-GB"/>
              </w:rPr>
            </w:pPr>
            <w:r w:rsidRPr="00B02CCC">
              <w:rPr>
                <w:lang w:val="en-GB"/>
              </w:rPr>
              <w:t>02</w:t>
            </w:r>
          </w:p>
        </w:tc>
        <w:tc>
          <w:tcPr>
            <w:tcW w:w="1620" w:type="dxa"/>
            <w:vAlign w:val="center"/>
          </w:tcPr>
          <w:p w14:paraId="6820009B" w14:textId="77777777" w:rsidR="00B73BD0" w:rsidRPr="00B02CCC" w:rsidRDefault="00B73BD0" w:rsidP="00FE24EB">
            <w:pPr>
              <w:spacing w:before="0"/>
              <w:jc w:val="left"/>
              <w:rPr>
                <w:lang w:val="en-GB"/>
              </w:rPr>
            </w:pPr>
            <w:r w:rsidRPr="00B02CCC">
              <w:rPr>
                <w:lang w:val="en-GB"/>
              </w:rPr>
              <w:t>19-Nov-2014</w:t>
            </w:r>
          </w:p>
        </w:tc>
        <w:tc>
          <w:tcPr>
            <w:tcW w:w="4453" w:type="dxa"/>
            <w:vAlign w:val="center"/>
          </w:tcPr>
          <w:p w14:paraId="2EC42BFA" w14:textId="77777777" w:rsidR="00B73BD0" w:rsidRPr="00B02CCC" w:rsidRDefault="00B73BD0" w:rsidP="00FE24EB">
            <w:pPr>
              <w:spacing w:before="0"/>
              <w:jc w:val="left"/>
              <w:rPr>
                <w:b/>
                <w:bCs/>
                <w:u w:val="single"/>
                <w:lang w:val="en-GB"/>
              </w:rPr>
            </w:pPr>
            <w:r w:rsidRPr="00B02CCC">
              <w:rPr>
                <w:b/>
                <w:bCs/>
                <w:u w:val="single"/>
                <w:lang w:val="en-GB"/>
              </w:rPr>
              <w:t>GTP – CRQ000000072200:</w:t>
            </w:r>
          </w:p>
          <w:p w14:paraId="36D7DE5A" w14:textId="77777777" w:rsidR="00B73BD0" w:rsidRPr="00B02CCC" w:rsidRDefault="00B73BD0" w:rsidP="00FE24EB">
            <w:pPr>
              <w:spacing w:before="0"/>
              <w:jc w:val="left"/>
              <w:rPr>
                <w:lang w:val="en-GB"/>
              </w:rPr>
            </w:pPr>
            <w:r w:rsidRPr="00B02CCC">
              <w:rPr>
                <w:lang w:val="en-GB"/>
              </w:rPr>
              <w:t>GTP Payment Request: For FI down payments the PO number in the booking gets the value '0'.</w:t>
            </w:r>
          </w:p>
        </w:tc>
        <w:tc>
          <w:tcPr>
            <w:tcW w:w="1559" w:type="dxa"/>
            <w:vMerge w:val="restart"/>
            <w:vAlign w:val="center"/>
          </w:tcPr>
          <w:p w14:paraId="1279F5F2" w14:textId="77777777" w:rsidR="00B73BD0" w:rsidRPr="00B02CCC" w:rsidRDefault="00B73BD0" w:rsidP="00FE24EB">
            <w:pPr>
              <w:spacing w:before="0"/>
              <w:jc w:val="left"/>
              <w:rPr>
                <w:lang w:val="en-GB"/>
              </w:rPr>
            </w:pPr>
            <w:r w:rsidRPr="00B02CCC">
              <w:rPr>
                <w:lang w:val="en-GB"/>
              </w:rPr>
              <w:t>DE1K959627</w:t>
            </w:r>
          </w:p>
        </w:tc>
      </w:tr>
      <w:tr w:rsidR="00B73BD0" w:rsidRPr="00B02CCC" w14:paraId="2A43443D" w14:textId="77777777" w:rsidTr="57F23EA6">
        <w:tc>
          <w:tcPr>
            <w:tcW w:w="1440" w:type="dxa"/>
            <w:vMerge/>
            <w:vAlign w:val="center"/>
          </w:tcPr>
          <w:p w14:paraId="160F9311" w14:textId="77777777" w:rsidR="00B73BD0" w:rsidRPr="00B02CCC" w:rsidRDefault="00B73BD0" w:rsidP="00FE24EB">
            <w:pPr>
              <w:spacing w:before="0"/>
              <w:jc w:val="left"/>
              <w:rPr>
                <w:lang w:val="en-GB"/>
              </w:rPr>
            </w:pPr>
          </w:p>
        </w:tc>
        <w:tc>
          <w:tcPr>
            <w:tcW w:w="1620" w:type="dxa"/>
            <w:vAlign w:val="center"/>
          </w:tcPr>
          <w:p w14:paraId="6E89A081" w14:textId="77777777" w:rsidR="00B73BD0" w:rsidRPr="00B02CCC" w:rsidRDefault="00B73BD0" w:rsidP="00FE24EB">
            <w:pPr>
              <w:spacing w:before="0"/>
              <w:jc w:val="left"/>
              <w:rPr>
                <w:lang w:val="en-GB"/>
              </w:rPr>
            </w:pPr>
            <w:r w:rsidRPr="00B02CCC">
              <w:rPr>
                <w:lang w:val="en-GB"/>
              </w:rPr>
              <w:t>04-Dec-2014</w:t>
            </w:r>
          </w:p>
        </w:tc>
        <w:tc>
          <w:tcPr>
            <w:tcW w:w="4453" w:type="dxa"/>
            <w:vAlign w:val="center"/>
          </w:tcPr>
          <w:p w14:paraId="30DF70F2" w14:textId="77777777" w:rsidR="00B73BD0" w:rsidRPr="00B02CCC" w:rsidRDefault="00B73BD0" w:rsidP="00FE24EB">
            <w:pPr>
              <w:spacing w:before="0"/>
              <w:jc w:val="left"/>
              <w:rPr>
                <w:lang w:val="en-GB"/>
              </w:rPr>
            </w:pPr>
            <w:r w:rsidRPr="00B02CCC">
              <w:rPr>
                <w:lang w:val="en-GB"/>
              </w:rPr>
              <w:t>Technical update by MSH</w:t>
            </w:r>
          </w:p>
        </w:tc>
        <w:tc>
          <w:tcPr>
            <w:tcW w:w="1559" w:type="dxa"/>
            <w:vMerge/>
            <w:vAlign w:val="center"/>
          </w:tcPr>
          <w:p w14:paraId="06FCC5F7" w14:textId="77777777" w:rsidR="00B73BD0" w:rsidRPr="00B02CCC" w:rsidRDefault="00B73BD0" w:rsidP="00FE24EB">
            <w:pPr>
              <w:spacing w:before="0"/>
              <w:jc w:val="left"/>
              <w:rPr>
                <w:lang w:val="en-GB"/>
              </w:rPr>
            </w:pPr>
          </w:p>
        </w:tc>
      </w:tr>
      <w:tr w:rsidR="00B73BD0" w:rsidRPr="00B02CCC" w14:paraId="7286E007" w14:textId="77777777" w:rsidTr="57F23EA6">
        <w:tc>
          <w:tcPr>
            <w:tcW w:w="1440" w:type="dxa"/>
            <w:vMerge/>
            <w:vAlign w:val="center"/>
          </w:tcPr>
          <w:p w14:paraId="719D91C7" w14:textId="77777777" w:rsidR="00B73BD0" w:rsidRPr="00B02CCC" w:rsidRDefault="00B73BD0" w:rsidP="00FE24EB">
            <w:pPr>
              <w:spacing w:before="0"/>
              <w:jc w:val="left"/>
              <w:rPr>
                <w:lang w:val="en-GB"/>
              </w:rPr>
            </w:pPr>
          </w:p>
        </w:tc>
        <w:tc>
          <w:tcPr>
            <w:tcW w:w="1620" w:type="dxa"/>
            <w:vAlign w:val="center"/>
          </w:tcPr>
          <w:p w14:paraId="44EE7348" w14:textId="77777777" w:rsidR="00B73BD0" w:rsidRPr="00B02CCC" w:rsidRDefault="00B73BD0" w:rsidP="00FE24EB">
            <w:pPr>
              <w:spacing w:before="0"/>
              <w:jc w:val="left"/>
              <w:rPr>
                <w:lang w:val="en-GB"/>
              </w:rPr>
            </w:pPr>
            <w:r w:rsidRPr="00B02CCC">
              <w:rPr>
                <w:lang w:val="en-GB"/>
              </w:rPr>
              <w:t>04-Dec-2014</w:t>
            </w:r>
          </w:p>
        </w:tc>
        <w:tc>
          <w:tcPr>
            <w:tcW w:w="4453" w:type="dxa"/>
            <w:vAlign w:val="center"/>
          </w:tcPr>
          <w:p w14:paraId="0AC971E4" w14:textId="77777777" w:rsidR="00B73BD0" w:rsidRPr="00B02CCC" w:rsidRDefault="00B73BD0" w:rsidP="00FE24EB">
            <w:pPr>
              <w:spacing w:before="0"/>
              <w:jc w:val="left"/>
              <w:rPr>
                <w:lang w:val="en-GB"/>
              </w:rPr>
            </w:pPr>
            <w:r w:rsidRPr="00B02CCC">
              <w:rPr>
                <w:lang w:val="en-GB"/>
              </w:rPr>
              <w:t>Formal adjustments by RLE</w:t>
            </w:r>
          </w:p>
        </w:tc>
        <w:tc>
          <w:tcPr>
            <w:tcW w:w="1559" w:type="dxa"/>
            <w:vAlign w:val="center"/>
          </w:tcPr>
          <w:p w14:paraId="6D22FE68" w14:textId="77777777" w:rsidR="00B73BD0" w:rsidRPr="00B02CCC" w:rsidRDefault="00B73BD0" w:rsidP="00FE24EB">
            <w:pPr>
              <w:spacing w:before="0"/>
              <w:jc w:val="left"/>
              <w:rPr>
                <w:lang w:val="en-GB"/>
              </w:rPr>
            </w:pPr>
            <w:r w:rsidRPr="00B02CCC">
              <w:rPr>
                <w:lang w:val="en-GB"/>
              </w:rPr>
              <w:t>N/A</w:t>
            </w:r>
          </w:p>
        </w:tc>
      </w:tr>
      <w:tr w:rsidR="00B73BD0" w:rsidRPr="00B02CCC" w14:paraId="4D0EE678" w14:textId="77777777" w:rsidTr="57F23EA6">
        <w:tc>
          <w:tcPr>
            <w:tcW w:w="1440" w:type="dxa"/>
            <w:vMerge w:val="restart"/>
            <w:vAlign w:val="center"/>
          </w:tcPr>
          <w:p w14:paraId="3B4D5D50" w14:textId="77777777" w:rsidR="00B73BD0" w:rsidRPr="00B02CCC" w:rsidRDefault="00B73BD0" w:rsidP="00FE24EB">
            <w:pPr>
              <w:spacing w:before="0"/>
              <w:jc w:val="left"/>
              <w:rPr>
                <w:lang w:val="en-GB"/>
              </w:rPr>
            </w:pPr>
            <w:r w:rsidRPr="00B02CCC">
              <w:rPr>
                <w:lang w:val="en-GB"/>
              </w:rPr>
              <w:t>03</w:t>
            </w:r>
          </w:p>
        </w:tc>
        <w:tc>
          <w:tcPr>
            <w:tcW w:w="1620" w:type="dxa"/>
            <w:vAlign w:val="center"/>
          </w:tcPr>
          <w:p w14:paraId="220187C7" w14:textId="77777777" w:rsidR="00B73BD0" w:rsidRPr="00B02CCC" w:rsidRDefault="00B73BD0" w:rsidP="00FE24EB">
            <w:pPr>
              <w:spacing w:before="0"/>
              <w:jc w:val="left"/>
              <w:rPr>
                <w:lang w:val="en-GB"/>
              </w:rPr>
            </w:pPr>
            <w:r w:rsidRPr="00B02CCC">
              <w:rPr>
                <w:lang w:val="en-GB"/>
              </w:rPr>
              <w:t>15-Jan-2015</w:t>
            </w:r>
          </w:p>
        </w:tc>
        <w:tc>
          <w:tcPr>
            <w:tcW w:w="4453" w:type="dxa"/>
            <w:vAlign w:val="center"/>
          </w:tcPr>
          <w:p w14:paraId="2FC29C3C" w14:textId="77777777" w:rsidR="00B73BD0" w:rsidRPr="00B02CCC" w:rsidRDefault="00B73BD0" w:rsidP="00FE24EB">
            <w:pPr>
              <w:spacing w:before="0"/>
              <w:jc w:val="left"/>
              <w:rPr>
                <w:b/>
                <w:bCs/>
                <w:u w:val="single"/>
                <w:lang w:val="en-GB"/>
              </w:rPr>
            </w:pPr>
            <w:r w:rsidRPr="00B02CCC">
              <w:rPr>
                <w:b/>
                <w:bCs/>
                <w:u w:val="single"/>
                <w:lang w:val="en-GB"/>
              </w:rPr>
              <w:t>GTP – CRQ000000074685</w:t>
            </w:r>
          </w:p>
          <w:p w14:paraId="57F07373" w14:textId="77777777" w:rsidR="00B73BD0" w:rsidRPr="00B02CCC" w:rsidRDefault="00B73BD0" w:rsidP="00FE24EB">
            <w:pPr>
              <w:spacing w:before="0"/>
              <w:jc w:val="left"/>
              <w:rPr>
                <w:lang w:val="en-GB"/>
              </w:rPr>
            </w:pPr>
            <w:r w:rsidRPr="00B02CCC">
              <w:rPr>
                <w:lang w:val="en-GB"/>
              </w:rPr>
              <w:t>ECC - Payment Request V3b for GTP</w:t>
            </w:r>
          </w:p>
        </w:tc>
        <w:tc>
          <w:tcPr>
            <w:tcW w:w="1559" w:type="dxa"/>
            <w:vAlign w:val="center"/>
          </w:tcPr>
          <w:p w14:paraId="3E89F1D2" w14:textId="77777777" w:rsidR="00B73BD0" w:rsidRPr="00B02CCC" w:rsidRDefault="00B73BD0" w:rsidP="00FE24EB">
            <w:pPr>
              <w:spacing w:before="0"/>
              <w:jc w:val="left"/>
              <w:rPr>
                <w:lang w:val="en-GB"/>
              </w:rPr>
            </w:pPr>
            <w:r w:rsidRPr="00B02CCC">
              <w:rPr>
                <w:lang w:val="en-GB"/>
              </w:rPr>
              <w:t>DE1K960618</w:t>
            </w:r>
          </w:p>
        </w:tc>
      </w:tr>
      <w:tr w:rsidR="00B73BD0" w:rsidRPr="00B02CCC" w14:paraId="60905F63" w14:textId="77777777" w:rsidTr="57F23EA6">
        <w:tc>
          <w:tcPr>
            <w:tcW w:w="1440" w:type="dxa"/>
            <w:vMerge/>
            <w:vAlign w:val="center"/>
          </w:tcPr>
          <w:p w14:paraId="4FAC79FC" w14:textId="77777777" w:rsidR="00B73BD0" w:rsidRPr="00B02CCC" w:rsidRDefault="00B73BD0" w:rsidP="00FE24EB">
            <w:pPr>
              <w:spacing w:before="0"/>
              <w:jc w:val="left"/>
              <w:rPr>
                <w:lang w:val="en-GB"/>
              </w:rPr>
            </w:pPr>
          </w:p>
        </w:tc>
        <w:tc>
          <w:tcPr>
            <w:tcW w:w="1620" w:type="dxa"/>
            <w:vAlign w:val="center"/>
          </w:tcPr>
          <w:p w14:paraId="26D0A412" w14:textId="77777777" w:rsidR="00B73BD0" w:rsidRPr="00B02CCC" w:rsidRDefault="00B73BD0" w:rsidP="00FE24EB">
            <w:pPr>
              <w:spacing w:before="0"/>
              <w:jc w:val="left"/>
              <w:rPr>
                <w:lang w:val="en-GB"/>
              </w:rPr>
            </w:pPr>
            <w:r w:rsidRPr="00B02CCC">
              <w:rPr>
                <w:lang w:val="en-GB"/>
              </w:rPr>
              <w:t>24-Feb-2015</w:t>
            </w:r>
          </w:p>
        </w:tc>
        <w:tc>
          <w:tcPr>
            <w:tcW w:w="4453" w:type="dxa"/>
            <w:vAlign w:val="center"/>
          </w:tcPr>
          <w:p w14:paraId="2D33131E" w14:textId="77777777" w:rsidR="00B73BD0" w:rsidRPr="00B02CCC" w:rsidRDefault="00B73BD0" w:rsidP="00FE24EB">
            <w:pPr>
              <w:spacing w:before="0"/>
              <w:jc w:val="left"/>
              <w:rPr>
                <w:lang w:val="en-GB"/>
              </w:rPr>
            </w:pPr>
            <w:r w:rsidRPr="00B02CCC">
              <w:rPr>
                <w:lang w:val="en-GB"/>
              </w:rPr>
              <w:t>ABR – TS updated</w:t>
            </w:r>
          </w:p>
        </w:tc>
        <w:tc>
          <w:tcPr>
            <w:tcW w:w="1559" w:type="dxa"/>
            <w:vAlign w:val="center"/>
          </w:tcPr>
          <w:p w14:paraId="1B7131CE" w14:textId="77777777" w:rsidR="00B73BD0" w:rsidRPr="00B02CCC" w:rsidRDefault="00B73BD0" w:rsidP="00FE24EB">
            <w:pPr>
              <w:spacing w:before="0"/>
              <w:jc w:val="left"/>
              <w:rPr>
                <w:lang w:val="en-GB"/>
              </w:rPr>
            </w:pPr>
            <w:r w:rsidRPr="00B02CCC">
              <w:rPr>
                <w:lang w:val="en-GB"/>
              </w:rPr>
              <w:t>N/A</w:t>
            </w:r>
          </w:p>
        </w:tc>
      </w:tr>
      <w:tr w:rsidR="00B73BD0" w:rsidRPr="00B02CCC" w14:paraId="29C934FA" w14:textId="77777777" w:rsidTr="57F23EA6">
        <w:tc>
          <w:tcPr>
            <w:tcW w:w="1440" w:type="dxa"/>
            <w:vMerge/>
            <w:vAlign w:val="center"/>
          </w:tcPr>
          <w:p w14:paraId="1DA8319C" w14:textId="77777777" w:rsidR="00B73BD0" w:rsidRPr="00B02CCC" w:rsidRDefault="00B73BD0" w:rsidP="00FE24EB">
            <w:pPr>
              <w:spacing w:before="0"/>
              <w:jc w:val="left"/>
              <w:rPr>
                <w:lang w:val="en-GB"/>
              </w:rPr>
            </w:pPr>
          </w:p>
        </w:tc>
        <w:tc>
          <w:tcPr>
            <w:tcW w:w="1620" w:type="dxa"/>
            <w:vAlign w:val="center"/>
          </w:tcPr>
          <w:p w14:paraId="5883DC93" w14:textId="77777777" w:rsidR="00B73BD0" w:rsidRPr="00B02CCC" w:rsidRDefault="00B73BD0" w:rsidP="00FE24EB">
            <w:pPr>
              <w:spacing w:before="0"/>
              <w:jc w:val="left"/>
              <w:rPr>
                <w:lang w:val="en-GB"/>
              </w:rPr>
            </w:pPr>
            <w:r w:rsidRPr="00B02CCC">
              <w:rPr>
                <w:lang w:val="en-GB"/>
              </w:rPr>
              <w:t>09-Mar-2015</w:t>
            </w:r>
          </w:p>
        </w:tc>
        <w:tc>
          <w:tcPr>
            <w:tcW w:w="4453" w:type="dxa"/>
            <w:vAlign w:val="center"/>
          </w:tcPr>
          <w:p w14:paraId="55B1E85D" w14:textId="77777777" w:rsidR="00B73BD0" w:rsidRPr="00B02CCC" w:rsidRDefault="00B73BD0" w:rsidP="00FE24EB">
            <w:pPr>
              <w:spacing w:before="0"/>
              <w:jc w:val="left"/>
              <w:rPr>
                <w:lang w:val="en-GB"/>
              </w:rPr>
            </w:pPr>
            <w:r w:rsidRPr="00B02CCC">
              <w:rPr>
                <w:lang w:val="en-GB"/>
              </w:rPr>
              <w:t>Formal adjustments by RLE</w:t>
            </w:r>
          </w:p>
        </w:tc>
        <w:tc>
          <w:tcPr>
            <w:tcW w:w="1559" w:type="dxa"/>
            <w:vAlign w:val="center"/>
          </w:tcPr>
          <w:p w14:paraId="252C2662" w14:textId="77777777" w:rsidR="00B73BD0" w:rsidRPr="00B02CCC" w:rsidRDefault="00B73BD0" w:rsidP="00FE24EB">
            <w:pPr>
              <w:spacing w:before="0"/>
              <w:jc w:val="left"/>
              <w:rPr>
                <w:lang w:val="en-GB"/>
              </w:rPr>
            </w:pPr>
            <w:r w:rsidRPr="00B02CCC">
              <w:rPr>
                <w:lang w:val="en-GB"/>
              </w:rPr>
              <w:t>N/A</w:t>
            </w:r>
          </w:p>
        </w:tc>
      </w:tr>
      <w:tr w:rsidR="00B73BD0" w:rsidRPr="00B02CCC" w14:paraId="7106ABA7" w14:textId="77777777" w:rsidTr="57F23EA6">
        <w:tc>
          <w:tcPr>
            <w:tcW w:w="1440" w:type="dxa"/>
            <w:vMerge/>
            <w:vAlign w:val="center"/>
          </w:tcPr>
          <w:p w14:paraId="27021737" w14:textId="77777777" w:rsidR="00B73BD0" w:rsidRPr="00B02CCC" w:rsidRDefault="00B73BD0" w:rsidP="00FE24EB">
            <w:pPr>
              <w:spacing w:before="0"/>
              <w:jc w:val="left"/>
              <w:rPr>
                <w:lang w:val="en-GB"/>
              </w:rPr>
            </w:pPr>
          </w:p>
        </w:tc>
        <w:tc>
          <w:tcPr>
            <w:tcW w:w="1620" w:type="dxa"/>
            <w:vAlign w:val="center"/>
          </w:tcPr>
          <w:p w14:paraId="16415BE5" w14:textId="77777777" w:rsidR="00B73BD0" w:rsidRPr="00B02CCC" w:rsidRDefault="00B73BD0" w:rsidP="00FE24EB">
            <w:pPr>
              <w:spacing w:before="0"/>
              <w:jc w:val="left"/>
              <w:rPr>
                <w:lang w:val="en-GB"/>
              </w:rPr>
            </w:pPr>
            <w:r w:rsidRPr="00B02CCC">
              <w:rPr>
                <w:lang w:val="en-GB"/>
              </w:rPr>
              <w:t>23-Oct-2015</w:t>
            </w:r>
          </w:p>
        </w:tc>
        <w:tc>
          <w:tcPr>
            <w:tcW w:w="4453" w:type="dxa"/>
            <w:vAlign w:val="center"/>
          </w:tcPr>
          <w:p w14:paraId="646F1B88" w14:textId="77777777" w:rsidR="00B73BD0" w:rsidRPr="00B02CCC" w:rsidRDefault="00B73BD0" w:rsidP="00FE24EB">
            <w:pPr>
              <w:spacing w:before="0"/>
              <w:jc w:val="left"/>
              <w:rPr>
                <w:lang w:val="en-GB"/>
              </w:rPr>
            </w:pPr>
            <w:r w:rsidRPr="00B02CCC">
              <w:rPr>
                <w:lang w:val="en-GB"/>
              </w:rPr>
              <w:t>ABR/RDL – UDD TS from previous CRQs still incomplete (very light), to be completed by next version04</w:t>
            </w:r>
          </w:p>
        </w:tc>
        <w:tc>
          <w:tcPr>
            <w:tcW w:w="1559" w:type="dxa"/>
            <w:vAlign w:val="center"/>
          </w:tcPr>
          <w:p w14:paraId="15802B37" w14:textId="77777777" w:rsidR="00B73BD0" w:rsidRPr="00B02CCC" w:rsidRDefault="00B73BD0" w:rsidP="00FE24EB">
            <w:pPr>
              <w:spacing w:before="0"/>
              <w:jc w:val="left"/>
              <w:rPr>
                <w:lang w:val="en-GB"/>
              </w:rPr>
            </w:pPr>
            <w:r w:rsidRPr="00B02CCC">
              <w:rPr>
                <w:lang w:val="en-GB"/>
              </w:rPr>
              <w:t>N/A</w:t>
            </w:r>
          </w:p>
        </w:tc>
      </w:tr>
      <w:tr w:rsidR="00B73BD0" w:rsidRPr="00B02CCC" w14:paraId="6358CC8F" w14:textId="77777777" w:rsidTr="57F23EA6">
        <w:tc>
          <w:tcPr>
            <w:tcW w:w="1440" w:type="dxa"/>
            <w:vMerge/>
            <w:vAlign w:val="center"/>
          </w:tcPr>
          <w:p w14:paraId="27F41B3B" w14:textId="77777777" w:rsidR="00B73BD0" w:rsidRPr="00B02CCC" w:rsidRDefault="00B73BD0" w:rsidP="00FE24EB">
            <w:pPr>
              <w:spacing w:before="0"/>
              <w:jc w:val="left"/>
              <w:rPr>
                <w:lang w:val="en-GB"/>
              </w:rPr>
            </w:pPr>
          </w:p>
        </w:tc>
        <w:tc>
          <w:tcPr>
            <w:tcW w:w="1620" w:type="dxa"/>
            <w:vAlign w:val="center"/>
          </w:tcPr>
          <w:p w14:paraId="5AC5801F" w14:textId="77777777" w:rsidR="00B73BD0" w:rsidRPr="00B02CCC" w:rsidRDefault="00B73BD0" w:rsidP="00FE24EB">
            <w:pPr>
              <w:spacing w:before="0"/>
              <w:jc w:val="left"/>
              <w:rPr>
                <w:lang w:val="en-GB"/>
              </w:rPr>
            </w:pPr>
            <w:r w:rsidRPr="00B02CCC">
              <w:rPr>
                <w:lang w:val="en-GB"/>
              </w:rPr>
              <w:t>05-Nov-2015</w:t>
            </w:r>
          </w:p>
        </w:tc>
        <w:tc>
          <w:tcPr>
            <w:tcW w:w="4453" w:type="dxa"/>
            <w:vAlign w:val="center"/>
          </w:tcPr>
          <w:p w14:paraId="65D10F5C" w14:textId="77777777" w:rsidR="00B73BD0" w:rsidRPr="00B02CCC" w:rsidRDefault="00B73BD0" w:rsidP="00FE24EB">
            <w:pPr>
              <w:spacing w:before="0"/>
              <w:jc w:val="left"/>
              <w:rPr>
                <w:lang w:val="en-GB"/>
              </w:rPr>
            </w:pPr>
            <w:r w:rsidRPr="00B02CCC">
              <w:rPr>
                <w:lang w:val="en-GB"/>
              </w:rPr>
              <w:t>Complete UDD TS has been reworked to modularize the section – no block out of changes because re-created from the scratch</w:t>
            </w:r>
          </w:p>
        </w:tc>
        <w:tc>
          <w:tcPr>
            <w:tcW w:w="1559" w:type="dxa"/>
            <w:vAlign w:val="center"/>
          </w:tcPr>
          <w:p w14:paraId="20471E0E" w14:textId="77777777" w:rsidR="00B73BD0" w:rsidRPr="00B02CCC" w:rsidRDefault="00B73BD0" w:rsidP="00FE24EB">
            <w:pPr>
              <w:spacing w:before="0"/>
              <w:jc w:val="left"/>
              <w:rPr>
                <w:lang w:val="en-GB"/>
              </w:rPr>
            </w:pPr>
            <w:r w:rsidRPr="00B02CCC">
              <w:rPr>
                <w:lang w:val="en-GB"/>
              </w:rPr>
              <w:t>N/A</w:t>
            </w:r>
          </w:p>
        </w:tc>
      </w:tr>
      <w:tr w:rsidR="00B73BD0" w:rsidRPr="00B02CCC" w14:paraId="0A17B4DB" w14:textId="77777777" w:rsidTr="57F23EA6">
        <w:tc>
          <w:tcPr>
            <w:tcW w:w="1440" w:type="dxa"/>
            <w:vMerge/>
            <w:vAlign w:val="center"/>
          </w:tcPr>
          <w:p w14:paraId="60AC831B" w14:textId="77777777" w:rsidR="00B73BD0" w:rsidRPr="00B02CCC" w:rsidRDefault="00B73BD0" w:rsidP="00FE24EB">
            <w:pPr>
              <w:spacing w:before="0"/>
              <w:jc w:val="left"/>
              <w:rPr>
                <w:lang w:val="en-GB"/>
              </w:rPr>
            </w:pPr>
          </w:p>
        </w:tc>
        <w:tc>
          <w:tcPr>
            <w:tcW w:w="1620" w:type="dxa"/>
            <w:vAlign w:val="center"/>
          </w:tcPr>
          <w:p w14:paraId="552E97FF" w14:textId="77777777" w:rsidR="00B73BD0" w:rsidRPr="00B02CCC" w:rsidRDefault="00B73BD0" w:rsidP="00FE24EB">
            <w:pPr>
              <w:spacing w:before="0"/>
              <w:jc w:val="left"/>
              <w:rPr>
                <w:lang w:val="en-GB"/>
              </w:rPr>
            </w:pPr>
            <w:r w:rsidRPr="00B02CCC">
              <w:rPr>
                <w:lang w:val="en-GB"/>
              </w:rPr>
              <w:t>06-Nov-2015</w:t>
            </w:r>
          </w:p>
        </w:tc>
        <w:tc>
          <w:tcPr>
            <w:tcW w:w="4453" w:type="dxa"/>
            <w:vAlign w:val="center"/>
          </w:tcPr>
          <w:p w14:paraId="7789EEC5" w14:textId="77777777" w:rsidR="00B73BD0" w:rsidRPr="00B02CCC" w:rsidRDefault="00B73BD0" w:rsidP="00FE24EB">
            <w:pPr>
              <w:spacing w:before="0"/>
              <w:jc w:val="left"/>
              <w:rPr>
                <w:lang w:val="en-GB"/>
              </w:rPr>
            </w:pPr>
            <w:r w:rsidRPr="00B02CCC">
              <w:rPr>
                <w:lang w:val="en-GB"/>
              </w:rPr>
              <w:t>Formal adjustments by RLE</w:t>
            </w:r>
          </w:p>
        </w:tc>
        <w:tc>
          <w:tcPr>
            <w:tcW w:w="1559" w:type="dxa"/>
            <w:vAlign w:val="center"/>
          </w:tcPr>
          <w:p w14:paraId="0199F34E" w14:textId="77777777" w:rsidR="00B73BD0" w:rsidRPr="00B02CCC" w:rsidRDefault="00B73BD0" w:rsidP="00FE24EB">
            <w:pPr>
              <w:spacing w:before="0"/>
              <w:jc w:val="left"/>
              <w:rPr>
                <w:lang w:val="en-GB"/>
              </w:rPr>
            </w:pPr>
            <w:r w:rsidRPr="00B02CCC">
              <w:rPr>
                <w:lang w:val="en-GB"/>
              </w:rPr>
              <w:t>N/A</w:t>
            </w:r>
          </w:p>
        </w:tc>
      </w:tr>
      <w:tr w:rsidR="00B73BD0" w:rsidRPr="00B02CCC" w14:paraId="08EF9680" w14:textId="77777777" w:rsidTr="57F23EA6">
        <w:tc>
          <w:tcPr>
            <w:tcW w:w="1440" w:type="dxa"/>
            <w:vMerge w:val="restart"/>
            <w:vAlign w:val="center"/>
          </w:tcPr>
          <w:p w14:paraId="4A81EDE8" w14:textId="77777777" w:rsidR="00B73BD0" w:rsidRPr="00B02CCC" w:rsidRDefault="00B73BD0" w:rsidP="00FE24EB">
            <w:pPr>
              <w:spacing w:before="0"/>
              <w:jc w:val="left"/>
              <w:rPr>
                <w:lang w:val="en-GB"/>
              </w:rPr>
            </w:pPr>
            <w:r w:rsidRPr="00B02CCC">
              <w:rPr>
                <w:lang w:val="en-GB"/>
              </w:rPr>
              <w:t>04</w:t>
            </w:r>
          </w:p>
        </w:tc>
        <w:tc>
          <w:tcPr>
            <w:tcW w:w="1620" w:type="dxa"/>
            <w:vAlign w:val="center"/>
          </w:tcPr>
          <w:p w14:paraId="7590B309" w14:textId="77777777" w:rsidR="00B73BD0" w:rsidRPr="00B02CCC" w:rsidRDefault="00B73BD0" w:rsidP="00FE24EB">
            <w:pPr>
              <w:spacing w:before="0"/>
              <w:jc w:val="left"/>
              <w:rPr>
                <w:lang w:val="en-GB"/>
              </w:rPr>
            </w:pPr>
            <w:r w:rsidRPr="00B02CCC">
              <w:rPr>
                <w:lang w:val="en-GB"/>
              </w:rPr>
              <w:t>09-Nov-2015</w:t>
            </w:r>
          </w:p>
        </w:tc>
        <w:tc>
          <w:tcPr>
            <w:tcW w:w="4453" w:type="dxa"/>
            <w:vAlign w:val="center"/>
          </w:tcPr>
          <w:p w14:paraId="4B314905" w14:textId="77777777" w:rsidR="00B73BD0" w:rsidRPr="00B02CCC" w:rsidRDefault="00B73BD0" w:rsidP="00FE24EB">
            <w:pPr>
              <w:spacing w:before="0"/>
              <w:jc w:val="left"/>
              <w:rPr>
                <w:b/>
                <w:bCs/>
                <w:u w:val="single"/>
                <w:lang w:val="en-GB"/>
              </w:rPr>
            </w:pPr>
            <w:r w:rsidRPr="00B02CCC">
              <w:rPr>
                <w:b/>
                <w:bCs/>
                <w:u w:val="single"/>
                <w:lang w:val="en-GB"/>
              </w:rPr>
              <w:t>GTP – CRQ000000081970</w:t>
            </w:r>
          </w:p>
          <w:p w14:paraId="3CCB1C1C" w14:textId="77777777" w:rsidR="00B73BD0" w:rsidRPr="00B02CCC" w:rsidRDefault="00B73BD0" w:rsidP="00FE24EB">
            <w:pPr>
              <w:spacing w:before="0"/>
              <w:jc w:val="left"/>
              <w:rPr>
                <w:lang w:val="en-GB"/>
              </w:rPr>
            </w:pPr>
            <w:r w:rsidRPr="00B02CCC">
              <w:rPr>
                <w:lang w:val="en-GB"/>
              </w:rPr>
              <w:t>V03 Bug Fixes</w:t>
            </w:r>
          </w:p>
        </w:tc>
        <w:tc>
          <w:tcPr>
            <w:tcW w:w="1559" w:type="dxa"/>
            <w:vAlign w:val="center"/>
          </w:tcPr>
          <w:p w14:paraId="57022919" w14:textId="77777777" w:rsidR="00B73BD0" w:rsidRPr="00B02CCC" w:rsidRDefault="00B73BD0" w:rsidP="00FE24EB">
            <w:pPr>
              <w:spacing w:before="0"/>
              <w:jc w:val="left"/>
              <w:rPr>
                <w:lang w:val="en-GB"/>
              </w:rPr>
            </w:pPr>
            <w:r w:rsidRPr="00B02CCC">
              <w:rPr>
                <w:lang w:val="en-GB"/>
              </w:rPr>
              <w:t>DE1K967597</w:t>
            </w:r>
          </w:p>
        </w:tc>
      </w:tr>
      <w:tr w:rsidR="00B73BD0" w:rsidRPr="00B02CCC" w14:paraId="48FAA8CE" w14:textId="77777777" w:rsidTr="57F23EA6">
        <w:tc>
          <w:tcPr>
            <w:tcW w:w="1440" w:type="dxa"/>
            <w:vMerge/>
            <w:vAlign w:val="center"/>
          </w:tcPr>
          <w:p w14:paraId="6A6D6DFC" w14:textId="77777777" w:rsidR="00B73BD0" w:rsidRPr="00B02CCC" w:rsidRDefault="00B73BD0" w:rsidP="00FE24EB">
            <w:pPr>
              <w:spacing w:before="0"/>
              <w:jc w:val="left"/>
              <w:rPr>
                <w:lang w:val="en-GB"/>
              </w:rPr>
            </w:pPr>
          </w:p>
        </w:tc>
        <w:tc>
          <w:tcPr>
            <w:tcW w:w="1620" w:type="dxa"/>
            <w:vAlign w:val="center"/>
          </w:tcPr>
          <w:p w14:paraId="03215350" w14:textId="77777777" w:rsidR="00B73BD0" w:rsidRPr="00B02CCC" w:rsidRDefault="00B73BD0" w:rsidP="00FE24EB">
            <w:pPr>
              <w:spacing w:before="0"/>
              <w:jc w:val="left"/>
              <w:rPr>
                <w:lang w:val="en-GB"/>
              </w:rPr>
            </w:pPr>
            <w:r w:rsidRPr="00B02CCC">
              <w:rPr>
                <w:lang w:val="en-GB"/>
              </w:rPr>
              <w:t>20-Nov-2015</w:t>
            </w:r>
          </w:p>
        </w:tc>
        <w:tc>
          <w:tcPr>
            <w:tcW w:w="4453" w:type="dxa"/>
            <w:vAlign w:val="center"/>
          </w:tcPr>
          <w:p w14:paraId="3085D3B8" w14:textId="77777777" w:rsidR="00B73BD0" w:rsidRPr="00B02CCC" w:rsidRDefault="00B73BD0" w:rsidP="00FE24EB">
            <w:pPr>
              <w:spacing w:before="0"/>
              <w:jc w:val="left"/>
              <w:rPr>
                <w:lang w:val="en-GB"/>
              </w:rPr>
            </w:pPr>
            <w:r w:rsidRPr="00B02CCC">
              <w:rPr>
                <w:lang w:val="en-GB"/>
              </w:rPr>
              <w:t>TS Updated by Rakesh Shaw</w:t>
            </w:r>
          </w:p>
        </w:tc>
        <w:tc>
          <w:tcPr>
            <w:tcW w:w="1559" w:type="dxa"/>
            <w:vAlign w:val="center"/>
          </w:tcPr>
          <w:p w14:paraId="19180168" w14:textId="77777777" w:rsidR="00B73BD0" w:rsidRPr="00B02CCC" w:rsidRDefault="00B73BD0" w:rsidP="00FE24EB">
            <w:pPr>
              <w:spacing w:before="0"/>
              <w:jc w:val="left"/>
              <w:rPr>
                <w:lang w:val="en-GB"/>
              </w:rPr>
            </w:pPr>
            <w:r w:rsidRPr="00B02CCC">
              <w:rPr>
                <w:lang w:val="en-GB"/>
              </w:rPr>
              <w:t>DE1K968104</w:t>
            </w:r>
          </w:p>
        </w:tc>
      </w:tr>
      <w:tr w:rsidR="00B73BD0" w:rsidRPr="00B02CCC" w14:paraId="5FF13AEC" w14:textId="77777777" w:rsidTr="57F23EA6">
        <w:tc>
          <w:tcPr>
            <w:tcW w:w="1440" w:type="dxa"/>
            <w:vMerge/>
            <w:vAlign w:val="center"/>
          </w:tcPr>
          <w:p w14:paraId="532ABF40" w14:textId="77777777" w:rsidR="00B73BD0" w:rsidRPr="00B02CCC" w:rsidRDefault="00B73BD0" w:rsidP="00FE24EB">
            <w:pPr>
              <w:spacing w:before="0"/>
              <w:jc w:val="left"/>
              <w:rPr>
                <w:lang w:val="en-GB"/>
              </w:rPr>
            </w:pPr>
          </w:p>
        </w:tc>
        <w:tc>
          <w:tcPr>
            <w:tcW w:w="1620" w:type="dxa"/>
            <w:vAlign w:val="center"/>
          </w:tcPr>
          <w:p w14:paraId="29F7E0FA" w14:textId="77777777" w:rsidR="00B73BD0" w:rsidRPr="00B02CCC" w:rsidRDefault="00B73BD0" w:rsidP="00FE24EB">
            <w:pPr>
              <w:spacing w:before="0"/>
              <w:jc w:val="left"/>
              <w:rPr>
                <w:lang w:val="en-GB"/>
              </w:rPr>
            </w:pPr>
            <w:r w:rsidRPr="00B02CCC">
              <w:rPr>
                <w:lang w:val="en-GB"/>
              </w:rPr>
              <w:t>20-Nov-2015</w:t>
            </w:r>
          </w:p>
        </w:tc>
        <w:tc>
          <w:tcPr>
            <w:tcW w:w="4453" w:type="dxa"/>
            <w:vAlign w:val="center"/>
          </w:tcPr>
          <w:p w14:paraId="257EB1C9" w14:textId="77777777" w:rsidR="00B73BD0" w:rsidRPr="00B02CCC" w:rsidRDefault="00B73BD0" w:rsidP="00FE24EB">
            <w:pPr>
              <w:spacing w:before="0"/>
              <w:jc w:val="left"/>
              <w:rPr>
                <w:lang w:val="en-GB"/>
              </w:rPr>
            </w:pPr>
            <w:r w:rsidRPr="00B02CCC">
              <w:rPr>
                <w:lang w:val="en-GB"/>
              </w:rPr>
              <w:t>Alignments after review</w:t>
            </w:r>
          </w:p>
        </w:tc>
        <w:tc>
          <w:tcPr>
            <w:tcW w:w="1559" w:type="dxa"/>
            <w:vAlign w:val="center"/>
          </w:tcPr>
          <w:p w14:paraId="08773321" w14:textId="77777777" w:rsidR="00B73BD0" w:rsidRPr="00B02CCC" w:rsidRDefault="00B73BD0" w:rsidP="00FE24EB">
            <w:pPr>
              <w:spacing w:before="0"/>
              <w:jc w:val="left"/>
              <w:rPr>
                <w:lang w:val="en-GB"/>
              </w:rPr>
            </w:pPr>
            <w:r w:rsidRPr="00B02CCC">
              <w:rPr>
                <w:lang w:val="en-GB"/>
              </w:rPr>
              <w:t>DE1K968472</w:t>
            </w:r>
          </w:p>
        </w:tc>
      </w:tr>
      <w:tr w:rsidR="00B73BD0" w:rsidRPr="00B02CCC" w14:paraId="5143F41D" w14:textId="77777777" w:rsidTr="57F23EA6">
        <w:tc>
          <w:tcPr>
            <w:tcW w:w="1440" w:type="dxa"/>
            <w:vMerge/>
            <w:vAlign w:val="center"/>
          </w:tcPr>
          <w:p w14:paraId="446E69F1" w14:textId="77777777" w:rsidR="00B73BD0" w:rsidRPr="00B02CCC" w:rsidRDefault="00B73BD0" w:rsidP="00FE24EB">
            <w:pPr>
              <w:spacing w:before="0"/>
              <w:jc w:val="left"/>
              <w:rPr>
                <w:lang w:val="en-GB"/>
              </w:rPr>
            </w:pPr>
          </w:p>
        </w:tc>
        <w:tc>
          <w:tcPr>
            <w:tcW w:w="1620" w:type="dxa"/>
            <w:vAlign w:val="center"/>
          </w:tcPr>
          <w:p w14:paraId="5AE32634" w14:textId="77777777" w:rsidR="00B73BD0" w:rsidRPr="00B02CCC" w:rsidRDefault="00B73BD0" w:rsidP="00FE24EB">
            <w:pPr>
              <w:spacing w:before="0"/>
              <w:jc w:val="left"/>
              <w:rPr>
                <w:lang w:val="en-GB"/>
              </w:rPr>
            </w:pPr>
            <w:r w:rsidRPr="00B02CCC">
              <w:rPr>
                <w:lang w:val="en-GB"/>
              </w:rPr>
              <w:t>10-Dec-2015</w:t>
            </w:r>
          </w:p>
        </w:tc>
        <w:tc>
          <w:tcPr>
            <w:tcW w:w="4453" w:type="dxa"/>
            <w:vAlign w:val="center"/>
          </w:tcPr>
          <w:p w14:paraId="573D890F" w14:textId="77777777" w:rsidR="00B73BD0" w:rsidRPr="00B02CCC" w:rsidRDefault="00B73BD0" w:rsidP="00FE24EB">
            <w:pPr>
              <w:spacing w:before="0"/>
              <w:jc w:val="left"/>
              <w:rPr>
                <w:lang w:val="en-GB"/>
              </w:rPr>
            </w:pPr>
            <w:r w:rsidRPr="00B02CCC">
              <w:rPr>
                <w:lang w:val="en-GB"/>
              </w:rPr>
              <w:t>RDL reviewed</w:t>
            </w:r>
          </w:p>
        </w:tc>
        <w:tc>
          <w:tcPr>
            <w:tcW w:w="1559" w:type="dxa"/>
            <w:vAlign w:val="center"/>
          </w:tcPr>
          <w:p w14:paraId="6EBFDB10" w14:textId="77777777" w:rsidR="00B73BD0" w:rsidRPr="00B02CCC" w:rsidRDefault="00B73BD0" w:rsidP="00FE24EB">
            <w:pPr>
              <w:spacing w:before="0"/>
              <w:jc w:val="left"/>
              <w:rPr>
                <w:lang w:val="en-GB"/>
              </w:rPr>
            </w:pPr>
            <w:r w:rsidRPr="00B02CCC">
              <w:rPr>
                <w:lang w:val="en-GB"/>
              </w:rPr>
              <w:t>NA</w:t>
            </w:r>
          </w:p>
        </w:tc>
      </w:tr>
      <w:tr w:rsidR="00B73BD0" w:rsidRPr="00B02CCC" w14:paraId="2FC26E33" w14:textId="77777777" w:rsidTr="57F23EA6">
        <w:tc>
          <w:tcPr>
            <w:tcW w:w="1440" w:type="dxa"/>
            <w:vMerge/>
            <w:vAlign w:val="center"/>
          </w:tcPr>
          <w:p w14:paraId="36F8EDC1" w14:textId="77777777" w:rsidR="00B73BD0" w:rsidRPr="00B02CCC" w:rsidRDefault="00B73BD0" w:rsidP="00FE24EB">
            <w:pPr>
              <w:spacing w:before="0"/>
              <w:jc w:val="left"/>
              <w:rPr>
                <w:lang w:val="en-GB"/>
              </w:rPr>
            </w:pPr>
          </w:p>
        </w:tc>
        <w:tc>
          <w:tcPr>
            <w:tcW w:w="1620" w:type="dxa"/>
            <w:vAlign w:val="center"/>
          </w:tcPr>
          <w:p w14:paraId="06C5CA33" w14:textId="77777777" w:rsidR="00B73BD0" w:rsidRPr="00B02CCC" w:rsidRDefault="00B73BD0" w:rsidP="00FE24EB">
            <w:pPr>
              <w:spacing w:before="0"/>
              <w:jc w:val="left"/>
              <w:rPr>
                <w:lang w:val="en-GB"/>
              </w:rPr>
            </w:pPr>
            <w:r w:rsidRPr="00B02CCC">
              <w:rPr>
                <w:lang w:val="en-GB"/>
              </w:rPr>
              <w:t>10-Dec-2015</w:t>
            </w:r>
          </w:p>
        </w:tc>
        <w:tc>
          <w:tcPr>
            <w:tcW w:w="4453" w:type="dxa"/>
            <w:vAlign w:val="center"/>
          </w:tcPr>
          <w:p w14:paraId="6CEACC22" w14:textId="77777777" w:rsidR="00B73BD0" w:rsidRPr="00B02CCC" w:rsidRDefault="00B73BD0" w:rsidP="00FE24EB">
            <w:pPr>
              <w:spacing w:before="0"/>
              <w:jc w:val="left"/>
              <w:rPr>
                <w:lang w:val="en-GB"/>
              </w:rPr>
            </w:pPr>
            <w:r w:rsidRPr="00B02CCC">
              <w:rPr>
                <w:lang w:val="en-GB"/>
              </w:rPr>
              <w:t>Formal adjustments by RLE</w:t>
            </w:r>
          </w:p>
        </w:tc>
        <w:tc>
          <w:tcPr>
            <w:tcW w:w="1559" w:type="dxa"/>
            <w:vAlign w:val="center"/>
          </w:tcPr>
          <w:p w14:paraId="06A62ABE" w14:textId="77777777" w:rsidR="00B73BD0" w:rsidRPr="00B02CCC" w:rsidRDefault="00B73BD0" w:rsidP="00FE24EB">
            <w:pPr>
              <w:spacing w:before="0"/>
              <w:jc w:val="left"/>
              <w:rPr>
                <w:lang w:val="en-GB"/>
              </w:rPr>
            </w:pPr>
            <w:r w:rsidRPr="00B02CCC">
              <w:rPr>
                <w:lang w:val="en-GB"/>
              </w:rPr>
              <w:t>N/A</w:t>
            </w:r>
          </w:p>
        </w:tc>
      </w:tr>
      <w:tr w:rsidR="00B73BD0" w:rsidRPr="00B02CCC" w14:paraId="4BC4D221" w14:textId="77777777" w:rsidTr="57F23EA6">
        <w:tc>
          <w:tcPr>
            <w:tcW w:w="1440" w:type="dxa"/>
            <w:vMerge w:val="restart"/>
            <w:vAlign w:val="center"/>
          </w:tcPr>
          <w:p w14:paraId="510A76B0" w14:textId="77777777" w:rsidR="00B73BD0" w:rsidRPr="00B02CCC" w:rsidRDefault="00B73BD0" w:rsidP="00FE24EB">
            <w:pPr>
              <w:spacing w:before="0"/>
              <w:jc w:val="left"/>
              <w:rPr>
                <w:lang w:val="en-GB"/>
              </w:rPr>
            </w:pPr>
            <w:r w:rsidRPr="00B02CCC">
              <w:rPr>
                <w:lang w:val="en-GB"/>
              </w:rPr>
              <w:t>05</w:t>
            </w:r>
          </w:p>
        </w:tc>
        <w:tc>
          <w:tcPr>
            <w:tcW w:w="1620" w:type="dxa"/>
            <w:vAlign w:val="center"/>
          </w:tcPr>
          <w:p w14:paraId="197827D0" w14:textId="77777777" w:rsidR="00B73BD0" w:rsidRPr="00B02CCC" w:rsidRDefault="00B73BD0" w:rsidP="00FE24EB">
            <w:pPr>
              <w:spacing w:before="0"/>
              <w:jc w:val="left"/>
              <w:rPr>
                <w:lang w:val="en-GB"/>
              </w:rPr>
            </w:pPr>
            <w:r w:rsidRPr="00B02CCC">
              <w:rPr>
                <w:lang w:val="en-GB"/>
              </w:rPr>
              <w:t>11-Dec-2015</w:t>
            </w:r>
          </w:p>
        </w:tc>
        <w:tc>
          <w:tcPr>
            <w:tcW w:w="4453" w:type="dxa"/>
            <w:vAlign w:val="center"/>
          </w:tcPr>
          <w:p w14:paraId="319C234A" w14:textId="77777777" w:rsidR="00B73BD0" w:rsidRPr="00B02CCC" w:rsidRDefault="00B73BD0" w:rsidP="00FE24EB">
            <w:pPr>
              <w:spacing w:before="0"/>
              <w:jc w:val="left"/>
              <w:rPr>
                <w:b/>
                <w:bCs/>
                <w:u w:val="single"/>
                <w:lang w:val="en-GB"/>
              </w:rPr>
            </w:pPr>
            <w:r w:rsidRPr="00B02CCC">
              <w:rPr>
                <w:b/>
                <w:bCs/>
                <w:u w:val="single"/>
                <w:lang w:val="en-GB"/>
              </w:rPr>
              <w:t>SUPPORT OFFSHORE – CRQ000000094074</w:t>
            </w:r>
          </w:p>
          <w:p w14:paraId="4E02A7B9" w14:textId="77777777" w:rsidR="00B73BD0" w:rsidRPr="00B02CCC" w:rsidRDefault="00B73BD0" w:rsidP="00FE24EB">
            <w:pPr>
              <w:spacing w:before="0"/>
              <w:jc w:val="left"/>
              <w:rPr>
                <w:lang w:val="en-GB"/>
              </w:rPr>
            </w:pPr>
            <w:r w:rsidRPr="00B02CCC">
              <w:rPr>
                <w:lang w:val="en-GB"/>
              </w:rPr>
              <w:t>Create new FM in ECC system which will be called remotely from SRM sytem for the CRQ88398 changes</w:t>
            </w:r>
          </w:p>
        </w:tc>
        <w:tc>
          <w:tcPr>
            <w:tcW w:w="1559" w:type="dxa"/>
            <w:vAlign w:val="center"/>
          </w:tcPr>
          <w:p w14:paraId="56E935E1" w14:textId="77777777" w:rsidR="00B73BD0" w:rsidRPr="00B02CCC" w:rsidRDefault="00B73BD0" w:rsidP="00FE24EB">
            <w:pPr>
              <w:spacing w:before="0"/>
              <w:jc w:val="left"/>
              <w:rPr>
                <w:lang w:val="en-GB"/>
              </w:rPr>
            </w:pPr>
            <w:r w:rsidRPr="00B02CCC">
              <w:rPr>
                <w:lang w:val="en-GB"/>
              </w:rPr>
              <w:t>DE1K968744</w:t>
            </w:r>
          </w:p>
        </w:tc>
      </w:tr>
      <w:tr w:rsidR="00B73BD0" w:rsidRPr="00B02CCC" w14:paraId="0F6A0696" w14:textId="77777777" w:rsidTr="57F23EA6">
        <w:tc>
          <w:tcPr>
            <w:tcW w:w="1440" w:type="dxa"/>
            <w:vMerge/>
            <w:vAlign w:val="center"/>
          </w:tcPr>
          <w:p w14:paraId="58BE0A36" w14:textId="77777777" w:rsidR="00B73BD0" w:rsidRPr="00B02CCC" w:rsidRDefault="00B73BD0" w:rsidP="00FE24EB">
            <w:pPr>
              <w:spacing w:before="0"/>
              <w:jc w:val="left"/>
              <w:rPr>
                <w:lang w:val="en-GB"/>
              </w:rPr>
            </w:pPr>
          </w:p>
        </w:tc>
        <w:tc>
          <w:tcPr>
            <w:tcW w:w="1620" w:type="dxa"/>
            <w:vAlign w:val="center"/>
          </w:tcPr>
          <w:p w14:paraId="0D9AABBD" w14:textId="77777777" w:rsidR="00B73BD0" w:rsidRPr="00B02CCC" w:rsidRDefault="00B73BD0" w:rsidP="00FE24EB">
            <w:pPr>
              <w:spacing w:before="0"/>
              <w:jc w:val="left"/>
              <w:rPr>
                <w:lang w:val="en-GB"/>
              </w:rPr>
            </w:pPr>
            <w:r w:rsidRPr="00B02CCC">
              <w:rPr>
                <w:lang w:val="en-GB"/>
              </w:rPr>
              <w:t>11-Dec-2015</w:t>
            </w:r>
          </w:p>
        </w:tc>
        <w:tc>
          <w:tcPr>
            <w:tcW w:w="4453" w:type="dxa"/>
            <w:vAlign w:val="center"/>
          </w:tcPr>
          <w:p w14:paraId="01BB1747" w14:textId="77777777" w:rsidR="00B73BD0" w:rsidRPr="00B02CCC" w:rsidRDefault="00B73BD0" w:rsidP="00FE24EB">
            <w:pPr>
              <w:spacing w:before="0"/>
              <w:jc w:val="left"/>
              <w:rPr>
                <w:b/>
                <w:bCs/>
                <w:u w:val="single"/>
                <w:lang w:val="en-GB"/>
              </w:rPr>
            </w:pPr>
            <w:r w:rsidRPr="00B02CCC">
              <w:rPr>
                <w:lang w:val="en-GB"/>
              </w:rPr>
              <w:t>FS updated by - E608460</w:t>
            </w:r>
          </w:p>
        </w:tc>
        <w:tc>
          <w:tcPr>
            <w:tcW w:w="1559" w:type="dxa"/>
            <w:vAlign w:val="center"/>
          </w:tcPr>
          <w:p w14:paraId="0178B951" w14:textId="77777777" w:rsidR="00B73BD0" w:rsidRPr="00B02CCC" w:rsidRDefault="00B73BD0" w:rsidP="00FE24EB">
            <w:pPr>
              <w:spacing w:before="0"/>
              <w:jc w:val="left"/>
              <w:rPr>
                <w:lang w:val="en-GB"/>
              </w:rPr>
            </w:pPr>
            <w:r w:rsidRPr="00B02CCC">
              <w:rPr>
                <w:lang w:val="en-GB"/>
              </w:rPr>
              <w:t>N/A</w:t>
            </w:r>
          </w:p>
        </w:tc>
      </w:tr>
      <w:tr w:rsidR="00B73BD0" w:rsidRPr="00B02CCC" w14:paraId="49B71D1A" w14:textId="77777777" w:rsidTr="57F23EA6">
        <w:tc>
          <w:tcPr>
            <w:tcW w:w="1440" w:type="dxa"/>
            <w:vMerge/>
            <w:vAlign w:val="center"/>
          </w:tcPr>
          <w:p w14:paraId="718B6EC4" w14:textId="77777777" w:rsidR="00B73BD0" w:rsidRPr="00B02CCC" w:rsidRDefault="00B73BD0" w:rsidP="00FE24EB">
            <w:pPr>
              <w:spacing w:before="0"/>
              <w:jc w:val="left"/>
              <w:rPr>
                <w:lang w:val="en-GB"/>
              </w:rPr>
            </w:pPr>
          </w:p>
        </w:tc>
        <w:tc>
          <w:tcPr>
            <w:tcW w:w="1620" w:type="dxa"/>
            <w:vAlign w:val="center"/>
          </w:tcPr>
          <w:p w14:paraId="0D2550D2" w14:textId="77777777" w:rsidR="00B73BD0" w:rsidRPr="00B02CCC" w:rsidRDefault="00B73BD0" w:rsidP="00FE24EB">
            <w:pPr>
              <w:spacing w:before="0"/>
              <w:jc w:val="left"/>
              <w:rPr>
                <w:lang w:val="en-GB"/>
              </w:rPr>
            </w:pPr>
            <w:r w:rsidRPr="00B02CCC">
              <w:rPr>
                <w:lang w:val="en-GB"/>
              </w:rPr>
              <w:t>11-Dec-2015</w:t>
            </w:r>
          </w:p>
        </w:tc>
        <w:tc>
          <w:tcPr>
            <w:tcW w:w="4453" w:type="dxa"/>
            <w:vAlign w:val="center"/>
          </w:tcPr>
          <w:p w14:paraId="6B9A3851" w14:textId="77777777" w:rsidR="00B73BD0" w:rsidRPr="00B02CCC" w:rsidRDefault="00B73BD0" w:rsidP="00FE24EB">
            <w:pPr>
              <w:spacing w:before="0"/>
              <w:jc w:val="left"/>
              <w:rPr>
                <w:lang w:val="en-GB"/>
              </w:rPr>
            </w:pPr>
            <w:r w:rsidRPr="00B02CCC">
              <w:rPr>
                <w:lang w:val="en-GB"/>
              </w:rPr>
              <w:t>TS Updated by -  E606844</w:t>
            </w:r>
          </w:p>
          <w:p w14:paraId="166F65D4" w14:textId="77777777" w:rsidR="00B73BD0" w:rsidRPr="00B02CCC" w:rsidRDefault="00B73BD0" w:rsidP="00FE24EB">
            <w:pPr>
              <w:spacing w:before="0"/>
              <w:jc w:val="left"/>
              <w:rPr>
                <w:b/>
                <w:bCs/>
                <w:u w:val="single"/>
                <w:lang w:val="en-GB"/>
              </w:rPr>
            </w:pPr>
            <w:r w:rsidRPr="00B02CCC">
              <w:rPr>
                <w:lang w:val="en-GB"/>
              </w:rPr>
              <w:t>RDL reviewed</w:t>
            </w:r>
          </w:p>
        </w:tc>
        <w:tc>
          <w:tcPr>
            <w:tcW w:w="1559" w:type="dxa"/>
            <w:vAlign w:val="center"/>
          </w:tcPr>
          <w:p w14:paraId="4AA226CB" w14:textId="77777777" w:rsidR="00B73BD0" w:rsidRPr="00B02CCC" w:rsidRDefault="00B73BD0" w:rsidP="00FE24EB">
            <w:pPr>
              <w:spacing w:before="0"/>
              <w:jc w:val="left"/>
              <w:rPr>
                <w:lang w:val="en-GB"/>
              </w:rPr>
            </w:pPr>
            <w:r w:rsidRPr="00B02CCC">
              <w:rPr>
                <w:lang w:val="en-GB"/>
              </w:rPr>
              <w:t>N/A</w:t>
            </w:r>
          </w:p>
        </w:tc>
      </w:tr>
      <w:tr w:rsidR="00B73BD0" w:rsidRPr="00B02CCC" w14:paraId="5EEA6FFD" w14:textId="77777777" w:rsidTr="57F23EA6">
        <w:tc>
          <w:tcPr>
            <w:tcW w:w="1440" w:type="dxa"/>
            <w:vMerge/>
            <w:vAlign w:val="center"/>
          </w:tcPr>
          <w:p w14:paraId="10E442BE" w14:textId="77777777" w:rsidR="00B73BD0" w:rsidRPr="00B02CCC" w:rsidRDefault="00B73BD0" w:rsidP="00FE24EB">
            <w:pPr>
              <w:spacing w:before="0"/>
              <w:jc w:val="left"/>
              <w:rPr>
                <w:lang w:val="en-GB"/>
              </w:rPr>
            </w:pPr>
          </w:p>
        </w:tc>
        <w:tc>
          <w:tcPr>
            <w:tcW w:w="1620" w:type="dxa"/>
            <w:vAlign w:val="center"/>
          </w:tcPr>
          <w:p w14:paraId="1FE133C4" w14:textId="77777777" w:rsidR="00B73BD0" w:rsidRPr="00B02CCC" w:rsidRDefault="00B73BD0" w:rsidP="00FE24EB">
            <w:pPr>
              <w:spacing w:before="0"/>
              <w:jc w:val="left"/>
              <w:rPr>
                <w:lang w:val="en-GB"/>
              </w:rPr>
            </w:pPr>
            <w:r w:rsidRPr="00B02CCC">
              <w:rPr>
                <w:lang w:val="en-GB"/>
              </w:rPr>
              <w:t>11-Dec-2015</w:t>
            </w:r>
          </w:p>
        </w:tc>
        <w:tc>
          <w:tcPr>
            <w:tcW w:w="4453" w:type="dxa"/>
            <w:vAlign w:val="center"/>
          </w:tcPr>
          <w:p w14:paraId="1D8B9749" w14:textId="77777777" w:rsidR="00B73BD0" w:rsidRPr="00B02CCC" w:rsidRDefault="00B73BD0" w:rsidP="00FE24EB">
            <w:pPr>
              <w:spacing w:before="0"/>
              <w:jc w:val="left"/>
              <w:rPr>
                <w:lang w:val="en-GB"/>
              </w:rPr>
            </w:pPr>
            <w:r w:rsidRPr="00B02CCC">
              <w:rPr>
                <w:lang w:val="en-GB"/>
              </w:rPr>
              <w:t>RLE: ZFI_UDD1372_VIM_DOC_TYPE – check if this one can be deleted</w:t>
            </w:r>
          </w:p>
        </w:tc>
        <w:tc>
          <w:tcPr>
            <w:tcW w:w="1559" w:type="dxa"/>
            <w:vAlign w:val="center"/>
          </w:tcPr>
          <w:p w14:paraId="0F377E06" w14:textId="77777777" w:rsidR="00B73BD0" w:rsidRPr="00B02CCC" w:rsidRDefault="00B73BD0" w:rsidP="00FE24EB">
            <w:pPr>
              <w:spacing w:before="0"/>
              <w:jc w:val="left"/>
              <w:rPr>
                <w:lang w:val="en-GB"/>
              </w:rPr>
            </w:pPr>
            <w:r w:rsidRPr="00B02CCC">
              <w:rPr>
                <w:lang w:val="en-GB"/>
              </w:rPr>
              <w:t>N/A</w:t>
            </w:r>
          </w:p>
        </w:tc>
      </w:tr>
      <w:tr w:rsidR="00B73BD0" w:rsidRPr="00B02CCC" w14:paraId="2DDADD24" w14:textId="77777777" w:rsidTr="57F23EA6">
        <w:tc>
          <w:tcPr>
            <w:tcW w:w="1440" w:type="dxa"/>
            <w:vMerge/>
            <w:vAlign w:val="center"/>
          </w:tcPr>
          <w:p w14:paraId="62D72582" w14:textId="77777777" w:rsidR="00B73BD0" w:rsidRPr="00B02CCC" w:rsidRDefault="00B73BD0" w:rsidP="00FE24EB">
            <w:pPr>
              <w:spacing w:before="0"/>
              <w:jc w:val="left"/>
              <w:rPr>
                <w:lang w:val="en-GB"/>
              </w:rPr>
            </w:pPr>
          </w:p>
        </w:tc>
        <w:tc>
          <w:tcPr>
            <w:tcW w:w="1620" w:type="dxa"/>
            <w:vAlign w:val="center"/>
          </w:tcPr>
          <w:p w14:paraId="72C6DBF1" w14:textId="77777777" w:rsidR="00B73BD0" w:rsidRPr="00B02CCC" w:rsidRDefault="00B73BD0" w:rsidP="00FE24EB">
            <w:pPr>
              <w:spacing w:before="0"/>
              <w:jc w:val="left"/>
              <w:rPr>
                <w:lang w:val="en-GB"/>
              </w:rPr>
            </w:pPr>
            <w:r w:rsidRPr="00B02CCC">
              <w:rPr>
                <w:lang w:val="en-GB"/>
              </w:rPr>
              <w:t>15-Jan-2015</w:t>
            </w:r>
          </w:p>
        </w:tc>
        <w:tc>
          <w:tcPr>
            <w:tcW w:w="4453" w:type="dxa"/>
            <w:vAlign w:val="center"/>
          </w:tcPr>
          <w:p w14:paraId="51F0A615" w14:textId="77777777" w:rsidR="00B73BD0" w:rsidRPr="00B02CCC" w:rsidRDefault="00B73BD0" w:rsidP="00FE24EB">
            <w:pPr>
              <w:spacing w:before="0"/>
              <w:jc w:val="left"/>
              <w:rPr>
                <w:lang w:val="en-GB"/>
              </w:rPr>
            </w:pPr>
            <w:r w:rsidRPr="00B02CCC">
              <w:rPr>
                <w:lang w:val="en-GB"/>
              </w:rPr>
              <w:t>SBA – informs that CRR is ready</w:t>
            </w:r>
          </w:p>
        </w:tc>
        <w:tc>
          <w:tcPr>
            <w:tcW w:w="1559" w:type="dxa"/>
            <w:vAlign w:val="center"/>
          </w:tcPr>
          <w:p w14:paraId="1820654C" w14:textId="77777777" w:rsidR="00B73BD0" w:rsidRPr="00B02CCC" w:rsidRDefault="00B73BD0" w:rsidP="00FE24EB">
            <w:pPr>
              <w:spacing w:before="0"/>
              <w:jc w:val="left"/>
              <w:rPr>
                <w:lang w:val="en-GB"/>
              </w:rPr>
            </w:pPr>
            <w:r w:rsidRPr="00B02CCC">
              <w:rPr>
                <w:lang w:val="en-GB"/>
              </w:rPr>
              <w:t>N/A</w:t>
            </w:r>
          </w:p>
        </w:tc>
      </w:tr>
      <w:tr w:rsidR="00B73BD0" w:rsidRPr="00B02CCC" w14:paraId="15D9107A" w14:textId="77777777" w:rsidTr="57F23EA6">
        <w:tc>
          <w:tcPr>
            <w:tcW w:w="1440" w:type="dxa"/>
            <w:vMerge w:val="restart"/>
            <w:vAlign w:val="center"/>
          </w:tcPr>
          <w:p w14:paraId="40628153" w14:textId="77777777" w:rsidR="00B73BD0" w:rsidRPr="00B02CCC" w:rsidRDefault="00B73BD0" w:rsidP="00FE24EB">
            <w:pPr>
              <w:spacing w:before="0"/>
              <w:jc w:val="left"/>
              <w:rPr>
                <w:lang w:val="en-GB"/>
              </w:rPr>
            </w:pPr>
            <w:r w:rsidRPr="00B02CCC">
              <w:rPr>
                <w:lang w:val="en-GB"/>
              </w:rPr>
              <w:t>06</w:t>
            </w:r>
          </w:p>
        </w:tc>
        <w:tc>
          <w:tcPr>
            <w:tcW w:w="1620" w:type="dxa"/>
            <w:vAlign w:val="center"/>
          </w:tcPr>
          <w:p w14:paraId="1E081F6D" w14:textId="77777777" w:rsidR="00B73BD0" w:rsidRPr="00B02CCC" w:rsidRDefault="00B73BD0" w:rsidP="00FE24EB">
            <w:pPr>
              <w:spacing w:before="0"/>
              <w:jc w:val="left"/>
              <w:rPr>
                <w:lang w:val="en-GB"/>
              </w:rPr>
            </w:pPr>
            <w:r w:rsidRPr="00B02CCC">
              <w:rPr>
                <w:lang w:val="en-GB"/>
              </w:rPr>
              <w:t>15-Jan-2016</w:t>
            </w:r>
          </w:p>
        </w:tc>
        <w:tc>
          <w:tcPr>
            <w:tcW w:w="4453" w:type="dxa"/>
            <w:vAlign w:val="center"/>
          </w:tcPr>
          <w:p w14:paraId="38AA5D02" w14:textId="77777777" w:rsidR="00B73BD0" w:rsidRPr="00B02CCC" w:rsidRDefault="00B73BD0" w:rsidP="00FE24EB">
            <w:pPr>
              <w:spacing w:before="0"/>
              <w:jc w:val="left"/>
              <w:rPr>
                <w:b/>
                <w:bCs/>
                <w:u w:val="single"/>
                <w:lang w:val="en-GB"/>
              </w:rPr>
            </w:pPr>
            <w:r w:rsidRPr="00B02CCC">
              <w:rPr>
                <w:b/>
                <w:bCs/>
                <w:u w:val="single"/>
                <w:lang w:val="en-GB"/>
              </w:rPr>
              <w:t>SUPPORT OFFSHORE – CRQ000000095797</w:t>
            </w:r>
          </w:p>
          <w:p w14:paraId="7ABEE958" w14:textId="77777777" w:rsidR="00B73BD0" w:rsidRPr="00B02CCC" w:rsidRDefault="00B73BD0" w:rsidP="00FE24EB">
            <w:pPr>
              <w:spacing w:before="0"/>
              <w:jc w:val="left"/>
              <w:rPr>
                <w:lang w:val="en-GB"/>
              </w:rPr>
            </w:pPr>
            <w:r w:rsidRPr="00B02CCC">
              <w:rPr>
                <w:lang w:val="en-GB"/>
              </w:rPr>
              <w:t>Create new FM in ECC system which will be called remotely from SRM system for the CRQ88396 changes</w:t>
            </w:r>
          </w:p>
        </w:tc>
        <w:tc>
          <w:tcPr>
            <w:tcW w:w="1559" w:type="dxa"/>
            <w:vAlign w:val="center"/>
          </w:tcPr>
          <w:p w14:paraId="090ACA16" w14:textId="77777777" w:rsidR="00B73BD0" w:rsidRPr="00B02CCC" w:rsidRDefault="00B73BD0" w:rsidP="00FE24EB">
            <w:pPr>
              <w:spacing w:before="0"/>
              <w:jc w:val="left"/>
              <w:rPr>
                <w:lang w:val="en-GB"/>
              </w:rPr>
            </w:pPr>
          </w:p>
          <w:p w14:paraId="7DF75DDE" w14:textId="77777777" w:rsidR="00B73BD0" w:rsidRPr="00B02CCC" w:rsidRDefault="00B73BD0" w:rsidP="00FE24EB">
            <w:pPr>
              <w:spacing w:before="0"/>
              <w:jc w:val="left"/>
              <w:rPr>
                <w:lang w:val="en-GB"/>
              </w:rPr>
            </w:pPr>
            <w:r w:rsidRPr="00B02CCC">
              <w:rPr>
                <w:lang w:val="en-GB"/>
              </w:rPr>
              <w:t>DE1K969542</w:t>
            </w:r>
          </w:p>
        </w:tc>
      </w:tr>
      <w:tr w:rsidR="00B73BD0" w:rsidRPr="00B02CCC" w14:paraId="27A1058D" w14:textId="77777777" w:rsidTr="57F23EA6">
        <w:tc>
          <w:tcPr>
            <w:tcW w:w="1440" w:type="dxa"/>
            <w:vMerge/>
            <w:vAlign w:val="center"/>
          </w:tcPr>
          <w:p w14:paraId="4359D157" w14:textId="77777777" w:rsidR="00B73BD0" w:rsidRPr="00B02CCC" w:rsidRDefault="00B73BD0" w:rsidP="00FE24EB">
            <w:pPr>
              <w:spacing w:before="0"/>
              <w:jc w:val="left"/>
              <w:rPr>
                <w:lang w:val="en-GB"/>
              </w:rPr>
            </w:pPr>
          </w:p>
        </w:tc>
        <w:tc>
          <w:tcPr>
            <w:tcW w:w="1620" w:type="dxa"/>
            <w:vAlign w:val="center"/>
          </w:tcPr>
          <w:p w14:paraId="67C0D936" w14:textId="77777777" w:rsidR="00B73BD0" w:rsidRPr="00B02CCC" w:rsidRDefault="00B73BD0" w:rsidP="00FE24EB">
            <w:pPr>
              <w:spacing w:before="0"/>
              <w:jc w:val="left"/>
              <w:rPr>
                <w:lang w:val="en-GB"/>
              </w:rPr>
            </w:pPr>
            <w:r w:rsidRPr="00B02CCC">
              <w:rPr>
                <w:lang w:val="en-GB"/>
              </w:rPr>
              <w:t>05-Feb-2016</w:t>
            </w:r>
          </w:p>
        </w:tc>
        <w:tc>
          <w:tcPr>
            <w:tcW w:w="4453" w:type="dxa"/>
            <w:vAlign w:val="center"/>
          </w:tcPr>
          <w:p w14:paraId="6C59C7F4" w14:textId="77777777" w:rsidR="00B73BD0" w:rsidRPr="00B02CCC" w:rsidRDefault="00B73BD0" w:rsidP="00FE24EB">
            <w:pPr>
              <w:spacing w:before="0"/>
              <w:jc w:val="left"/>
              <w:rPr>
                <w:lang w:val="en-GB"/>
              </w:rPr>
            </w:pPr>
            <w:r w:rsidRPr="00B02CCC">
              <w:rPr>
                <w:lang w:val="en-GB"/>
              </w:rPr>
              <w:t>TS updated by CSO-E606844</w:t>
            </w:r>
          </w:p>
        </w:tc>
        <w:tc>
          <w:tcPr>
            <w:tcW w:w="1559" w:type="dxa"/>
            <w:vAlign w:val="center"/>
          </w:tcPr>
          <w:p w14:paraId="4B58C597" w14:textId="77777777" w:rsidR="00B73BD0" w:rsidRPr="00B02CCC" w:rsidRDefault="00B73BD0" w:rsidP="00FE24EB">
            <w:pPr>
              <w:spacing w:before="0"/>
              <w:jc w:val="left"/>
              <w:rPr>
                <w:lang w:val="en-GB"/>
              </w:rPr>
            </w:pPr>
          </w:p>
        </w:tc>
      </w:tr>
      <w:tr w:rsidR="00B73BD0" w:rsidRPr="00B02CCC" w14:paraId="46451277" w14:textId="77777777" w:rsidTr="57F23EA6">
        <w:tc>
          <w:tcPr>
            <w:tcW w:w="1440" w:type="dxa"/>
            <w:vMerge/>
            <w:vAlign w:val="center"/>
          </w:tcPr>
          <w:p w14:paraId="675EC7F0" w14:textId="77777777" w:rsidR="00B73BD0" w:rsidRPr="00B02CCC" w:rsidRDefault="00B73BD0" w:rsidP="00FE24EB">
            <w:pPr>
              <w:spacing w:before="0"/>
              <w:jc w:val="left"/>
              <w:rPr>
                <w:lang w:val="en-GB"/>
              </w:rPr>
            </w:pPr>
          </w:p>
        </w:tc>
        <w:tc>
          <w:tcPr>
            <w:tcW w:w="1620" w:type="dxa"/>
            <w:vAlign w:val="center"/>
          </w:tcPr>
          <w:p w14:paraId="3A293A99" w14:textId="77777777" w:rsidR="00B73BD0" w:rsidRPr="00B02CCC" w:rsidRDefault="00B73BD0" w:rsidP="00FE24EB">
            <w:pPr>
              <w:spacing w:before="0"/>
              <w:jc w:val="left"/>
              <w:rPr>
                <w:lang w:val="en-GB"/>
              </w:rPr>
            </w:pPr>
            <w:r w:rsidRPr="00B02CCC">
              <w:rPr>
                <w:lang w:val="en-GB"/>
              </w:rPr>
              <w:t>05-Feb-2016</w:t>
            </w:r>
          </w:p>
        </w:tc>
        <w:tc>
          <w:tcPr>
            <w:tcW w:w="4453" w:type="dxa"/>
            <w:vAlign w:val="center"/>
          </w:tcPr>
          <w:p w14:paraId="5AB9D573" w14:textId="77777777" w:rsidR="00B73BD0" w:rsidRPr="00B02CCC" w:rsidRDefault="00B73BD0" w:rsidP="00FE24EB">
            <w:pPr>
              <w:spacing w:before="0"/>
              <w:jc w:val="left"/>
              <w:rPr>
                <w:lang w:val="en-GB"/>
              </w:rPr>
            </w:pPr>
            <w:r w:rsidRPr="00B02CCC">
              <w:rPr>
                <w:lang w:val="en-GB"/>
              </w:rPr>
              <w:t>FS updated by SIK E608459</w:t>
            </w:r>
          </w:p>
        </w:tc>
        <w:tc>
          <w:tcPr>
            <w:tcW w:w="1559" w:type="dxa"/>
            <w:vAlign w:val="center"/>
          </w:tcPr>
          <w:p w14:paraId="263E7CC3" w14:textId="77777777" w:rsidR="00B73BD0" w:rsidRPr="00B02CCC" w:rsidRDefault="00B73BD0" w:rsidP="00FE24EB">
            <w:pPr>
              <w:spacing w:before="0"/>
              <w:jc w:val="left"/>
              <w:rPr>
                <w:lang w:val="en-GB"/>
              </w:rPr>
            </w:pPr>
          </w:p>
        </w:tc>
      </w:tr>
      <w:tr w:rsidR="00B73BD0" w:rsidRPr="00B02CCC" w14:paraId="1D088A58" w14:textId="77777777" w:rsidTr="57F23EA6">
        <w:tc>
          <w:tcPr>
            <w:tcW w:w="1440" w:type="dxa"/>
            <w:vMerge/>
            <w:vAlign w:val="center"/>
          </w:tcPr>
          <w:p w14:paraId="62E23FF6" w14:textId="77777777" w:rsidR="00B73BD0" w:rsidRPr="00B02CCC" w:rsidRDefault="00B73BD0" w:rsidP="00FE24EB">
            <w:pPr>
              <w:spacing w:before="0"/>
              <w:jc w:val="left"/>
              <w:rPr>
                <w:lang w:val="en-GB"/>
              </w:rPr>
            </w:pPr>
          </w:p>
        </w:tc>
        <w:tc>
          <w:tcPr>
            <w:tcW w:w="1620" w:type="dxa"/>
            <w:vAlign w:val="center"/>
          </w:tcPr>
          <w:p w14:paraId="1CBCAD51" w14:textId="77777777" w:rsidR="00B73BD0" w:rsidRPr="00B02CCC" w:rsidRDefault="00B73BD0" w:rsidP="00FE24EB">
            <w:pPr>
              <w:spacing w:before="0"/>
              <w:jc w:val="left"/>
              <w:rPr>
                <w:lang w:val="en-GB"/>
              </w:rPr>
            </w:pPr>
            <w:r w:rsidRPr="00B02CCC">
              <w:rPr>
                <w:lang w:val="en-GB"/>
              </w:rPr>
              <w:t>07-Jun-2017</w:t>
            </w:r>
          </w:p>
        </w:tc>
        <w:tc>
          <w:tcPr>
            <w:tcW w:w="4453" w:type="dxa"/>
            <w:vAlign w:val="center"/>
          </w:tcPr>
          <w:p w14:paraId="0D51B3F3" w14:textId="77777777" w:rsidR="00B73BD0" w:rsidRPr="00B02CCC" w:rsidRDefault="00B73BD0" w:rsidP="00FE24EB">
            <w:pPr>
              <w:spacing w:before="0"/>
              <w:jc w:val="left"/>
              <w:rPr>
                <w:lang w:val="en-GB"/>
              </w:rPr>
            </w:pPr>
            <w:r w:rsidRPr="00B02CCC">
              <w:rPr>
                <w:lang w:val="en-GB"/>
              </w:rPr>
              <w:t>Formal adjustments by SBA</w:t>
            </w:r>
          </w:p>
        </w:tc>
        <w:tc>
          <w:tcPr>
            <w:tcW w:w="1559" w:type="dxa"/>
            <w:vAlign w:val="center"/>
          </w:tcPr>
          <w:p w14:paraId="12713B9C" w14:textId="77777777" w:rsidR="00B73BD0" w:rsidRPr="00B02CCC" w:rsidRDefault="00B73BD0" w:rsidP="00FE24EB">
            <w:pPr>
              <w:spacing w:before="0"/>
              <w:jc w:val="left"/>
              <w:rPr>
                <w:lang w:val="en-GB"/>
              </w:rPr>
            </w:pPr>
            <w:r w:rsidRPr="00B02CCC">
              <w:rPr>
                <w:lang w:val="en-GB"/>
              </w:rPr>
              <w:t>NA</w:t>
            </w:r>
          </w:p>
        </w:tc>
      </w:tr>
      <w:tr w:rsidR="00B73BD0" w:rsidRPr="00B02CCC" w14:paraId="020915FE" w14:textId="77777777" w:rsidTr="57F23EA6">
        <w:tc>
          <w:tcPr>
            <w:tcW w:w="1440" w:type="dxa"/>
            <w:vMerge w:val="restart"/>
            <w:vAlign w:val="center"/>
          </w:tcPr>
          <w:p w14:paraId="6BB00E0F" w14:textId="77777777" w:rsidR="00B73BD0" w:rsidRPr="00B02CCC" w:rsidRDefault="00B73BD0" w:rsidP="00FE24EB">
            <w:pPr>
              <w:spacing w:before="0"/>
              <w:jc w:val="left"/>
              <w:rPr>
                <w:lang w:val="en-GB"/>
              </w:rPr>
            </w:pPr>
            <w:r w:rsidRPr="00B02CCC">
              <w:rPr>
                <w:lang w:val="en-GB"/>
              </w:rPr>
              <w:t>07</w:t>
            </w:r>
          </w:p>
        </w:tc>
        <w:tc>
          <w:tcPr>
            <w:tcW w:w="1620" w:type="dxa"/>
            <w:vAlign w:val="center"/>
          </w:tcPr>
          <w:p w14:paraId="5C184936" w14:textId="77777777" w:rsidR="00B73BD0" w:rsidRPr="00B02CCC" w:rsidRDefault="00B73BD0" w:rsidP="00FE24EB">
            <w:pPr>
              <w:spacing w:before="0"/>
              <w:jc w:val="left"/>
              <w:rPr>
                <w:lang w:val="en-GB"/>
              </w:rPr>
            </w:pPr>
            <w:r w:rsidRPr="00B02CCC">
              <w:rPr>
                <w:lang w:val="en-GB"/>
              </w:rPr>
              <w:t>09-Jun-2016</w:t>
            </w:r>
          </w:p>
        </w:tc>
        <w:tc>
          <w:tcPr>
            <w:tcW w:w="4453" w:type="dxa"/>
            <w:vAlign w:val="center"/>
          </w:tcPr>
          <w:p w14:paraId="2ABD8EE2" w14:textId="77777777" w:rsidR="00B73BD0" w:rsidRPr="00B02CCC" w:rsidRDefault="00B73BD0" w:rsidP="00FE24EB">
            <w:pPr>
              <w:spacing w:before="0"/>
              <w:jc w:val="left"/>
              <w:rPr>
                <w:b/>
                <w:bCs/>
                <w:u w:val="single"/>
                <w:lang w:val="en-GB"/>
              </w:rPr>
            </w:pPr>
            <w:r w:rsidRPr="00B02CCC">
              <w:rPr>
                <w:b/>
                <w:bCs/>
                <w:u w:val="single"/>
                <w:lang w:val="en-GB"/>
              </w:rPr>
              <w:t>SUPPORT OFFSHORE – CRQ000000113372</w:t>
            </w:r>
          </w:p>
          <w:p w14:paraId="451F4E04" w14:textId="77777777" w:rsidR="00B73BD0" w:rsidRPr="00B02CCC" w:rsidRDefault="00B73BD0" w:rsidP="00FE24EB">
            <w:pPr>
              <w:spacing w:before="0"/>
              <w:jc w:val="left"/>
              <w:rPr>
                <w:lang w:val="en-GB"/>
              </w:rPr>
            </w:pPr>
            <w:r w:rsidRPr="00B02CCC">
              <w:rPr>
                <w:lang w:val="en-GB"/>
              </w:rPr>
              <w:t>ECC Related Technical Changes for SRM CRQ105769: e-Payment Request for US Health Care Vendors</w:t>
            </w:r>
          </w:p>
        </w:tc>
        <w:tc>
          <w:tcPr>
            <w:tcW w:w="1559" w:type="dxa"/>
            <w:vMerge w:val="restart"/>
            <w:vAlign w:val="center"/>
          </w:tcPr>
          <w:p w14:paraId="5D00C818" w14:textId="77777777" w:rsidR="00B73BD0" w:rsidRPr="00B02CCC" w:rsidRDefault="00B73BD0" w:rsidP="00FE24EB">
            <w:pPr>
              <w:spacing w:before="0"/>
              <w:jc w:val="left"/>
              <w:rPr>
                <w:lang w:val="en-GB"/>
              </w:rPr>
            </w:pPr>
            <w:r w:rsidRPr="00B02CCC">
              <w:rPr>
                <w:lang w:val="en-GB"/>
              </w:rPr>
              <w:t>DE1K973262</w:t>
            </w:r>
          </w:p>
        </w:tc>
      </w:tr>
      <w:tr w:rsidR="00B73BD0" w:rsidRPr="00B02CCC" w14:paraId="498F9A88" w14:textId="77777777" w:rsidTr="57F23EA6">
        <w:tc>
          <w:tcPr>
            <w:tcW w:w="1440" w:type="dxa"/>
            <w:vMerge/>
            <w:vAlign w:val="center"/>
          </w:tcPr>
          <w:p w14:paraId="319D5983" w14:textId="77777777" w:rsidR="00B73BD0" w:rsidRPr="00B02CCC" w:rsidRDefault="00B73BD0" w:rsidP="00FE24EB">
            <w:pPr>
              <w:spacing w:before="0"/>
              <w:jc w:val="left"/>
              <w:rPr>
                <w:lang w:val="en-GB"/>
              </w:rPr>
            </w:pPr>
          </w:p>
        </w:tc>
        <w:tc>
          <w:tcPr>
            <w:tcW w:w="1620" w:type="dxa"/>
            <w:vAlign w:val="center"/>
          </w:tcPr>
          <w:p w14:paraId="7C7FBED2" w14:textId="77777777" w:rsidR="00B73BD0" w:rsidRPr="00B02CCC" w:rsidRDefault="00B73BD0" w:rsidP="00FE24EB">
            <w:pPr>
              <w:spacing w:before="0"/>
              <w:jc w:val="left"/>
              <w:rPr>
                <w:lang w:val="en-GB"/>
              </w:rPr>
            </w:pPr>
            <w:r w:rsidRPr="00B02CCC">
              <w:rPr>
                <w:lang w:val="en-GB"/>
              </w:rPr>
              <w:t>14-Jun-2016</w:t>
            </w:r>
          </w:p>
        </w:tc>
        <w:tc>
          <w:tcPr>
            <w:tcW w:w="4453" w:type="dxa"/>
            <w:vAlign w:val="center"/>
          </w:tcPr>
          <w:p w14:paraId="4BC87307" w14:textId="77777777" w:rsidR="00B73BD0" w:rsidRPr="00B02CCC" w:rsidRDefault="00B73BD0" w:rsidP="00FE24EB">
            <w:pPr>
              <w:spacing w:before="0"/>
              <w:jc w:val="left"/>
              <w:rPr>
                <w:lang w:val="en-GB"/>
              </w:rPr>
            </w:pPr>
            <w:r w:rsidRPr="00B02CCC">
              <w:rPr>
                <w:lang w:val="en-GB"/>
              </w:rPr>
              <w:t>FS Updated by SIK</w:t>
            </w:r>
          </w:p>
        </w:tc>
        <w:tc>
          <w:tcPr>
            <w:tcW w:w="1559" w:type="dxa"/>
            <w:vMerge/>
            <w:vAlign w:val="center"/>
          </w:tcPr>
          <w:p w14:paraId="63F1AD3B" w14:textId="77777777" w:rsidR="00B73BD0" w:rsidRPr="00B02CCC" w:rsidRDefault="00B73BD0" w:rsidP="00FE24EB">
            <w:pPr>
              <w:spacing w:before="0"/>
              <w:jc w:val="left"/>
              <w:rPr>
                <w:lang w:val="en-GB"/>
              </w:rPr>
            </w:pPr>
          </w:p>
        </w:tc>
      </w:tr>
      <w:tr w:rsidR="00B73BD0" w:rsidRPr="00B02CCC" w14:paraId="010D1683" w14:textId="77777777" w:rsidTr="57F23EA6">
        <w:tc>
          <w:tcPr>
            <w:tcW w:w="1440" w:type="dxa"/>
            <w:vMerge/>
            <w:vAlign w:val="center"/>
          </w:tcPr>
          <w:p w14:paraId="2528350A" w14:textId="77777777" w:rsidR="00B73BD0" w:rsidRPr="00B02CCC" w:rsidRDefault="00B73BD0" w:rsidP="00FE24EB">
            <w:pPr>
              <w:spacing w:before="0"/>
              <w:jc w:val="left"/>
              <w:rPr>
                <w:lang w:val="en-GB"/>
              </w:rPr>
            </w:pPr>
          </w:p>
        </w:tc>
        <w:tc>
          <w:tcPr>
            <w:tcW w:w="1620" w:type="dxa"/>
            <w:vAlign w:val="center"/>
          </w:tcPr>
          <w:p w14:paraId="12878E1D" w14:textId="77777777" w:rsidR="00B73BD0" w:rsidRPr="00B02CCC" w:rsidRDefault="00B73BD0" w:rsidP="00FE24EB">
            <w:pPr>
              <w:spacing w:before="0"/>
              <w:jc w:val="left"/>
              <w:rPr>
                <w:lang w:val="en-GB"/>
              </w:rPr>
            </w:pPr>
            <w:r w:rsidRPr="00B02CCC">
              <w:rPr>
                <w:lang w:val="en-GB"/>
              </w:rPr>
              <w:t>22-Jun-2016</w:t>
            </w:r>
          </w:p>
        </w:tc>
        <w:tc>
          <w:tcPr>
            <w:tcW w:w="4453" w:type="dxa"/>
            <w:vAlign w:val="center"/>
          </w:tcPr>
          <w:p w14:paraId="75639AF7" w14:textId="77777777" w:rsidR="00B73BD0" w:rsidRPr="00B02CCC" w:rsidRDefault="00B73BD0" w:rsidP="00FE24EB">
            <w:pPr>
              <w:spacing w:before="0"/>
              <w:jc w:val="left"/>
              <w:rPr>
                <w:lang w:val="en-GB"/>
              </w:rPr>
            </w:pPr>
            <w:r w:rsidRPr="00B02CCC">
              <w:rPr>
                <w:lang w:val="en-GB"/>
              </w:rPr>
              <w:t>TS updated by PPA</w:t>
            </w:r>
          </w:p>
        </w:tc>
        <w:tc>
          <w:tcPr>
            <w:tcW w:w="1559" w:type="dxa"/>
            <w:vMerge/>
            <w:vAlign w:val="center"/>
          </w:tcPr>
          <w:p w14:paraId="093CEAEC" w14:textId="77777777" w:rsidR="00B73BD0" w:rsidRPr="00B02CCC" w:rsidRDefault="00B73BD0" w:rsidP="00FE24EB">
            <w:pPr>
              <w:spacing w:before="0"/>
              <w:jc w:val="left"/>
              <w:rPr>
                <w:lang w:val="en-GB"/>
              </w:rPr>
            </w:pPr>
          </w:p>
        </w:tc>
      </w:tr>
      <w:tr w:rsidR="00B73BD0" w:rsidRPr="00B02CCC" w14:paraId="0EEF2F28" w14:textId="77777777" w:rsidTr="57F23EA6">
        <w:tc>
          <w:tcPr>
            <w:tcW w:w="1440" w:type="dxa"/>
            <w:vMerge/>
            <w:vAlign w:val="center"/>
          </w:tcPr>
          <w:p w14:paraId="6E254A99" w14:textId="77777777" w:rsidR="00B73BD0" w:rsidRPr="00B02CCC" w:rsidRDefault="00B73BD0" w:rsidP="00FE24EB">
            <w:pPr>
              <w:spacing w:before="0"/>
              <w:jc w:val="left"/>
              <w:rPr>
                <w:lang w:val="en-GB"/>
              </w:rPr>
            </w:pPr>
          </w:p>
        </w:tc>
        <w:tc>
          <w:tcPr>
            <w:tcW w:w="1620" w:type="dxa"/>
            <w:vAlign w:val="center"/>
          </w:tcPr>
          <w:p w14:paraId="27ABB377" w14:textId="77777777" w:rsidR="00B73BD0" w:rsidRPr="00B02CCC" w:rsidRDefault="00B73BD0" w:rsidP="00FE24EB">
            <w:pPr>
              <w:spacing w:before="0"/>
              <w:jc w:val="left"/>
              <w:rPr>
                <w:lang w:val="en-GB"/>
              </w:rPr>
            </w:pPr>
            <w:r w:rsidRPr="00B02CCC">
              <w:rPr>
                <w:lang w:val="en-GB"/>
              </w:rPr>
              <w:t>23-Jun-2016</w:t>
            </w:r>
          </w:p>
        </w:tc>
        <w:tc>
          <w:tcPr>
            <w:tcW w:w="4453" w:type="dxa"/>
            <w:vAlign w:val="center"/>
          </w:tcPr>
          <w:p w14:paraId="0110A00B" w14:textId="77777777" w:rsidR="00B73BD0" w:rsidRPr="00B02CCC" w:rsidRDefault="00B73BD0" w:rsidP="00FE24EB">
            <w:pPr>
              <w:spacing w:before="0"/>
              <w:jc w:val="left"/>
              <w:rPr>
                <w:lang w:val="en-GB"/>
              </w:rPr>
            </w:pPr>
            <w:r w:rsidRPr="00B02CCC">
              <w:rPr>
                <w:lang w:val="en-GB"/>
              </w:rPr>
              <w:t>Formal Adjustments by MSH</w:t>
            </w:r>
          </w:p>
        </w:tc>
        <w:tc>
          <w:tcPr>
            <w:tcW w:w="1559" w:type="dxa"/>
            <w:vAlign w:val="center"/>
          </w:tcPr>
          <w:p w14:paraId="75D8883B" w14:textId="77777777" w:rsidR="00B73BD0" w:rsidRPr="00B02CCC" w:rsidRDefault="00B73BD0" w:rsidP="00FE24EB">
            <w:pPr>
              <w:spacing w:before="0"/>
              <w:jc w:val="left"/>
              <w:rPr>
                <w:lang w:val="en-GB"/>
              </w:rPr>
            </w:pPr>
            <w:r w:rsidRPr="00B02CCC">
              <w:rPr>
                <w:lang w:val="en-GB"/>
              </w:rPr>
              <w:t>NA</w:t>
            </w:r>
          </w:p>
        </w:tc>
      </w:tr>
      <w:tr w:rsidR="00B73BD0" w:rsidRPr="00B02CCC" w14:paraId="77DC89DE" w14:textId="77777777" w:rsidTr="57F23EA6">
        <w:tc>
          <w:tcPr>
            <w:tcW w:w="1440" w:type="dxa"/>
            <w:vMerge w:val="restart"/>
            <w:vAlign w:val="center"/>
          </w:tcPr>
          <w:p w14:paraId="08F0C9CE" w14:textId="77777777" w:rsidR="00B73BD0" w:rsidRPr="00B02CCC" w:rsidRDefault="00B73BD0" w:rsidP="00FE24EB">
            <w:pPr>
              <w:spacing w:before="0"/>
              <w:jc w:val="left"/>
              <w:rPr>
                <w:lang w:val="en-GB"/>
              </w:rPr>
            </w:pPr>
            <w:r w:rsidRPr="00B02CCC">
              <w:rPr>
                <w:lang w:val="en-GB"/>
              </w:rPr>
              <w:t>08</w:t>
            </w:r>
          </w:p>
        </w:tc>
        <w:tc>
          <w:tcPr>
            <w:tcW w:w="1620" w:type="dxa"/>
            <w:vAlign w:val="center"/>
          </w:tcPr>
          <w:p w14:paraId="187AA720" w14:textId="77777777" w:rsidR="00B73BD0" w:rsidRPr="00B02CCC" w:rsidRDefault="00B73BD0" w:rsidP="00FE24EB">
            <w:pPr>
              <w:spacing w:before="0"/>
              <w:jc w:val="left"/>
              <w:rPr>
                <w:lang w:val="en-GB"/>
              </w:rPr>
            </w:pPr>
            <w:r w:rsidRPr="00B02CCC">
              <w:rPr>
                <w:lang w:val="en-GB"/>
              </w:rPr>
              <w:t>16-Dec-2016</w:t>
            </w:r>
          </w:p>
        </w:tc>
        <w:tc>
          <w:tcPr>
            <w:tcW w:w="4453" w:type="dxa"/>
            <w:vAlign w:val="center"/>
          </w:tcPr>
          <w:p w14:paraId="346A2E73" w14:textId="77777777" w:rsidR="00B73BD0" w:rsidRPr="00B02CCC" w:rsidRDefault="00B73BD0" w:rsidP="00FE24EB">
            <w:pPr>
              <w:spacing w:before="0"/>
              <w:jc w:val="left"/>
              <w:rPr>
                <w:b/>
                <w:bCs/>
                <w:u w:val="single"/>
                <w:lang w:val="en-GB"/>
              </w:rPr>
            </w:pPr>
            <w:r w:rsidRPr="00B02CCC">
              <w:rPr>
                <w:b/>
                <w:bCs/>
                <w:u w:val="single"/>
                <w:lang w:val="en-GB"/>
              </w:rPr>
              <w:t>UCB_RUN – CRQ000000131569</w:t>
            </w:r>
          </w:p>
          <w:p w14:paraId="6884B19D" w14:textId="77777777" w:rsidR="00B73BD0" w:rsidRPr="00B02CCC" w:rsidRDefault="00B73BD0" w:rsidP="00FE24EB">
            <w:pPr>
              <w:spacing w:before="0"/>
              <w:jc w:val="left"/>
              <w:rPr>
                <w:lang w:val="en-GB"/>
              </w:rPr>
            </w:pPr>
            <w:r w:rsidRPr="00B02CCC">
              <w:rPr>
                <w:lang w:val="en-GB"/>
              </w:rPr>
              <w:t>Duplicate Check for e-Payment Request</w:t>
            </w:r>
          </w:p>
        </w:tc>
        <w:tc>
          <w:tcPr>
            <w:tcW w:w="1559" w:type="dxa"/>
            <w:vMerge w:val="restart"/>
            <w:vAlign w:val="center"/>
          </w:tcPr>
          <w:p w14:paraId="459ECAF2" w14:textId="77777777" w:rsidR="00B73BD0" w:rsidRPr="00B02CCC" w:rsidRDefault="00B73BD0" w:rsidP="00FE24EB">
            <w:pPr>
              <w:spacing w:before="0"/>
              <w:jc w:val="left"/>
              <w:rPr>
                <w:lang w:val="en-GB"/>
              </w:rPr>
            </w:pPr>
            <w:r w:rsidRPr="00B02CCC">
              <w:rPr>
                <w:lang w:val="en-GB"/>
              </w:rPr>
              <w:t>DE1K976879</w:t>
            </w:r>
          </w:p>
        </w:tc>
      </w:tr>
      <w:tr w:rsidR="00DD78DE" w:rsidRPr="00B02CCC" w14:paraId="49B78F41" w14:textId="77777777" w:rsidTr="57F23EA6">
        <w:tc>
          <w:tcPr>
            <w:tcW w:w="1440" w:type="dxa"/>
            <w:vMerge/>
            <w:vAlign w:val="center"/>
          </w:tcPr>
          <w:p w14:paraId="62A1EF53" w14:textId="77777777" w:rsidR="00DD78DE" w:rsidRPr="00B02CCC" w:rsidRDefault="00DD78DE" w:rsidP="00FE24EB">
            <w:pPr>
              <w:spacing w:before="0"/>
              <w:jc w:val="left"/>
              <w:rPr>
                <w:lang w:val="en-GB"/>
              </w:rPr>
            </w:pPr>
          </w:p>
        </w:tc>
        <w:tc>
          <w:tcPr>
            <w:tcW w:w="1620" w:type="dxa"/>
            <w:vAlign w:val="center"/>
          </w:tcPr>
          <w:p w14:paraId="79672FB8" w14:textId="77777777" w:rsidR="00DD78DE" w:rsidRPr="00B02CCC" w:rsidRDefault="00DD78DE" w:rsidP="00FE24EB">
            <w:pPr>
              <w:spacing w:before="0"/>
              <w:jc w:val="left"/>
              <w:rPr>
                <w:lang w:val="en-GB"/>
              </w:rPr>
            </w:pPr>
            <w:r w:rsidRPr="00B02CCC">
              <w:rPr>
                <w:lang w:val="en-GB"/>
              </w:rPr>
              <w:t>09-Jan-2017</w:t>
            </w:r>
          </w:p>
        </w:tc>
        <w:tc>
          <w:tcPr>
            <w:tcW w:w="4453" w:type="dxa"/>
            <w:vAlign w:val="center"/>
          </w:tcPr>
          <w:p w14:paraId="069EAD9E" w14:textId="77777777" w:rsidR="00DD78DE" w:rsidRPr="00B02CCC" w:rsidRDefault="00DD78DE" w:rsidP="00FE24EB">
            <w:pPr>
              <w:spacing w:before="0"/>
              <w:jc w:val="left"/>
              <w:rPr>
                <w:lang w:val="en-GB"/>
              </w:rPr>
            </w:pPr>
            <w:r w:rsidRPr="00B02CCC">
              <w:rPr>
                <w:lang w:val="en-GB"/>
              </w:rPr>
              <w:t>TS updated by E605103</w:t>
            </w:r>
          </w:p>
        </w:tc>
        <w:tc>
          <w:tcPr>
            <w:tcW w:w="1559" w:type="dxa"/>
            <w:vMerge/>
            <w:vAlign w:val="center"/>
          </w:tcPr>
          <w:p w14:paraId="10773EF9" w14:textId="77777777" w:rsidR="00DD78DE" w:rsidRPr="00B02CCC" w:rsidRDefault="00DD78DE" w:rsidP="00FE24EB">
            <w:pPr>
              <w:spacing w:before="0"/>
              <w:jc w:val="left"/>
              <w:rPr>
                <w:lang w:val="en-GB"/>
              </w:rPr>
            </w:pPr>
          </w:p>
        </w:tc>
      </w:tr>
      <w:tr w:rsidR="00DD78DE" w:rsidRPr="00B02CCC" w14:paraId="274F8BD8" w14:textId="77777777" w:rsidTr="57F23EA6">
        <w:tc>
          <w:tcPr>
            <w:tcW w:w="1440" w:type="dxa"/>
            <w:vMerge w:val="restart"/>
            <w:vAlign w:val="center"/>
          </w:tcPr>
          <w:p w14:paraId="6EFE6A4C" w14:textId="31B4B463" w:rsidR="00DD78DE" w:rsidRPr="00B02CCC" w:rsidRDefault="00DD78DE" w:rsidP="00FE24EB">
            <w:pPr>
              <w:spacing w:before="0"/>
              <w:jc w:val="left"/>
              <w:rPr>
                <w:lang w:val="en-GB"/>
              </w:rPr>
            </w:pPr>
            <w:r w:rsidRPr="00B02CCC">
              <w:rPr>
                <w:lang w:val="en-GB"/>
              </w:rPr>
              <w:t>09</w:t>
            </w:r>
          </w:p>
        </w:tc>
        <w:tc>
          <w:tcPr>
            <w:tcW w:w="1620" w:type="dxa"/>
            <w:vAlign w:val="center"/>
          </w:tcPr>
          <w:p w14:paraId="3140DD6C" w14:textId="7C790869" w:rsidR="00DD78DE" w:rsidRPr="00B02CCC" w:rsidRDefault="00DD78DE" w:rsidP="00FE24EB">
            <w:pPr>
              <w:spacing w:before="0"/>
              <w:jc w:val="left"/>
              <w:rPr>
                <w:lang w:val="en-GB"/>
              </w:rPr>
            </w:pPr>
            <w:r w:rsidRPr="00B02CCC">
              <w:rPr>
                <w:lang w:val="en-GB"/>
              </w:rPr>
              <w:t>04-May-2017</w:t>
            </w:r>
          </w:p>
        </w:tc>
        <w:tc>
          <w:tcPr>
            <w:tcW w:w="4453" w:type="dxa"/>
            <w:vAlign w:val="center"/>
          </w:tcPr>
          <w:p w14:paraId="4767503C" w14:textId="77777777" w:rsidR="00DD78DE" w:rsidRPr="00B02CCC" w:rsidRDefault="00DD78DE" w:rsidP="00FE24EB">
            <w:pPr>
              <w:spacing w:before="0"/>
              <w:jc w:val="left"/>
              <w:rPr>
                <w:b/>
                <w:bCs/>
                <w:u w:val="single"/>
                <w:lang w:val="en-GB"/>
              </w:rPr>
            </w:pPr>
            <w:r w:rsidRPr="00B02CCC">
              <w:rPr>
                <w:b/>
                <w:bCs/>
                <w:u w:val="single"/>
                <w:lang w:val="en-GB"/>
              </w:rPr>
              <w:t>UCB_RUN - CRQ000000156869 :</w:t>
            </w:r>
          </w:p>
          <w:p w14:paraId="207B3CCC" w14:textId="35B92827" w:rsidR="00DD78DE" w:rsidRPr="00B02CCC" w:rsidRDefault="00DD78DE" w:rsidP="00FE24EB">
            <w:pPr>
              <w:spacing w:before="0"/>
              <w:jc w:val="left"/>
              <w:rPr>
                <w:lang w:val="en-GB"/>
              </w:rPr>
            </w:pPr>
            <w:r w:rsidRPr="00B02CCC">
              <w:rPr>
                <w:sz w:val="22"/>
                <w:szCs w:val="22"/>
                <w:lang w:val="en-GB"/>
              </w:rPr>
              <w:t>PE1_FI_Error in BAPI_WHTax Information is not Captured</w:t>
            </w:r>
          </w:p>
        </w:tc>
        <w:tc>
          <w:tcPr>
            <w:tcW w:w="1559" w:type="dxa"/>
            <w:vMerge w:val="restart"/>
            <w:vAlign w:val="center"/>
          </w:tcPr>
          <w:p w14:paraId="32D8194E" w14:textId="367AC4B4" w:rsidR="00DD78DE" w:rsidRPr="00B02CCC" w:rsidRDefault="00DD78DE" w:rsidP="00FE24EB">
            <w:pPr>
              <w:spacing w:before="0"/>
              <w:jc w:val="left"/>
              <w:rPr>
                <w:lang w:val="en-GB"/>
              </w:rPr>
            </w:pPr>
            <w:r w:rsidRPr="00B02CCC">
              <w:rPr>
                <w:lang w:val="en-GB"/>
              </w:rPr>
              <w:t>DE1K980084</w:t>
            </w:r>
          </w:p>
        </w:tc>
      </w:tr>
      <w:tr w:rsidR="00DD78DE" w:rsidRPr="00B02CCC" w14:paraId="5698B318" w14:textId="77777777" w:rsidTr="57F23EA6">
        <w:tc>
          <w:tcPr>
            <w:tcW w:w="1440" w:type="dxa"/>
            <w:vMerge/>
            <w:vAlign w:val="center"/>
          </w:tcPr>
          <w:p w14:paraId="1DE3D1E7" w14:textId="77777777" w:rsidR="00DD78DE" w:rsidRPr="00B02CCC" w:rsidRDefault="00DD78DE" w:rsidP="00FE24EB">
            <w:pPr>
              <w:spacing w:before="0"/>
              <w:jc w:val="left"/>
              <w:rPr>
                <w:lang w:val="en-GB"/>
              </w:rPr>
            </w:pPr>
          </w:p>
        </w:tc>
        <w:tc>
          <w:tcPr>
            <w:tcW w:w="1620" w:type="dxa"/>
            <w:vAlign w:val="center"/>
          </w:tcPr>
          <w:p w14:paraId="47F84716" w14:textId="2372A2FB" w:rsidR="00DD78DE" w:rsidRPr="00B02CCC" w:rsidRDefault="00DD78DE" w:rsidP="00FE24EB">
            <w:pPr>
              <w:spacing w:before="0"/>
              <w:jc w:val="left"/>
              <w:rPr>
                <w:lang w:val="en-GB"/>
              </w:rPr>
            </w:pPr>
            <w:r w:rsidRPr="00B02CCC">
              <w:rPr>
                <w:lang w:val="en-GB"/>
              </w:rPr>
              <w:t>16-May-2017</w:t>
            </w:r>
          </w:p>
        </w:tc>
        <w:tc>
          <w:tcPr>
            <w:tcW w:w="4453" w:type="dxa"/>
            <w:vAlign w:val="center"/>
          </w:tcPr>
          <w:p w14:paraId="1ACBEB5D" w14:textId="04AC1367" w:rsidR="00DD78DE" w:rsidRPr="00B02CCC" w:rsidRDefault="00DD78DE" w:rsidP="00FE24EB">
            <w:pPr>
              <w:spacing w:before="0"/>
              <w:jc w:val="left"/>
              <w:rPr>
                <w:b/>
                <w:bCs/>
                <w:u w:val="single"/>
                <w:lang w:val="en-GB"/>
              </w:rPr>
            </w:pPr>
            <w:r w:rsidRPr="00B02CCC">
              <w:rPr>
                <w:lang w:val="en-GB"/>
              </w:rPr>
              <w:t>TS updated by E608890</w:t>
            </w:r>
          </w:p>
        </w:tc>
        <w:tc>
          <w:tcPr>
            <w:tcW w:w="1559" w:type="dxa"/>
            <w:vMerge/>
            <w:vAlign w:val="center"/>
          </w:tcPr>
          <w:p w14:paraId="1C11167E" w14:textId="77777777" w:rsidR="00DD78DE" w:rsidRPr="00B02CCC" w:rsidRDefault="00DD78DE" w:rsidP="00FE24EB">
            <w:pPr>
              <w:spacing w:before="0"/>
              <w:jc w:val="left"/>
              <w:rPr>
                <w:lang w:val="en-GB"/>
              </w:rPr>
            </w:pPr>
          </w:p>
        </w:tc>
      </w:tr>
      <w:tr w:rsidR="00DD78DE" w:rsidRPr="00B02CCC" w14:paraId="19B590D9" w14:textId="77777777" w:rsidTr="57F23EA6">
        <w:tc>
          <w:tcPr>
            <w:tcW w:w="1440" w:type="dxa"/>
            <w:vMerge/>
            <w:vAlign w:val="center"/>
          </w:tcPr>
          <w:p w14:paraId="1C045A7F" w14:textId="77777777" w:rsidR="00DD78DE" w:rsidRPr="00B02CCC" w:rsidRDefault="00DD78DE" w:rsidP="00FE24EB">
            <w:pPr>
              <w:spacing w:before="0"/>
              <w:jc w:val="left"/>
              <w:rPr>
                <w:lang w:val="en-GB"/>
              </w:rPr>
            </w:pPr>
          </w:p>
        </w:tc>
        <w:tc>
          <w:tcPr>
            <w:tcW w:w="1620" w:type="dxa"/>
            <w:vAlign w:val="center"/>
          </w:tcPr>
          <w:p w14:paraId="6E106B23" w14:textId="21743705" w:rsidR="00DD78DE" w:rsidRPr="00B02CCC" w:rsidRDefault="00DD78DE" w:rsidP="00FE24EB">
            <w:pPr>
              <w:spacing w:before="0"/>
              <w:jc w:val="left"/>
              <w:rPr>
                <w:lang w:val="en-GB"/>
              </w:rPr>
            </w:pPr>
            <w:r w:rsidRPr="00B02CCC">
              <w:rPr>
                <w:lang w:val="en-GB"/>
              </w:rPr>
              <w:t>29-May-2017</w:t>
            </w:r>
          </w:p>
        </w:tc>
        <w:tc>
          <w:tcPr>
            <w:tcW w:w="4453" w:type="dxa"/>
            <w:vAlign w:val="center"/>
          </w:tcPr>
          <w:p w14:paraId="06EB15FB" w14:textId="58EF0491" w:rsidR="00DD78DE" w:rsidRPr="00B02CCC" w:rsidRDefault="00DD78DE" w:rsidP="00FE24EB">
            <w:pPr>
              <w:spacing w:before="0"/>
              <w:jc w:val="left"/>
              <w:rPr>
                <w:lang w:val="en-GB"/>
              </w:rPr>
            </w:pPr>
            <w:r w:rsidRPr="00B02CCC">
              <w:rPr>
                <w:lang w:val="en-GB"/>
              </w:rPr>
              <w:t>Formal Adjustments by PNA</w:t>
            </w:r>
          </w:p>
        </w:tc>
        <w:tc>
          <w:tcPr>
            <w:tcW w:w="1559" w:type="dxa"/>
            <w:vMerge/>
            <w:vAlign w:val="center"/>
          </w:tcPr>
          <w:p w14:paraId="03B6DFD5" w14:textId="77777777" w:rsidR="00DD78DE" w:rsidRPr="00B02CCC" w:rsidRDefault="00DD78DE" w:rsidP="00FE24EB">
            <w:pPr>
              <w:spacing w:before="0"/>
              <w:jc w:val="left"/>
              <w:rPr>
                <w:lang w:val="en-GB"/>
              </w:rPr>
            </w:pPr>
          </w:p>
        </w:tc>
      </w:tr>
      <w:tr w:rsidR="00DD78DE" w:rsidRPr="00B02CCC" w14:paraId="346CB4B8" w14:textId="77777777" w:rsidTr="57F23EA6">
        <w:tc>
          <w:tcPr>
            <w:tcW w:w="1440" w:type="dxa"/>
            <w:vMerge w:val="restart"/>
            <w:vAlign w:val="center"/>
          </w:tcPr>
          <w:p w14:paraId="6684A43F" w14:textId="495DC332" w:rsidR="00DD78DE" w:rsidRPr="00B02CCC" w:rsidRDefault="00DD78DE" w:rsidP="00FE24EB">
            <w:pPr>
              <w:spacing w:before="0"/>
              <w:jc w:val="left"/>
              <w:rPr>
                <w:lang w:val="en-GB"/>
              </w:rPr>
            </w:pPr>
            <w:r w:rsidRPr="00B02CCC">
              <w:rPr>
                <w:lang w:val="en-GB"/>
              </w:rPr>
              <w:t>10</w:t>
            </w:r>
          </w:p>
        </w:tc>
        <w:tc>
          <w:tcPr>
            <w:tcW w:w="1620" w:type="dxa"/>
            <w:vAlign w:val="center"/>
          </w:tcPr>
          <w:p w14:paraId="099DFC1A" w14:textId="2D163287" w:rsidR="00DD78DE" w:rsidRPr="00B02CCC" w:rsidRDefault="00DD78DE" w:rsidP="00FE24EB">
            <w:pPr>
              <w:spacing w:before="0"/>
              <w:jc w:val="left"/>
              <w:rPr>
                <w:lang w:val="en-GB"/>
              </w:rPr>
            </w:pPr>
            <w:r w:rsidRPr="00B02CCC">
              <w:rPr>
                <w:lang w:val="en-GB"/>
              </w:rPr>
              <w:t>01-Sep-2017</w:t>
            </w:r>
          </w:p>
        </w:tc>
        <w:tc>
          <w:tcPr>
            <w:tcW w:w="4453" w:type="dxa"/>
            <w:vAlign w:val="center"/>
          </w:tcPr>
          <w:p w14:paraId="729FA284" w14:textId="77777777" w:rsidR="00DD78DE" w:rsidRPr="00B02CCC" w:rsidRDefault="00DD78DE" w:rsidP="00FE24EB">
            <w:pPr>
              <w:spacing w:before="0"/>
              <w:jc w:val="left"/>
              <w:rPr>
                <w:b/>
                <w:bCs/>
                <w:u w:val="single"/>
                <w:lang w:val="en-GB"/>
              </w:rPr>
            </w:pPr>
            <w:r w:rsidRPr="00B02CCC">
              <w:rPr>
                <w:b/>
                <w:bCs/>
                <w:u w:val="single"/>
                <w:lang w:val="en-GB"/>
              </w:rPr>
              <w:t>UCB_RUN - CRQ000000189774 :</w:t>
            </w:r>
          </w:p>
          <w:p w14:paraId="0CDD248D" w14:textId="2DC39C5B" w:rsidR="00DD78DE" w:rsidRPr="00B02CCC" w:rsidRDefault="00DD78DE" w:rsidP="00FE24EB">
            <w:pPr>
              <w:spacing w:before="0"/>
              <w:jc w:val="left"/>
              <w:rPr>
                <w:lang w:val="en-GB"/>
              </w:rPr>
            </w:pPr>
            <w:r w:rsidRPr="00B02CCC">
              <w:rPr>
                <w:color w:val="000000"/>
                <w:lang w:val="en-GB"/>
              </w:rPr>
              <w:t>WHT not working correctly for Brazil company code</w:t>
            </w:r>
          </w:p>
        </w:tc>
        <w:tc>
          <w:tcPr>
            <w:tcW w:w="1559" w:type="dxa"/>
            <w:vMerge w:val="restart"/>
            <w:vAlign w:val="center"/>
          </w:tcPr>
          <w:p w14:paraId="1ACFE40E" w14:textId="0897AE6E" w:rsidR="00DD78DE" w:rsidRPr="00B02CCC" w:rsidRDefault="00DD78DE" w:rsidP="00FE24EB">
            <w:pPr>
              <w:spacing w:before="0"/>
              <w:jc w:val="left"/>
              <w:rPr>
                <w:lang w:val="en-GB"/>
              </w:rPr>
            </w:pPr>
            <w:r w:rsidRPr="00B02CCC">
              <w:rPr>
                <w:lang w:val="en-GB"/>
              </w:rPr>
              <w:t>DE1K982126</w:t>
            </w:r>
          </w:p>
        </w:tc>
      </w:tr>
      <w:tr w:rsidR="00DD78DE" w:rsidRPr="00B02CCC" w14:paraId="17B844FF" w14:textId="77777777" w:rsidTr="57F23EA6">
        <w:tc>
          <w:tcPr>
            <w:tcW w:w="1440" w:type="dxa"/>
            <w:vMerge/>
            <w:vAlign w:val="center"/>
          </w:tcPr>
          <w:p w14:paraId="32FBCB14" w14:textId="77777777" w:rsidR="00DD78DE" w:rsidRPr="00B02CCC" w:rsidRDefault="00DD78DE" w:rsidP="00FE24EB">
            <w:pPr>
              <w:spacing w:before="0"/>
              <w:jc w:val="left"/>
              <w:rPr>
                <w:lang w:val="en-GB"/>
              </w:rPr>
            </w:pPr>
          </w:p>
        </w:tc>
        <w:tc>
          <w:tcPr>
            <w:tcW w:w="1620" w:type="dxa"/>
            <w:vAlign w:val="center"/>
          </w:tcPr>
          <w:p w14:paraId="00AA9723" w14:textId="6F1D41BB" w:rsidR="00DD78DE" w:rsidRPr="00B02CCC" w:rsidRDefault="00DD78DE" w:rsidP="00FE24EB">
            <w:pPr>
              <w:spacing w:before="0"/>
              <w:jc w:val="left"/>
              <w:rPr>
                <w:lang w:val="en-GB"/>
              </w:rPr>
            </w:pPr>
            <w:r w:rsidRPr="00B02CCC">
              <w:rPr>
                <w:lang w:val="en-GB"/>
              </w:rPr>
              <w:t>04-Sept-2017</w:t>
            </w:r>
          </w:p>
        </w:tc>
        <w:tc>
          <w:tcPr>
            <w:tcW w:w="4453" w:type="dxa"/>
            <w:vAlign w:val="center"/>
          </w:tcPr>
          <w:p w14:paraId="2B74B72A" w14:textId="2E96B163" w:rsidR="00DD78DE" w:rsidRPr="00B02CCC" w:rsidRDefault="00DD78DE" w:rsidP="00FE24EB">
            <w:pPr>
              <w:spacing w:before="0"/>
              <w:jc w:val="left"/>
              <w:rPr>
                <w:lang w:val="en-GB"/>
              </w:rPr>
            </w:pPr>
            <w:r w:rsidRPr="00B02CCC">
              <w:rPr>
                <w:lang w:val="en-GB"/>
              </w:rPr>
              <w:t>TS updated by E608890</w:t>
            </w:r>
          </w:p>
        </w:tc>
        <w:tc>
          <w:tcPr>
            <w:tcW w:w="1559" w:type="dxa"/>
            <w:vMerge/>
            <w:vAlign w:val="center"/>
          </w:tcPr>
          <w:p w14:paraId="37A3887F" w14:textId="77777777" w:rsidR="00DD78DE" w:rsidRPr="00B02CCC" w:rsidRDefault="00DD78DE" w:rsidP="00FE24EB">
            <w:pPr>
              <w:spacing w:before="0"/>
              <w:jc w:val="left"/>
              <w:rPr>
                <w:lang w:val="en-GB"/>
              </w:rPr>
            </w:pPr>
          </w:p>
        </w:tc>
      </w:tr>
      <w:tr w:rsidR="00827F33" w:rsidRPr="00B02CCC" w14:paraId="54A9BF1D" w14:textId="77777777" w:rsidTr="57F23EA6">
        <w:tc>
          <w:tcPr>
            <w:tcW w:w="1440" w:type="dxa"/>
            <w:vMerge w:val="restart"/>
            <w:vAlign w:val="center"/>
          </w:tcPr>
          <w:p w14:paraId="10B3D16D" w14:textId="0F159BE5" w:rsidR="00827F33" w:rsidRPr="00B02CCC" w:rsidRDefault="00827F33" w:rsidP="00FE24EB">
            <w:pPr>
              <w:spacing w:before="0"/>
              <w:jc w:val="left"/>
              <w:rPr>
                <w:lang w:val="en-GB"/>
              </w:rPr>
            </w:pPr>
            <w:r w:rsidRPr="00B02CCC">
              <w:rPr>
                <w:lang w:val="en-GB"/>
              </w:rPr>
              <w:t>11</w:t>
            </w:r>
          </w:p>
        </w:tc>
        <w:tc>
          <w:tcPr>
            <w:tcW w:w="1620" w:type="dxa"/>
            <w:vAlign w:val="center"/>
          </w:tcPr>
          <w:p w14:paraId="5D75EF1B" w14:textId="4B0A6A4C" w:rsidR="00827F33" w:rsidRPr="00B02CCC" w:rsidRDefault="00827F33" w:rsidP="00FE24EB">
            <w:pPr>
              <w:spacing w:before="0"/>
              <w:jc w:val="left"/>
              <w:rPr>
                <w:lang w:val="en-GB"/>
              </w:rPr>
            </w:pPr>
            <w:r w:rsidRPr="00B02CCC">
              <w:rPr>
                <w:lang w:val="en-GB"/>
              </w:rPr>
              <w:t>12-Sep-2017</w:t>
            </w:r>
          </w:p>
        </w:tc>
        <w:tc>
          <w:tcPr>
            <w:tcW w:w="4453" w:type="dxa"/>
            <w:vAlign w:val="center"/>
          </w:tcPr>
          <w:p w14:paraId="57AF52A3" w14:textId="0A885D21" w:rsidR="00827F33" w:rsidRPr="00B02CCC" w:rsidRDefault="00827F33" w:rsidP="00FE24EB">
            <w:pPr>
              <w:spacing w:before="0"/>
              <w:jc w:val="left"/>
              <w:rPr>
                <w:b/>
                <w:bCs/>
                <w:u w:val="single"/>
                <w:lang w:val="en-GB"/>
              </w:rPr>
            </w:pPr>
            <w:r w:rsidRPr="00B02CCC">
              <w:rPr>
                <w:b/>
                <w:bCs/>
                <w:u w:val="single"/>
                <w:lang w:val="en-GB"/>
              </w:rPr>
              <w:t>UCB_RUN - CRQ000000184678 :</w:t>
            </w:r>
          </w:p>
          <w:p w14:paraId="1062B49B" w14:textId="2441A3F1" w:rsidR="00827F33" w:rsidRPr="00B02CCC" w:rsidRDefault="00827F33" w:rsidP="00FE24EB">
            <w:pPr>
              <w:spacing w:before="0"/>
              <w:jc w:val="left"/>
              <w:rPr>
                <w:lang w:val="en-GB"/>
              </w:rPr>
            </w:pPr>
            <w:r w:rsidRPr="00B02CCC">
              <w:rPr>
                <w:lang w:val="en-GB"/>
              </w:rPr>
              <w:t>Enhancemnt to BAPI program to pass aditional details from SRM to FI and cancellation of the workaround of CRQ000000189774</w:t>
            </w:r>
          </w:p>
        </w:tc>
        <w:tc>
          <w:tcPr>
            <w:tcW w:w="1559" w:type="dxa"/>
            <w:vMerge w:val="restart"/>
            <w:vAlign w:val="center"/>
          </w:tcPr>
          <w:p w14:paraId="35B750F6" w14:textId="1A786500" w:rsidR="00827F33" w:rsidRPr="00B02CCC" w:rsidRDefault="00827F33" w:rsidP="00FE24EB">
            <w:pPr>
              <w:spacing w:before="0"/>
              <w:jc w:val="left"/>
              <w:rPr>
                <w:lang w:val="en-GB"/>
              </w:rPr>
            </w:pPr>
            <w:r w:rsidRPr="00B02CCC">
              <w:rPr>
                <w:lang w:val="en-GB"/>
              </w:rPr>
              <w:t>DE1K982788</w:t>
            </w:r>
          </w:p>
        </w:tc>
      </w:tr>
      <w:tr w:rsidR="00827F33" w:rsidRPr="00B02CCC" w14:paraId="382A393F" w14:textId="77777777" w:rsidTr="57F23EA6">
        <w:tc>
          <w:tcPr>
            <w:tcW w:w="1440" w:type="dxa"/>
            <w:vMerge/>
            <w:vAlign w:val="center"/>
          </w:tcPr>
          <w:p w14:paraId="05F28B3B" w14:textId="77777777" w:rsidR="00827F33" w:rsidRPr="00B02CCC" w:rsidRDefault="00827F33" w:rsidP="00FE24EB">
            <w:pPr>
              <w:spacing w:before="0"/>
              <w:jc w:val="left"/>
              <w:rPr>
                <w:lang w:val="en-GB"/>
              </w:rPr>
            </w:pPr>
          </w:p>
        </w:tc>
        <w:tc>
          <w:tcPr>
            <w:tcW w:w="1620" w:type="dxa"/>
            <w:vAlign w:val="center"/>
          </w:tcPr>
          <w:p w14:paraId="44D4173F" w14:textId="1337C076" w:rsidR="00827F33" w:rsidRPr="00B02CCC" w:rsidRDefault="00827F33" w:rsidP="00FE24EB">
            <w:pPr>
              <w:spacing w:before="0"/>
              <w:jc w:val="left"/>
              <w:rPr>
                <w:lang w:val="en-GB"/>
              </w:rPr>
            </w:pPr>
            <w:r w:rsidRPr="00B02CCC">
              <w:rPr>
                <w:lang w:val="en-GB"/>
              </w:rPr>
              <w:t>12-Sep-2017</w:t>
            </w:r>
          </w:p>
        </w:tc>
        <w:tc>
          <w:tcPr>
            <w:tcW w:w="4453" w:type="dxa"/>
            <w:vAlign w:val="center"/>
          </w:tcPr>
          <w:p w14:paraId="178CAA4D" w14:textId="11B1B2D4" w:rsidR="00827F33" w:rsidRPr="00B02CCC" w:rsidRDefault="00827F33" w:rsidP="00FE24EB">
            <w:pPr>
              <w:spacing w:before="0"/>
              <w:jc w:val="left"/>
              <w:rPr>
                <w:lang w:val="en-GB"/>
              </w:rPr>
            </w:pPr>
            <w:r w:rsidRPr="00B02CCC">
              <w:rPr>
                <w:lang w:val="en-GB"/>
              </w:rPr>
              <w:t>FS updated by E610498</w:t>
            </w:r>
          </w:p>
        </w:tc>
        <w:tc>
          <w:tcPr>
            <w:tcW w:w="1559" w:type="dxa"/>
            <w:vMerge/>
            <w:vAlign w:val="center"/>
          </w:tcPr>
          <w:p w14:paraId="0A6DFA5B" w14:textId="77777777" w:rsidR="00827F33" w:rsidRPr="00B02CCC" w:rsidRDefault="00827F33" w:rsidP="00FE24EB">
            <w:pPr>
              <w:spacing w:before="0"/>
              <w:jc w:val="left"/>
              <w:rPr>
                <w:lang w:val="en-GB"/>
              </w:rPr>
            </w:pPr>
          </w:p>
        </w:tc>
      </w:tr>
      <w:tr w:rsidR="00827F33" w:rsidRPr="00B02CCC" w14:paraId="04DF9597" w14:textId="77777777" w:rsidTr="57F23EA6">
        <w:tc>
          <w:tcPr>
            <w:tcW w:w="1440" w:type="dxa"/>
            <w:vMerge/>
            <w:vAlign w:val="center"/>
          </w:tcPr>
          <w:p w14:paraId="395A5FF9" w14:textId="77777777" w:rsidR="00827F33" w:rsidRPr="00B02CCC" w:rsidRDefault="00827F33" w:rsidP="00FE24EB">
            <w:pPr>
              <w:spacing w:before="0"/>
              <w:jc w:val="left"/>
              <w:rPr>
                <w:lang w:val="en-GB"/>
              </w:rPr>
            </w:pPr>
          </w:p>
        </w:tc>
        <w:tc>
          <w:tcPr>
            <w:tcW w:w="1620" w:type="dxa"/>
            <w:vAlign w:val="center"/>
          </w:tcPr>
          <w:p w14:paraId="5B20B011" w14:textId="6FDB941C" w:rsidR="00827F33" w:rsidRPr="00B02CCC" w:rsidRDefault="00827F33" w:rsidP="00FE24EB">
            <w:pPr>
              <w:spacing w:before="0"/>
              <w:jc w:val="left"/>
              <w:rPr>
                <w:lang w:val="en-GB"/>
              </w:rPr>
            </w:pPr>
            <w:r w:rsidRPr="00B02CCC">
              <w:rPr>
                <w:lang w:val="en-GB"/>
              </w:rPr>
              <w:t>27-Sep-2017</w:t>
            </w:r>
          </w:p>
        </w:tc>
        <w:tc>
          <w:tcPr>
            <w:tcW w:w="4453" w:type="dxa"/>
            <w:vAlign w:val="center"/>
          </w:tcPr>
          <w:p w14:paraId="100F6980" w14:textId="38CBE709" w:rsidR="00827F33" w:rsidRPr="00B02CCC" w:rsidRDefault="00827F33" w:rsidP="00FE24EB">
            <w:pPr>
              <w:spacing w:before="0"/>
              <w:jc w:val="left"/>
              <w:rPr>
                <w:lang w:val="en-GB"/>
              </w:rPr>
            </w:pPr>
            <w:r w:rsidRPr="00B02CCC">
              <w:rPr>
                <w:lang w:val="en-GB"/>
              </w:rPr>
              <w:t>TS Updated by E608890</w:t>
            </w:r>
          </w:p>
        </w:tc>
        <w:tc>
          <w:tcPr>
            <w:tcW w:w="1559" w:type="dxa"/>
            <w:vMerge/>
            <w:vAlign w:val="center"/>
          </w:tcPr>
          <w:p w14:paraId="3A4F0780" w14:textId="77777777" w:rsidR="00827F33" w:rsidRPr="00B02CCC" w:rsidRDefault="00827F33" w:rsidP="00FE24EB">
            <w:pPr>
              <w:spacing w:before="0"/>
              <w:jc w:val="left"/>
              <w:rPr>
                <w:lang w:val="en-GB"/>
              </w:rPr>
            </w:pPr>
          </w:p>
        </w:tc>
      </w:tr>
      <w:tr w:rsidR="00150FDE" w:rsidRPr="00B02CCC" w14:paraId="37C1A3B0" w14:textId="77777777" w:rsidTr="57F23EA6">
        <w:tc>
          <w:tcPr>
            <w:tcW w:w="1440" w:type="dxa"/>
            <w:vMerge w:val="restart"/>
            <w:vAlign w:val="center"/>
          </w:tcPr>
          <w:p w14:paraId="4CB2211A" w14:textId="77777777" w:rsidR="00150FDE" w:rsidRPr="00B02CCC" w:rsidRDefault="00150FDE" w:rsidP="00FE24EB">
            <w:pPr>
              <w:spacing w:before="0"/>
              <w:jc w:val="left"/>
              <w:rPr>
                <w:lang w:val="en-GB"/>
              </w:rPr>
            </w:pPr>
            <w:r w:rsidRPr="00B02CCC">
              <w:rPr>
                <w:lang w:val="en-GB"/>
              </w:rPr>
              <w:t>12</w:t>
            </w:r>
          </w:p>
          <w:p w14:paraId="68ACCFD7" w14:textId="77777777" w:rsidR="00150FDE" w:rsidRPr="00B02CCC" w:rsidRDefault="00150FDE" w:rsidP="00FE24EB">
            <w:pPr>
              <w:spacing w:before="0"/>
              <w:jc w:val="left"/>
              <w:rPr>
                <w:lang w:val="en-GB"/>
              </w:rPr>
            </w:pPr>
          </w:p>
        </w:tc>
        <w:tc>
          <w:tcPr>
            <w:tcW w:w="1620" w:type="dxa"/>
            <w:vAlign w:val="center"/>
          </w:tcPr>
          <w:p w14:paraId="48AE4C70" w14:textId="77777777" w:rsidR="00150FDE" w:rsidRPr="00B02CCC" w:rsidRDefault="00150FDE" w:rsidP="00FE24EB">
            <w:pPr>
              <w:spacing w:before="0"/>
              <w:jc w:val="left"/>
              <w:rPr>
                <w:lang w:val="en-GB"/>
              </w:rPr>
            </w:pPr>
            <w:r w:rsidRPr="00B02CCC">
              <w:rPr>
                <w:lang w:val="en-GB"/>
              </w:rPr>
              <w:t>06-Mar-2018</w:t>
            </w:r>
          </w:p>
        </w:tc>
        <w:tc>
          <w:tcPr>
            <w:tcW w:w="4453" w:type="dxa"/>
            <w:vAlign w:val="center"/>
          </w:tcPr>
          <w:p w14:paraId="61B73CA7" w14:textId="62C3F0EC" w:rsidR="00150FDE" w:rsidRPr="00B02CCC" w:rsidRDefault="00D95414" w:rsidP="00FE24EB">
            <w:pPr>
              <w:spacing w:before="0"/>
              <w:jc w:val="left"/>
              <w:rPr>
                <w:b/>
                <w:bCs/>
                <w:u w:val="single"/>
                <w:lang w:val="en-GB"/>
              </w:rPr>
            </w:pPr>
            <w:r w:rsidRPr="00B02CCC">
              <w:rPr>
                <w:b/>
                <w:bCs/>
                <w:u w:val="single"/>
                <w:lang w:val="en-GB"/>
              </w:rPr>
              <w:t xml:space="preserve">WP677 - </w:t>
            </w:r>
            <w:r w:rsidR="00150FDE" w:rsidRPr="00B02CCC">
              <w:rPr>
                <w:b/>
                <w:bCs/>
                <w:u w:val="single"/>
                <w:lang w:val="en-GB"/>
              </w:rPr>
              <w:t>CRQ</w:t>
            </w:r>
            <w:r w:rsidR="000D210A" w:rsidRPr="00B02CCC">
              <w:rPr>
                <w:b/>
                <w:bCs/>
                <w:u w:val="single"/>
                <w:lang w:val="en-GB"/>
              </w:rPr>
              <w:t>000000232669</w:t>
            </w:r>
            <w:r w:rsidR="00150FDE" w:rsidRPr="00B02CCC">
              <w:rPr>
                <w:b/>
                <w:bCs/>
                <w:u w:val="single"/>
                <w:lang w:val="en-GB"/>
              </w:rPr>
              <w:t>:</w:t>
            </w:r>
          </w:p>
          <w:p w14:paraId="4D9EB5F3" w14:textId="16073F1E" w:rsidR="00150FDE" w:rsidRPr="00B02CCC" w:rsidRDefault="00150FDE" w:rsidP="00FE24EB">
            <w:pPr>
              <w:spacing w:before="0"/>
              <w:jc w:val="left"/>
              <w:rPr>
                <w:lang w:val="en-GB"/>
              </w:rPr>
            </w:pPr>
            <w:r w:rsidRPr="00B02CCC">
              <w:rPr>
                <w:lang w:val="en-GB"/>
              </w:rPr>
              <w:t>ePayment Request Blocking</w:t>
            </w:r>
            <w:r w:rsidR="00C16A6B" w:rsidRPr="00B02CCC">
              <w:rPr>
                <w:lang w:val="en-GB"/>
              </w:rPr>
              <w:t xml:space="preserve"> concept</w:t>
            </w:r>
            <w:r w:rsidRPr="00B02CCC">
              <w:rPr>
                <w:lang w:val="en-GB"/>
              </w:rPr>
              <w:t xml:space="preserve"> for China</w:t>
            </w:r>
          </w:p>
        </w:tc>
        <w:tc>
          <w:tcPr>
            <w:tcW w:w="1559" w:type="dxa"/>
            <w:vMerge w:val="restart"/>
            <w:vAlign w:val="center"/>
          </w:tcPr>
          <w:p w14:paraId="5CB6F89A" w14:textId="77777777" w:rsidR="00150FDE" w:rsidRPr="00B02CCC" w:rsidRDefault="00150FDE" w:rsidP="00FE24EB">
            <w:pPr>
              <w:spacing w:before="0"/>
              <w:jc w:val="left"/>
              <w:rPr>
                <w:lang w:val="en-GB"/>
              </w:rPr>
            </w:pPr>
            <w:r w:rsidRPr="00B02CCC">
              <w:rPr>
                <w:lang w:val="en-GB"/>
              </w:rPr>
              <w:t>DE1K986042</w:t>
            </w:r>
          </w:p>
          <w:p w14:paraId="726C172A" w14:textId="77777777" w:rsidR="00150FDE" w:rsidRPr="00B02CCC" w:rsidRDefault="00150FDE" w:rsidP="00FE24EB">
            <w:pPr>
              <w:spacing w:before="0"/>
              <w:jc w:val="left"/>
              <w:rPr>
                <w:lang w:val="en-GB"/>
              </w:rPr>
            </w:pPr>
          </w:p>
        </w:tc>
      </w:tr>
      <w:tr w:rsidR="00150FDE" w:rsidRPr="00B02CCC" w14:paraId="628FBB72" w14:textId="77777777" w:rsidTr="57F23EA6">
        <w:tc>
          <w:tcPr>
            <w:tcW w:w="1440" w:type="dxa"/>
            <w:vMerge/>
            <w:vAlign w:val="center"/>
          </w:tcPr>
          <w:p w14:paraId="1AB1737A" w14:textId="77777777" w:rsidR="00150FDE" w:rsidRPr="00B02CCC" w:rsidRDefault="00150FDE" w:rsidP="00FE24EB">
            <w:pPr>
              <w:spacing w:before="0"/>
              <w:jc w:val="left"/>
              <w:rPr>
                <w:lang w:val="en-GB"/>
              </w:rPr>
            </w:pPr>
          </w:p>
        </w:tc>
        <w:tc>
          <w:tcPr>
            <w:tcW w:w="1620" w:type="dxa"/>
            <w:vAlign w:val="center"/>
          </w:tcPr>
          <w:p w14:paraId="24A7CF50" w14:textId="77777777" w:rsidR="00150FDE" w:rsidRPr="00B02CCC" w:rsidRDefault="00150FDE" w:rsidP="00FE24EB">
            <w:pPr>
              <w:spacing w:before="0"/>
              <w:jc w:val="left"/>
              <w:rPr>
                <w:lang w:val="en-GB"/>
              </w:rPr>
            </w:pPr>
            <w:r w:rsidRPr="00B02CCC">
              <w:rPr>
                <w:lang w:val="en-GB"/>
              </w:rPr>
              <w:t>06-Mar-2018</w:t>
            </w:r>
          </w:p>
        </w:tc>
        <w:tc>
          <w:tcPr>
            <w:tcW w:w="4453" w:type="dxa"/>
            <w:vAlign w:val="center"/>
          </w:tcPr>
          <w:p w14:paraId="54C8E82F" w14:textId="77777777" w:rsidR="00150FDE" w:rsidRPr="00B02CCC" w:rsidRDefault="00150FDE" w:rsidP="00FE24EB">
            <w:pPr>
              <w:spacing w:before="0"/>
              <w:jc w:val="left"/>
              <w:rPr>
                <w:lang w:val="en-GB"/>
              </w:rPr>
            </w:pPr>
            <w:r w:rsidRPr="00B02CCC">
              <w:rPr>
                <w:lang w:val="en-GB"/>
              </w:rPr>
              <w:t>FS updated by ABR</w:t>
            </w:r>
          </w:p>
        </w:tc>
        <w:tc>
          <w:tcPr>
            <w:tcW w:w="1559" w:type="dxa"/>
            <w:vMerge/>
            <w:vAlign w:val="center"/>
          </w:tcPr>
          <w:p w14:paraId="3A802EC9" w14:textId="77777777" w:rsidR="00150FDE" w:rsidRPr="00B02CCC" w:rsidRDefault="00150FDE" w:rsidP="00FE24EB">
            <w:pPr>
              <w:spacing w:before="0"/>
              <w:jc w:val="left"/>
              <w:rPr>
                <w:lang w:val="en-GB"/>
              </w:rPr>
            </w:pPr>
          </w:p>
        </w:tc>
      </w:tr>
      <w:tr w:rsidR="00150FDE" w:rsidRPr="00B02CCC" w14:paraId="596E4EF5" w14:textId="77777777" w:rsidTr="57F23EA6">
        <w:tc>
          <w:tcPr>
            <w:tcW w:w="1440" w:type="dxa"/>
            <w:vMerge/>
            <w:vAlign w:val="center"/>
          </w:tcPr>
          <w:p w14:paraId="3F16E9DE" w14:textId="77777777" w:rsidR="00150FDE" w:rsidRPr="00B02CCC" w:rsidRDefault="00150FDE" w:rsidP="00FE24EB">
            <w:pPr>
              <w:spacing w:before="0"/>
              <w:jc w:val="left"/>
              <w:rPr>
                <w:lang w:val="en-GB"/>
              </w:rPr>
            </w:pPr>
          </w:p>
        </w:tc>
        <w:tc>
          <w:tcPr>
            <w:tcW w:w="1620" w:type="dxa"/>
            <w:vAlign w:val="center"/>
          </w:tcPr>
          <w:p w14:paraId="6D16C13D" w14:textId="77777777" w:rsidR="00150FDE" w:rsidRPr="00B02CCC" w:rsidRDefault="00150FDE" w:rsidP="00FE24EB">
            <w:pPr>
              <w:spacing w:before="0"/>
              <w:jc w:val="left"/>
              <w:rPr>
                <w:lang w:val="en-GB"/>
              </w:rPr>
            </w:pPr>
            <w:r w:rsidRPr="00B02CCC">
              <w:rPr>
                <w:lang w:val="en-GB"/>
              </w:rPr>
              <w:t>06-Mar-2018</w:t>
            </w:r>
          </w:p>
        </w:tc>
        <w:tc>
          <w:tcPr>
            <w:tcW w:w="4453" w:type="dxa"/>
            <w:vAlign w:val="center"/>
          </w:tcPr>
          <w:p w14:paraId="1D0027F7" w14:textId="77777777" w:rsidR="00150FDE" w:rsidRPr="00B02CCC" w:rsidRDefault="00150FDE" w:rsidP="00FE24EB">
            <w:pPr>
              <w:spacing w:before="0"/>
              <w:jc w:val="left"/>
              <w:rPr>
                <w:lang w:val="en-GB"/>
              </w:rPr>
            </w:pPr>
            <w:r w:rsidRPr="00B02CCC">
              <w:rPr>
                <w:lang w:val="en-GB"/>
              </w:rPr>
              <w:t>TS updated by ABR</w:t>
            </w:r>
          </w:p>
        </w:tc>
        <w:tc>
          <w:tcPr>
            <w:tcW w:w="1559" w:type="dxa"/>
            <w:vMerge/>
            <w:vAlign w:val="center"/>
          </w:tcPr>
          <w:p w14:paraId="2A09EA4D" w14:textId="77777777" w:rsidR="00150FDE" w:rsidRPr="00B02CCC" w:rsidRDefault="00150FDE" w:rsidP="00FE24EB">
            <w:pPr>
              <w:spacing w:before="0"/>
              <w:jc w:val="left"/>
              <w:rPr>
                <w:lang w:val="en-GB"/>
              </w:rPr>
            </w:pPr>
          </w:p>
        </w:tc>
      </w:tr>
      <w:tr w:rsidR="004B5CA9" w:rsidRPr="00B02CCC" w14:paraId="53A9FB43" w14:textId="77777777" w:rsidTr="57F23EA6">
        <w:tc>
          <w:tcPr>
            <w:tcW w:w="1440" w:type="dxa"/>
            <w:vMerge w:val="restart"/>
            <w:vAlign w:val="center"/>
          </w:tcPr>
          <w:p w14:paraId="50751E68" w14:textId="5C73C07E" w:rsidR="004B5CA9" w:rsidRPr="00B02CCC" w:rsidRDefault="004B5CA9" w:rsidP="00FE24EB">
            <w:pPr>
              <w:spacing w:before="0"/>
              <w:jc w:val="left"/>
              <w:rPr>
                <w:lang w:val="en-GB"/>
              </w:rPr>
            </w:pPr>
            <w:r w:rsidRPr="00B02CCC">
              <w:rPr>
                <w:lang w:val="en-GB"/>
              </w:rPr>
              <w:t>13</w:t>
            </w:r>
          </w:p>
        </w:tc>
        <w:tc>
          <w:tcPr>
            <w:tcW w:w="1620" w:type="dxa"/>
            <w:vAlign w:val="center"/>
          </w:tcPr>
          <w:p w14:paraId="381C59E4" w14:textId="49304426" w:rsidR="004B5CA9" w:rsidRPr="00B02CCC" w:rsidRDefault="004B5CA9" w:rsidP="00FE24EB">
            <w:pPr>
              <w:spacing w:before="0"/>
              <w:jc w:val="left"/>
              <w:rPr>
                <w:lang w:val="en-GB"/>
              </w:rPr>
            </w:pPr>
            <w:r w:rsidRPr="00B02CCC">
              <w:rPr>
                <w:lang w:val="en-GB"/>
              </w:rPr>
              <w:t>2</w:t>
            </w:r>
            <w:r w:rsidR="00CE11D6" w:rsidRPr="00B02CCC">
              <w:rPr>
                <w:lang w:val="en-GB"/>
              </w:rPr>
              <w:t>2</w:t>
            </w:r>
            <w:r w:rsidRPr="00B02CCC">
              <w:rPr>
                <w:lang w:val="en-GB"/>
              </w:rPr>
              <w:t>-Mar-2018</w:t>
            </w:r>
          </w:p>
        </w:tc>
        <w:tc>
          <w:tcPr>
            <w:tcW w:w="4453" w:type="dxa"/>
            <w:vAlign w:val="center"/>
          </w:tcPr>
          <w:p w14:paraId="0E81D5CA" w14:textId="07134951" w:rsidR="004B5CA9" w:rsidRPr="00B02CCC" w:rsidRDefault="00CE11D6" w:rsidP="00FE24EB">
            <w:pPr>
              <w:spacing w:before="0"/>
              <w:jc w:val="left"/>
              <w:rPr>
                <w:b/>
                <w:bCs/>
                <w:u w:val="single"/>
                <w:lang w:val="en-GB"/>
              </w:rPr>
            </w:pPr>
            <w:r w:rsidRPr="00B02CCC">
              <w:rPr>
                <w:b/>
                <w:bCs/>
                <w:u w:val="single"/>
                <w:lang w:val="en-GB"/>
              </w:rPr>
              <w:t>WP677</w:t>
            </w:r>
            <w:r w:rsidR="004B5CA9" w:rsidRPr="00B02CCC">
              <w:rPr>
                <w:b/>
                <w:bCs/>
                <w:u w:val="single"/>
                <w:lang w:val="en-GB"/>
              </w:rPr>
              <w:t xml:space="preserve">: </w:t>
            </w:r>
            <w:r w:rsidRPr="00B02CCC">
              <w:rPr>
                <w:b/>
                <w:bCs/>
                <w:u w:val="single"/>
                <w:lang w:val="en-GB"/>
              </w:rPr>
              <w:t>CRQ000000236674</w:t>
            </w:r>
          </w:p>
          <w:p w14:paraId="32B15F10" w14:textId="09F04BF2" w:rsidR="004B5CA9" w:rsidRPr="00B02CCC" w:rsidRDefault="00CE11D6" w:rsidP="00FE24EB">
            <w:pPr>
              <w:spacing w:before="0"/>
              <w:jc w:val="left"/>
              <w:rPr>
                <w:lang w:val="en-GB"/>
              </w:rPr>
            </w:pPr>
            <w:r w:rsidRPr="00B02CCC">
              <w:rPr>
                <w:lang w:val="en-GB"/>
              </w:rPr>
              <w:t>CN_ePayment Request Bug Fix</w:t>
            </w:r>
          </w:p>
        </w:tc>
        <w:tc>
          <w:tcPr>
            <w:tcW w:w="1559" w:type="dxa"/>
            <w:vMerge w:val="restart"/>
            <w:vAlign w:val="center"/>
          </w:tcPr>
          <w:p w14:paraId="5998BD7B" w14:textId="37F4CC23" w:rsidR="004B5CA9" w:rsidRPr="00B02CCC" w:rsidRDefault="004B5CA9" w:rsidP="00FE24EB">
            <w:pPr>
              <w:spacing w:before="0"/>
              <w:jc w:val="left"/>
              <w:rPr>
                <w:lang w:val="en-GB"/>
              </w:rPr>
            </w:pPr>
            <w:r w:rsidRPr="00B02CCC">
              <w:rPr>
                <w:lang w:val="en-GB"/>
              </w:rPr>
              <w:t>DE1K..</w:t>
            </w:r>
          </w:p>
        </w:tc>
      </w:tr>
      <w:tr w:rsidR="004B5CA9" w:rsidRPr="00B02CCC" w14:paraId="0060A8FD" w14:textId="77777777" w:rsidTr="57F23EA6">
        <w:tc>
          <w:tcPr>
            <w:tcW w:w="1440" w:type="dxa"/>
            <w:vMerge/>
            <w:vAlign w:val="center"/>
          </w:tcPr>
          <w:p w14:paraId="1210EFE6" w14:textId="77777777" w:rsidR="004B5CA9" w:rsidRPr="00B02CCC" w:rsidRDefault="004B5CA9" w:rsidP="00FE24EB">
            <w:pPr>
              <w:spacing w:before="0"/>
              <w:jc w:val="left"/>
              <w:rPr>
                <w:lang w:val="en-GB"/>
              </w:rPr>
            </w:pPr>
          </w:p>
        </w:tc>
        <w:tc>
          <w:tcPr>
            <w:tcW w:w="1620" w:type="dxa"/>
            <w:vAlign w:val="center"/>
          </w:tcPr>
          <w:p w14:paraId="2ED0126A" w14:textId="77777777" w:rsidR="004B5CA9" w:rsidRPr="00B02CCC" w:rsidRDefault="004B5CA9" w:rsidP="00FE24EB">
            <w:pPr>
              <w:spacing w:before="0"/>
              <w:jc w:val="left"/>
              <w:rPr>
                <w:lang w:val="en-GB"/>
              </w:rPr>
            </w:pPr>
          </w:p>
        </w:tc>
        <w:tc>
          <w:tcPr>
            <w:tcW w:w="4453" w:type="dxa"/>
            <w:vAlign w:val="center"/>
          </w:tcPr>
          <w:p w14:paraId="7F5F2766" w14:textId="77777777" w:rsidR="004B5CA9" w:rsidRPr="00B02CCC" w:rsidRDefault="004B5CA9" w:rsidP="00FE24EB">
            <w:pPr>
              <w:spacing w:before="0"/>
              <w:jc w:val="left"/>
              <w:rPr>
                <w:lang w:val="en-GB"/>
              </w:rPr>
            </w:pPr>
          </w:p>
        </w:tc>
        <w:tc>
          <w:tcPr>
            <w:tcW w:w="1559" w:type="dxa"/>
            <w:vMerge/>
            <w:vAlign w:val="center"/>
          </w:tcPr>
          <w:p w14:paraId="00776B6B" w14:textId="77777777" w:rsidR="004B5CA9" w:rsidRPr="00B02CCC" w:rsidRDefault="004B5CA9" w:rsidP="00FE24EB">
            <w:pPr>
              <w:spacing w:before="0"/>
              <w:jc w:val="left"/>
              <w:rPr>
                <w:lang w:val="en-GB"/>
              </w:rPr>
            </w:pPr>
          </w:p>
        </w:tc>
      </w:tr>
      <w:tr w:rsidR="004B5CA9" w:rsidRPr="00B02CCC" w14:paraId="2B664EDD" w14:textId="77777777" w:rsidTr="57F23EA6">
        <w:tc>
          <w:tcPr>
            <w:tcW w:w="1440" w:type="dxa"/>
            <w:vMerge/>
            <w:vAlign w:val="center"/>
          </w:tcPr>
          <w:p w14:paraId="627D9AB9" w14:textId="77777777" w:rsidR="004B5CA9" w:rsidRPr="00B02CCC" w:rsidRDefault="004B5CA9" w:rsidP="00FE24EB">
            <w:pPr>
              <w:spacing w:before="0"/>
              <w:jc w:val="left"/>
              <w:rPr>
                <w:lang w:val="en-GB"/>
              </w:rPr>
            </w:pPr>
          </w:p>
        </w:tc>
        <w:tc>
          <w:tcPr>
            <w:tcW w:w="1620" w:type="dxa"/>
            <w:vAlign w:val="center"/>
          </w:tcPr>
          <w:p w14:paraId="07A58EA4" w14:textId="77777777" w:rsidR="004B5CA9" w:rsidRPr="00B02CCC" w:rsidRDefault="004B5CA9" w:rsidP="00FE24EB">
            <w:pPr>
              <w:spacing w:before="0"/>
              <w:jc w:val="left"/>
              <w:rPr>
                <w:lang w:val="en-GB"/>
              </w:rPr>
            </w:pPr>
          </w:p>
        </w:tc>
        <w:tc>
          <w:tcPr>
            <w:tcW w:w="4453" w:type="dxa"/>
            <w:vAlign w:val="center"/>
          </w:tcPr>
          <w:p w14:paraId="755DDE79" w14:textId="77777777" w:rsidR="004B5CA9" w:rsidRPr="00B02CCC" w:rsidRDefault="004B5CA9" w:rsidP="00FE24EB">
            <w:pPr>
              <w:spacing w:before="0"/>
              <w:jc w:val="left"/>
              <w:rPr>
                <w:lang w:val="en-GB"/>
              </w:rPr>
            </w:pPr>
          </w:p>
        </w:tc>
        <w:tc>
          <w:tcPr>
            <w:tcW w:w="1559" w:type="dxa"/>
            <w:vMerge/>
            <w:vAlign w:val="center"/>
          </w:tcPr>
          <w:p w14:paraId="2D2CD14D" w14:textId="77777777" w:rsidR="004B5CA9" w:rsidRPr="00B02CCC" w:rsidRDefault="004B5CA9" w:rsidP="00FE24EB">
            <w:pPr>
              <w:spacing w:before="0"/>
              <w:jc w:val="left"/>
              <w:rPr>
                <w:lang w:val="en-GB"/>
              </w:rPr>
            </w:pPr>
          </w:p>
        </w:tc>
      </w:tr>
      <w:tr w:rsidR="00E972C0" w:rsidRPr="00B02CCC" w14:paraId="0401F5D4" w14:textId="77777777" w:rsidTr="57F23EA6">
        <w:tc>
          <w:tcPr>
            <w:tcW w:w="1440" w:type="dxa"/>
            <w:vMerge w:val="restart"/>
            <w:vAlign w:val="center"/>
          </w:tcPr>
          <w:p w14:paraId="0E42A0A8" w14:textId="4244EAF9" w:rsidR="00E972C0" w:rsidRPr="00B02CCC" w:rsidRDefault="00E972C0" w:rsidP="00FE24EB">
            <w:pPr>
              <w:spacing w:before="0"/>
              <w:jc w:val="left"/>
              <w:rPr>
                <w:lang w:val="en-GB"/>
              </w:rPr>
            </w:pPr>
            <w:r w:rsidRPr="00B02CCC">
              <w:rPr>
                <w:lang w:val="en-GB"/>
              </w:rPr>
              <w:t>14</w:t>
            </w:r>
          </w:p>
        </w:tc>
        <w:tc>
          <w:tcPr>
            <w:tcW w:w="1620" w:type="dxa"/>
            <w:vAlign w:val="center"/>
          </w:tcPr>
          <w:p w14:paraId="2D19FD70" w14:textId="25325C43" w:rsidR="00E972C0" w:rsidRPr="00B02CCC" w:rsidRDefault="00E972C0" w:rsidP="00FE24EB">
            <w:pPr>
              <w:spacing w:before="0"/>
              <w:jc w:val="left"/>
              <w:rPr>
                <w:lang w:val="en-GB"/>
              </w:rPr>
            </w:pPr>
            <w:r w:rsidRPr="00B02CCC">
              <w:rPr>
                <w:lang w:val="en-GB"/>
              </w:rPr>
              <w:t>22-03-2018</w:t>
            </w:r>
          </w:p>
        </w:tc>
        <w:tc>
          <w:tcPr>
            <w:tcW w:w="4453" w:type="dxa"/>
            <w:vAlign w:val="center"/>
          </w:tcPr>
          <w:p w14:paraId="058F7DCE" w14:textId="77777777" w:rsidR="00E972C0" w:rsidRPr="00B02CCC" w:rsidRDefault="00E972C0" w:rsidP="00FE24EB">
            <w:pPr>
              <w:spacing w:before="0"/>
              <w:jc w:val="left"/>
              <w:rPr>
                <w:lang w:val="en-GB"/>
              </w:rPr>
            </w:pPr>
            <w:r w:rsidRPr="00B02CCC">
              <w:rPr>
                <w:lang w:val="en-GB"/>
              </w:rPr>
              <w:t>UCB_RUN-CRQ000000228574</w:t>
            </w:r>
          </w:p>
          <w:p w14:paraId="591C7233" w14:textId="6CD9EF05" w:rsidR="00E972C0" w:rsidRPr="00B02CCC" w:rsidRDefault="00E972C0" w:rsidP="00FE24EB">
            <w:pPr>
              <w:spacing w:before="0"/>
              <w:jc w:val="left"/>
              <w:rPr>
                <w:lang w:val="en-GB"/>
              </w:rPr>
            </w:pPr>
            <w:r w:rsidRPr="00B02CCC">
              <w:rPr>
                <w:lang w:val="en-GB"/>
              </w:rPr>
              <w:t>Fix in SRM to FI BAPI program</w:t>
            </w:r>
          </w:p>
        </w:tc>
        <w:tc>
          <w:tcPr>
            <w:tcW w:w="1559" w:type="dxa"/>
            <w:vMerge w:val="restart"/>
            <w:vAlign w:val="center"/>
          </w:tcPr>
          <w:p w14:paraId="3355F76E" w14:textId="629E3A22" w:rsidR="00E972C0" w:rsidRPr="00B02CCC" w:rsidRDefault="009E63B3" w:rsidP="00FE24EB">
            <w:pPr>
              <w:spacing w:before="0"/>
              <w:jc w:val="left"/>
              <w:rPr>
                <w:lang w:val="en-GB"/>
              </w:rPr>
            </w:pPr>
            <w:r w:rsidRPr="00B02CCC">
              <w:rPr>
                <w:lang w:val="en-GB"/>
              </w:rPr>
              <w:t>DE1K986876</w:t>
            </w:r>
          </w:p>
        </w:tc>
      </w:tr>
      <w:tr w:rsidR="00E972C0" w:rsidRPr="00B02CCC" w14:paraId="7E0D720A" w14:textId="77777777" w:rsidTr="57F23EA6">
        <w:tc>
          <w:tcPr>
            <w:tcW w:w="1440" w:type="dxa"/>
            <w:vMerge/>
            <w:vAlign w:val="center"/>
          </w:tcPr>
          <w:p w14:paraId="42D04777" w14:textId="77777777" w:rsidR="00E972C0" w:rsidRPr="00B02CCC" w:rsidRDefault="00E972C0" w:rsidP="00FE24EB">
            <w:pPr>
              <w:spacing w:before="0"/>
              <w:jc w:val="left"/>
              <w:rPr>
                <w:lang w:val="en-GB"/>
              </w:rPr>
            </w:pPr>
          </w:p>
        </w:tc>
        <w:tc>
          <w:tcPr>
            <w:tcW w:w="1620" w:type="dxa"/>
            <w:vAlign w:val="center"/>
          </w:tcPr>
          <w:p w14:paraId="4B528768" w14:textId="63D972C8" w:rsidR="00E972C0" w:rsidRPr="00B02CCC" w:rsidRDefault="009E63B3" w:rsidP="00FE24EB">
            <w:pPr>
              <w:spacing w:before="0"/>
              <w:jc w:val="left"/>
              <w:rPr>
                <w:lang w:val="en-GB"/>
              </w:rPr>
            </w:pPr>
            <w:r w:rsidRPr="00B02CCC">
              <w:rPr>
                <w:lang w:val="en-GB"/>
              </w:rPr>
              <w:t>21-Mar-2018</w:t>
            </w:r>
          </w:p>
        </w:tc>
        <w:tc>
          <w:tcPr>
            <w:tcW w:w="4453" w:type="dxa"/>
            <w:vAlign w:val="center"/>
          </w:tcPr>
          <w:p w14:paraId="38217F31" w14:textId="6149869D" w:rsidR="00E972C0" w:rsidRPr="00B02CCC" w:rsidRDefault="009E63B3" w:rsidP="00FE24EB">
            <w:pPr>
              <w:spacing w:before="0"/>
              <w:jc w:val="left"/>
              <w:rPr>
                <w:lang w:val="en-GB"/>
              </w:rPr>
            </w:pPr>
            <w:r w:rsidRPr="00B02CCC">
              <w:rPr>
                <w:lang w:val="en-GB"/>
              </w:rPr>
              <w:t>TS updated by E608890</w:t>
            </w:r>
          </w:p>
        </w:tc>
        <w:tc>
          <w:tcPr>
            <w:tcW w:w="1559" w:type="dxa"/>
            <w:vMerge/>
            <w:vAlign w:val="center"/>
          </w:tcPr>
          <w:p w14:paraId="78194F8B" w14:textId="77777777" w:rsidR="00E972C0" w:rsidRPr="00B02CCC" w:rsidRDefault="00E972C0" w:rsidP="00FE24EB">
            <w:pPr>
              <w:spacing w:before="0"/>
              <w:jc w:val="left"/>
              <w:rPr>
                <w:lang w:val="en-GB"/>
              </w:rPr>
            </w:pPr>
          </w:p>
        </w:tc>
      </w:tr>
      <w:tr w:rsidR="00F72E44" w:rsidRPr="00B02CCC" w14:paraId="0FE420DC" w14:textId="77777777" w:rsidTr="57F23EA6">
        <w:tc>
          <w:tcPr>
            <w:tcW w:w="1440" w:type="dxa"/>
            <w:vMerge w:val="restart"/>
            <w:vAlign w:val="center"/>
          </w:tcPr>
          <w:p w14:paraId="2F067DDA" w14:textId="40BF2232" w:rsidR="00F72E44" w:rsidRPr="00B02CCC" w:rsidRDefault="00F72E44" w:rsidP="00FE24EB">
            <w:pPr>
              <w:spacing w:before="0"/>
              <w:jc w:val="left"/>
              <w:rPr>
                <w:lang w:val="en-GB"/>
              </w:rPr>
            </w:pPr>
            <w:r w:rsidRPr="00B02CCC">
              <w:rPr>
                <w:lang w:val="en-GB"/>
              </w:rPr>
              <w:t>15</w:t>
            </w:r>
          </w:p>
        </w:tc>
        <w:tc>
          <w:tcPr>
            <w:tcW w:w="1620" w:type="dxa"/>
            <w:vAlign w:val="center"/>
          </w:tcPr>
          <w:p w14:paraId="2716EABD" w14:textId="0B9EAA56" w:rsidR="00F72E44" w:rsidRPr="00B02CCC" w:rsidRDefault="00F72E44" w:rsidP="00FE24EB">
            <w:pPr>
              <w:spacing w:before="0"/>
              <w:jc w:val="left"/>
              <w:rPr>
                <w:lang w:val="en-GB"/>
              </w:rPr>
            </w:pPr>
            <w:r w:rsidRPr="00B02CCC">
              <w:rPr>
                <w:lang w:val="en-GB"/>
              </w:rPr>
              <w:t>24-May-2018</w:t>
            </w:r>
          </w:p>
        </w:tc>
        <w:tc>
          <w:tcPr>
            <w:tcW w:w="4453" w:type="dxa"/>
            <w:vAlign w:val="center"/>
          </w:tcPr>
          <w:p w14:paraId="01194EB1" w14:textId="722FA151" w:rsidR="00F72E44" w:rsidRPr="00B02CCC" w:rsidRDefault="00F72E44" w:rsidP="00FE24EB">
            <w:pPr>
              <w:spacing w:before="0"/>
              <w:jc w:val="left"/>
              <w:rPr>
                <w:b/>
                <w:bCs/>
                <w:u w:val="single"/>
                <w:lang w:val="en-GB"/>
              </w:rPr>
            </w:pPr>
            <w:r w:rsidRPr="00B02CCC">
              <w:rPr>
                <w:b/>
                <w:bCs/>
                <w:u w:val="single"/>
                <w:lang w:val="en-GB"/>
              </w:rPr>
              <w:t>UCB_RUN: CRQ000000241685</w:t>
            </w:r>
          </w:p>
          <w:p w14:paraId="42EC8AD5" w14:textId="77777777" w:rsidR="00F72E44" w:rsidRPr="00B02CCC" w:rsidRDefault="00F72E44" w:rsidP="00FE24EB">
            <w:pPr>
              <w:spacing w:before="0"/>
              <w:jc w:val="left"/>
              <w:rPr>
                <w:lang w:val="en-GB"/>
              </w:rPr>
            </w:pPr>
            <w:r w:rsidRPr="00B02CCC">
              <w:rPr>
                <w:lang w:val="en-GB"/>
              </w:rPr>
              <w:t>SAP - Fix to correct the Epayment request with Multiple line items</w:t>
            </w:r>
          </w:p>
          <w:p w14:paraId="0796DF81" w14:textId="77777777" w:rsidR="00F72E44" w:rsidRPr="00B02CCC" w:rsidRDefault="00F72E44" w:rsidP="00FE24EB">
            <w:pPr>
              <w:spacing w:before="0"/>
              <w:jc w:val="left"/>
              <w:rPr>
                <w:b/>
                <w:bCs/>
                <w:u w:val="single"/>
                <w:lang w:val="en-GB"/>
              </w:rPr>
            </w:pPr>
            <w:r w:rsidRPr="00B02CCC">
              <w:rPr>
                <w:b/>
                <w:bCs/>
                <w:u w:val="single"/>
                <w:lang w:val="en-GB"/>
              </w:rPr>
              <w:t>CRQ000000240802</w:t>
            </w:r>
          </w:p>
          <w:p w14:paraId="353826A2" w14:textId="420919CD" w:rsidR="00F72E44" w:rsidRPr="00B02CCC" w:rsidRDefault="00F72E44" w:rsidP="00FE24EB">
            <w:pPr>
              <w:spacing w:before="0"/>
              <w:jc w:val="left"/>
              <w:rPr>
                <w:lang w:val="en-GB"/>
              </w:rPr>
            </w:pPr>
            <w:r w:rsidRPr="00B02CCC">
              <w:rPr>
                <w:lang w:val="en-GB"/>
              </w:rPr>
              <w:t>SAP - Change to C Block functionality for China</w:t>
            </w:r>
          </w:p>
        </w:tc>
        <w:tc>
          <w:tcPr>
            <w:tcW w:w="1559" w:type="dxa"/>
            <w:vMerge w:val="restart"/>
            <w:vAlign w:val="center"/>
          </w:tcPr>
          <w:p w14:paraId="6B365D15" w14:textId="6B292588" w:rsidR="00BA7CCD" w:rsidRPr="00B02CCC" w:rsidRDefault="00BA7CCD" w:rsidP="00FE24EB">
            <w:pPr>
              <w:spacing w:before="0"/>
              <w:jc w:val="left"/>
              <w:rPr>
                <w:lang w:val="en-GB"/>
              </w:rPr>
            </w:pPr>
          </w:p>
          <w:p w14:paraId="462EE3C0" w14:textId="2491C3ED" w:rsidR="00F72E44" w:rsidRPr="00B02CCC" w:rsidRDefault="0065020A" w:rsidP="00FE24EB">
            <w:pPr>
              <w:spacing w:before="0"/>
              <w:jc w:val="left"/>
              <w:rPr>
                <w:lang w:val="en-GB"/>
              </w:rPr>
            </w:pPr>
            <w:r w:rsidRPr="00B02CCC">
              <w:rPr>
                <w:lang w:val="en-GB"/>
              </w:rPr>
              <w:t>DE1K988187</w:t>
            </w:r>
            <w:r w:rsidRPr="00B02CCC" w:rsidDel="0065020A">
              <w:rPr>
                <w:lang w:val="en-GB"/>
              </w:rPr>
              <w:t xml:space="preserve"> </w:t>
            </w:r>
          </w:p>
        </w:tc>
      </w:tr>
      <w:tr w:rsidR="00F72E44" w:rsidRPr="00B02CCC" w14:paraId="74BEE178" w14:textId="77777777" w:rsidTr="57F23EA6">
        <w:tc>
          <w:tcPr>
            <w:tcW w:w="1440" w:type="dxa"/>
            <w:vMerge/>
            <w:vAlign w:val="center"/>
          </w:tcPr>
          <w:p w14:paraId="5FAA667E" w14:textId="77777777" w:rsidR="00F72E44" w:rsidRPr="00B02CCC" w:rsidRDefault="00F72E44" w:rsidP="00FE24EB">
            <w:pPr>
              <w:spacing w:before="0"/>
              <w:jc w:val="left"/>
              <w:rPr>
                <w:lang w:val="en-GB"/>
              </w:rPr>
            </w:pPr>
          </w:p>
        </w:tc>
        <w:tc>
          <w:tcPr>
            <w:tcW w:w="1620" w:type="dxa"/>
            <w:vAlign w:val="center"/>
          </w:tcPr>
          <w:p w14:paraId="272AD4A1" w14:textId="558DCFA8" w:rsidR="00F72E44" w:rsidRPr="00B02CCC" w:rsidRDefault="00BA7CCD" w:rsidP="00FE24EB">
            <w:pPr>
              <w:spacing w:before="0"/>
              <w:jc w:val="left"/>
              <w:rPr>
                <w:lang w:val="en-GB"/>
              </w:rPr>
            </w:pPr>
            <w:r w:rsidRPr="00B02CCC">
              <w:rPr>
                <w:lang w:val="en-GB"/>
              </w:rPr>
              <w:t>25-May-2018</w:t>
            </w:r>
          </w:p>
        </w:tc>
        <w:tc>
          <w:tcPr>
            <w:tcW w:w="4453" w:type="dxa"/>
            <w:vAlign w:val="center"/>
          </w:tcPr>
          <w:p w14:paraId="312BEAB3" w14:textId="421BA366" w:rsidR="00F72E44" w:rsidRPr="00B02CCC" w:rsidRDefault="00BA7CCD" w:rsidP="00FE24EB">
            <w:pPr>
              <w:spacing w:before="0"/>
              <w:jc w:val="left"/>
              <w:rPr>
                <w:lang w:val="en-GB"/>
              </w:rPr>
            </w:pPr>
            <w:r w:rsidRPr="00B02CCC">
              <w:rPr>
                <w:lang w:val="en-GB"/>
              </w:rPr>
              <w:t>TS updated by E608890</w:t>
            </w:r>
            <w:r w:rsidR="0065020A" w:rsidRPr="00B02CCC">
              <w:rPr>
                <w:lang w:val="en-GB"/>
              </w:rPr>
              <w:t>/E605103</w:t>
            </w:r>
          </w:p>
        </w:tc>
        <w:tc>
          <w:tcPr>
            <w:tcW w:w="1559" w:type="dxa"/>
            <w:vMerge/>
            <w:vAlign w:val="center"/>
          </w:tcPr>
          <w:p w14:paraId="7CD79011" w14:textId="77777777" w:rsidR="00F72E44" w:rsidRPr="00B02CCC" w:rsidRDefault="00F72E44" w:rsidP="00FE24EB">
            <w:pPr>
              <w:spacing w:before="0"/>
              <w:jc w:val="left"/>
              <w:rPr>
                <w:lang w:val="en-GB"/>
              </w:rPr>
            </w:pPr>
          </w:p>
        </w:tc>
      </w:tr>
      <w:tr w:rsidR="00590BDA" w:rsidRPr="00B02CCC" w14:paraId="79C7741F" w14:textId="77777777" w:rsidTr="57F23EA6">
        <w:tc>
          <w:tcPr>
            <w:tcW w:w="1440" w:type="dxa"/>
            <w:vMerge w:val="restart"/>
            <w:vAlign w:val="center"/>
          </w:tcPr>
          <w:p w14:paraId="05D4DAC8" w14:textId="65E232F0" w:rsidR="00590BDA" w:rsidRPr="00B02CCC" w:rsidRDefault="00590BDA" w:rsidP="00FE24EB">
            <w:pPr>
              <w:spacing w:before="0"/>
              <w:jc w:val="left"/>
              <w:rPr>
                <w:lang w:val="en-GB"/>
              </w:rPr>
            </w:pPr>
            <w:r w:rsidRPr="00B02CCC">
              <w:rPr>
                <w:lang w:val="en-GB"/>
              </w:rPr>
              <w:t>16</w:t>
            </w:r>
          </w:p>
        </w:tc>
        <w:tc>
          <w:tcPr>
            <w:tcW w:w="1620" w:type="dxa"/>
            <w:vAlign w:val="center"/>
          </w:tcPr>
          <w:p w14:paraId="51D9EAA5" w14:textId="7E4BE723" w:rsidR="00590BDA" w:rsidRPr="00B02CCC" w:rsidRDefault="00590BDA" w:rsidP="00FE24EB">
            <w:pPr>
              <w:spacing w:before="0"/>
              <w:jc w:val="left"/>
              <w:rPr>
                <w:lang w:val="en-GB"/>
              </w:rPr>
            </w:pPr>
            <w:r w:rsidRPr="00B02CCC">
              <w:rPr>
                <w:lang w:val="en-GB"/>
              </w:rPr>
              <w:t>8-Jun-2018</w:t>
            </w:r>
          </w:p>
        </w:tc>
        <w:tc>
          <w:tcPr>
            <w:tcW w:w="4453" w:type="dxa"/>
            <w:vAlign w:val="center"/>
          </w:tcPr>
          <w:p w14:paraId="7B8E35BD" w14:textId="262836D4" w:rsidR="00590BDA" w:rsidRPr="00B02CCC" w:rsidRDefault="00590BDA" w:rsidP="00FE24EB">
            <w:pPr>
              <w:spacing w:before="0"/>
              <w:jc w:val="left"/>
              <w:rPr>
                <w:b/>
                <w:bCs/>
                <w:u w:val="single"/>
                <w:lang w:val="en-GB"/>
              </w:rPr>
            </w:pPr>
            <w:r w:rsidRPr="00B02CCC">
              <w:rPr>
                <w:b/>
                <w:bCs/>
                <w:u w:val="single"/>
                <w:lang w:val="en-GB"/>
              </w:rPr>
              <w:t>UCB_RUN: CRQ000000242872</w:t>
            </w:r>
          </w:p>
          <w:p w14:paraId="300B9A6D" w14:textId="19B093F1" w:rsidR="00590BDA" w:rsidRPr="00B02CCC" w:rsidRDefault="00590BDA" w:rsidP="00FE24EB">
            <w:pPr>
              <w:spacing w:before="0"/>
              <w:jc w:val="left"/>
              <w:rPr>
                <w:lang w:val="en-GB"/>
              </w:rPr>
            </w:pPr>
            <w:r w:rsidRPr="00B02CCC">
              <w:rPr>
                <w:lang w:val="en-GB"/>
              </w:rPr>
              <w:t>SAP - Populate Bank key and Account number using IBAN in Pay Request</w:t>
            </w:r>
          </w:p>
        </w:tc>
        <w:tc>
          <w:tcPr>
            <w:tcW w:w="1559" w:type="dxa"/>
            <w:vMerge w:val="restart"/>
            <w:vAlign w:val="center"/>
          </w:tcPr>
          <w:p w14:paraId="4830234F" w14:textId="172A8376" w:rsidR="00590BDA" w:rsidRPr="00B02CCC" w:rsidRDefault="001D3030" w:rsidP="00FE24EB">
            <w:pPr>
              <w:spacing w:before="0"/>
              <w:jc w:val="left"/>
              <w:rPr>
                <w:lang w:val="en-GB"/>
              </w:rPr>
            </w:pPr>
            <w:r w:rsidRPr="00B02CCC">
              <w:rPr>
                <w:lang w:val="en-GB"/>
              </w:rPr>
              <w:t>DE1K988701</w:t>
            </w:r>
          </w:p>
        </w:tc>
      </w:tr>
      <w:tr w:rsidR="00590BDA" w:rsidRPr="00B02CCC" w14:paraId="5631DF4F" w14:textId="77777777" w:rsidTr="57F23EA6">
        <w:tc>
          <w:tcPr>
            <w:tcW w:w="1440" w:type="dxa"/>
            <w:vMerge/>
            <w:vAlign w:val="center"/>
          </w:tcPr>
          <w:p w14:paraId="65410869" w14:textId="77777777" w:rsidR="00590BDA" w:rsidRPr="00B02CCC" w:rsidRDefault="00590BDA" w:rsidP="00FE24EB">
            <w:pPr>
              <w:spacing w:before="0"/>
              <w:jc w:val="left"/>
              <w:rPr>
                <w:lang w:val="en-GB"/>
              </w:rPr>
            </w:pPr>
          </w:p>
        </w:tc>
        <w:tc>
          <w:tcPr>
            <w:tcW w:w="1620" w:type="dxa"/>
            <w:vAlign w:val="center"/>
          </w:tcPr>
          <w:p w14:paraId="0AEC8315" w14:textId="3E2269DE" w:rsidR="00590BDA" w:rsidRPr="00B02CCC" w:rsidRDefault="00C53390" w:rsidP="00FE24EB">
            <w:pPr>
              <w:spacing w:before="0"/>
              <w:jc w:val="left"/>
              <w:rPr>
                <w:lang w:val="en-GB"/>
              </w:rPr>
            </w:pPr>
            <w:r w:rsidRPr="00B02CCC">
              <w:rPr>
                <w:lang w:val="en-GB"/>
              </w:rPr>
              <w:t>18-Jun-2018</w:t>
            </w:r>
          </w:p>
        </w:tc>
        <w:tc>
          <w:tcPr>
            <w:tcW w:w="4453" w:type="dxa"/>
            <w:vAlign w:val="center"/>
          </w:tcPr>
          <w:p w14:paraId="2E6D756D" w14:textId="2B751F50" w:rsidR="00590BDA" w:rsidRPr="00B02CCC" w:rsidRDefault="00C53390" w:rsidP="00FE24EB">
            <w:pPr>
              <w:spacing w:before="0"/>
              <w:jc w:val="left"/>
              <w:rPr>
                <w:lang w:val="en-GB"/>
              </w:rPr>
            </w:pPr>
            <w:r w:rsidRPr="00B02CCC">
              <w:rPr>
                <w:lang w:val="en-GB"/>
              </w:rPr>
              <w:t>TS updated by E608416</w:t>
            </w:r>
          </w:p>
        </w:tc>
        <w:tc>
          <w:tcPr>
            <w:tcW w:w="1559" w:type="dxa"/>
            <w:vMerge/>
            <w:vAlign w:val="center"/>
          </w:tcPr>
          <w:p w14:paraId="383EA44D" w14:textId="77777777" w:rsidR="00590BDA" w:rsidRPr="00B02CCC" w:rsidRDefault="00590BDA" w:rsidP="00FE24EB">
            <w:pPr>
              <w:spacing w:before="0"/>
              <w:jc w:val="left"/>
              <w:rPr>
                <w:lang w:val="en-GB"/>
              </w:rPr>
            </w:pPr>
          </w:p>
        </w:tc>
      </w:tr>
      <w:tr w:rsidR="002C46E2" w:rsidRPr="00B02CCC" w14:paraId="4C7AF94E" w14:textId="77777777" w:rsidTr="57F23EA6">
        <w:tc>
          <w:tcPr>
            <w:tcW w:w="1440" w:type="dxa"/>
            <w:vMerge w:val="restart"/>
            <w:vAlign w:val="center"/>
          </w:tcPr>
          <w:p w14:paraId="6A1F9742" w14:textId="227558C5" w:rsidR="002C46E2" w:rsidRPr="00B02CCC" w:rsidRDefault="002C46E2" w:rsidP="00FE24EB">
            <w:pPr>
              <w:spacing w:before="0"/>
              <w:jc w:val="left"/>
              <w:rPr>
                <w:lang w:val="en-GB"/>
              </w:rPr>
            </w:pPr>
            <w:r w:rsidRPr="00B02CCC">
              <w:rPr>
                <w:lang w:val="en-GB"/>
              </w:rPr>
              <w:t>17</w:t>
            </w:r>
          </w:p>
        </w:tc>
        <w:tc>
          <w:tcPr>
            <w:tcW w:w="1620" w:type="dxa"/>
            <w:vAlign w:val="center"/>
          </w:tcPr>
          <w:p w14:paraId="58FAB9EF" w14:textId="0F6ADBDB" w:rsidR="002C46E2" w:rsidRPr="00B02CCC" w:rsidRDefault="002C46E2" w:rsidP="00FE24EB">
            <w:pPr>
              <w:spacing w:before="0"/>
              <w:jc w:val="left"/>
              <w:rPr>
                <w:lang w:val="en-GB"/>
              </w:rPr>
            </w:pPr>
            <w:r w:rsidRPr="00B02CCC">
              <w:rPr>
                <w:lang w:val="en-GB"/>
              </w:rPr>
              <w:t>14-Jul-2018</w:t>
            </w:r>
          </w:p>
        </w:tc>
        <w:tc>
          <w:tcPr>
            <w:tcW w:w="4453" w:type="dxa"/>
            <w:vAlign w:val="center"/>
          </w:tcPr>
          <w:p w14:paraId="61D44294" w14:textId="6C7A46C8" w:rsidR="00B15BDC" w:rsidRPr="00B02CCC" w:rsidRDefault="002C46E2" w:rsidP="00FE24EB">
            <w:pPr>
              <w:spacing w:before="0"/>
              <w:jc w:val="left"/>
              <w:rPr>
                <w:b/>
                <w:bCs/>
                <w:u w:val="single"/>
                <w:lang w:val="en-GB"/>
              </w:rPr>
            </w:pPr>
            <w:r w:rsidRPr="00B02CCC">
              <w:rPr>
                <w:b/>
                <w:bCs/>
                <w:u w:val="single"/>
                <w:lang w:val="en-GB"/>
              </w:rPr>
              <w:t>UCB_RUN:</w:t>
            </w:r>
            <w:r w:rsidR="00B15BDC" w:rsidRPr="00B02CCC">
              <w:rPr>
                <w:b/>
                <w:bCs/>
                <w:u w:val="single"/>
                <w:lang w:val="en-GB"/>
              </w:rPr>
              <w:t xml:space="preserve"> CRQ000000246778</w:t>
            </w:r>
          </w:p>
          <w:p w14:paraId="25BBE270" w14:textId="270B02E1" w:rsidR="002C46E2" w:rsidRPr="00B02CCC" w:rsidRDefault="00B15BDC" w:rsidP="00FE24EB">
            <w:pPr>
              <w:spacing w:before="0"/>
              <w:jc w:val="left"/>
              <w:rPr>
                <w:lang w:val="en-GB"/>
              </w:rPr>
            </w:pPr>
            <w:r w:rsidRPr="00B02CCC">
              <w:rPr>
                <w:lang w:val="en-GB"/>
              </w:rPr>
              <w:t>SAP - MAP Payment urgency SRM to ECC Payment Method Supplement</w:t>
            </w:r>
          </w:p>
        </w:tc>
        <w:tc>
          <w:tcPr>
            <w:tcW w:w="1559" w:type="dxa"/>
            <w:vMerge w:val="restart"/>
            <w:vAlign w:val="center"/>
          </w:tcPr>
          <w:p w14:paraId="33EAA9A5" w14:textId="6EAECFD8" w:rsidR="002C46E2" w:rsidRPr="00B02CCC" w:rsidRDefault="00324EB9" w:rsidP="00FE24EB">
            <w:pPr>
              <w:spacing w:before="0"/>
              <w:jc w:val="left"/>
              <w:rPr>
                <w:lang w:val="en-GB"/>
              </w:rPr>
            </w:pPr>
            <w:r w:rsidRPr="00B02CCC">
              <w:rPr>
                <w:lang w:val="en-GB"/>
              </w:rPr>
              <w:t>DE1K989568</w:t>
            </w:r>
          </w:p>
        </w:tc>
      </w:tr>
      <w:tr w:rsidR="002C46E2" w:rsidRPr="00B02CCC" w14:paraId="64092499" w14:textId="77777777" w:rsidTr="57F23EA6">
        <w:tc>
          <w:tcPr>
            <w:tcW w:w="1440" w:type="dxa"/>
            <w:vMerge/>
            <w:vAlign w:val="center"/>
          </w:tcPr>
          <w:p w14:paraId="54A2FAA8" w14:textId="77777777" w:rsidR="002C46E2" w:rsidRPr="00B02CCC" w:rsidRDefault="002C46E2" w:rsidP="00FE24EB">
            <w:pPr>
              <w:spacing w:before="0"/>
              <w:jc w:val="left"/>
              <w:rPr>
                <w:lang w:val="en-GB"/>
              </w:rPr>
            </w:pPr>
          </w:p>
        </w:tc>
        <w:tc>
          <w:tcPr>
            <w:tcW w:w="1620" w:type="dxa"/>
            <w:vAlign w:val="center"/>
          </w:tcPr>
          <w:p w14:paraId="0B76D4AE" w14:textId="4F8CB407" w:rsidR="002C46E2" w:rsidRPr="00B02CCC" w:rsidRDefault="006E0D23" w:rsidP="00FE24EB">
            <w:pPr>
              <w:spacing w:before="0"/>
              <w:jc w:val="left"/>
              <w:rPr>
                <w:lang w:val="en-GB"/>
              </w:rPr>
            </w:pPr>
            <w:r w:rsidRPr="00B02CCC">
              <w:rPr>
                <w:lang w:val="en-GB"/>
              </w:rPr>
              <w:t>01-Aug-2018</w:t>
            </w:r>
          </w:p>
        </w:tc>
        <w:tc>
          <w:tcPr>
            <w:tcW w:w="4453" w:type="dxa"/>
            <w:vAlign w:val="center"/>
          </w:tcPr>
          <w:p w14:paraId="68C9BBEC" w14:textId="342DC61E" w:rsidR="002C46E2" w:rsidRPr="00B02CCC" w:rsidRDefault="007B604D" w:rsidP="00FE24EB">
            <w:pPr>
              <w:spacing w:before="0"/>
              <w:jc w:val="left"/>
              <w:rPr>
                <w:lang w:val="en-GB"/>
              </w:rPr>
            </w:pPr>
            <w:r w:rsidRPr="00B02CCC">
              <w:rPr>
                <w:lang w:val="en-GB"/>
              </w:rPr>
              <w:t>FS updated by Tanveer</w:t>
            </w:r>
          </w:p>
        </w:tc>
        <w:tc>
          <w:tcPr>
            <w:tcW w:w="1559" w:type="dxa"/>
            <w:vMerge/>
            <w:vAlign w:val="center"/>
          </w:tcPr>
          <w:p w14:paraId="1E3B4D17" w14:textId="77777777" w:rsidR="002C46E2" w:rsidRPr="00B02CCC" w:rsidRDefault="002C46E2" w:rsidP="00FE24EB">
            <w:pPr>
              <w:spacing w:before="0"/>
              <w:jc w:val="left"/>
              <w:rPr>
                <w:lang w:val="en-GB"/>
              </w:rPr>
            </w:pPr>
          </w:p>
        </w:tc>
      </w:tr>
      <w:tr w:rsidR="002C46E2" w:rsidRPr="00B02CCC" w14:paraId="5091083C" w14:textId="77777777" w:rsidTr="57F23EA6">
        <w:tc>
          <w:tcPr>
            <w:tcW w:w="1440" w:type="dxa"/>
            <w:vMerge/>
            <w:vAlign w:val="center"/>
          </w:tcPr>
          <w:p w14:paraId="7CFCEBDC" w14:textId="77777777" w:rsidR="002C46E2" w:rsidRPr="00B02CCC" w:rsidRDefault="002C46E2" w:rsidP="00FE24EB">
            <w:pPr>
              <w:spacing w:before="0"/>
              <w:jc w:val="left"/>
              <w:rPr>
                <w:lang w:val="en-GB"/>
              </w:rPr>
            </w:pPr>
          </w:p>
        </w:tc>
        <w:tc>
          <w:tcPr>
            <w:tcW w:w="1620" w:type="dxa"/>
            <w:vAlign w:val="center"/>
          </w:tcPr>
          <w:p w14:paraId="0DF150D5" w14:textId="39B03C93" w:rsidR="002C46E2" w:rsidRPr="00B02CCC" w:rsidRDefault="007C6B65" w:rsidP="00FE24EB">
            <w:pPr>
              <w:spacing w:before="0"/>
              <w:jc w:val="left"/>
              <w:rPr>
                <w:lang w:val="en-GB"/>
              </w:rPr>
            </w:pPr>
            <w:r w:rsidRPr="00B02CCC">
              <w:rPr>
                <w:lang w:val="en-GB"/>
              </w:rPr>
              <w:t>24</w:t>
            </w:r>
            <w:r w:rsidR="007B604D" w:rsidRPr="00B02CCC">
              <w:rPr>
                <w:lang w:val="en-GB"/>
              </w:rPr>
              <w:t>-Aug-2018</w:t>
            </w:r>
          </w:p>
        </w:tc>
        <w:tc>
          <w:tcPr>
            <w:tcW w:w="4453" w:type="dxa"/>
            <w:vAlign w:val="center"/>
          </w:tcPr>
          <w:p w14:paraId="7DB6C33B" w14:textId="2FA2551F" w:rsidR="002C46E2" w:rsidRPr="00B02CCC" w:rsidRDefault="007B604D" w:rsidP="00FE24EB">
            <w:pPr>
              <w:spacing w:before="0"/>
              <w:jc w:val="left"/>
              <w:rPr>
                <w:lang w:val="en-GB"/>
              </w:rPr>
            </w:pPr>
            <w:r w:rsidRPr="00B02CCC">
              <w:rPr>
                <w:lang w:val="en-GB"/>
              </w:rPr>
              <w:t>TS updated by E608416</w:t>
            </w:r>
          </w:p>
        </w:tc>
        <w:tc>
          <w:tcPr>
            <w:tcW w:w="1559" w:type="dxa"/>
            <w:vMerge/>
            <w:vAlign w:val="center"/>
          </w:tcPr>
          <w:p w14:paraId="676CB60D" w14:textId="77777777" w:rsidR="002C46E2" w:rsidRPr="00B02CCC" w:rsidRDefault="002C46E2" w:rsidP="00FE24EB">
            <w:pPr>
              <w:spacing w:before="0"/>
              <w:jc w:val="left"/>
              <w:rPr>
                <w:lang w:val="en-GB"/>
              </w:rPr>
            </w:pPr>
          </w:p>
        </w:tc>
      </w:tr>
      <w:tr w:rsidR="003D442E" w:rsidRPr="00B02CCC" w14:paraId="48E62E8E" w14:textId="77777777" w:rsidTr="57F23EA6">
        <w:tc>
          <w:tcPr>
            <w:tcW w:w="1440" w:type="dxa"/>
            <w:vMerge w:val="restart"/>
            <w:vAlign w:val="center"/>
          </w:tcPr>
          <w:p w14:paraId="54F076D7" w14:textId="7D2E96A7" w:rsidR="003D442E" w:rsidRPr="00B02CCC" w:rsidRDefault="003D442E" w:rsidP="00FE24EB">
            <w:pPr>
              <w:spacing w:before="0"/>
              <w:jc w:val="left"/>
              <w:rPr>
                <w:lang w:val="en-GB"/>
              </w:rPr>
            </w:pPr>
            <w:r w:rsidRPr="00B02CCC">
              <w:rPr>
                <w:lang w:val="en-GB"/>
              </w:rPr>
              <w:t>18</w:t>
            </w:r>
          </w:p>
        </w:tc>
        <w:tc>
          <w:tcPr>
            <w:tcW w:w="1620" w:type="dxa"/>
            <w:vAlign w:val="center"/>
          </w:tcPr>
          <w:p w14:paraId="280BFCE9" w14:textId="6086C198" w:rsidR="003D442E" w:rsidRPr="00B02CCC" w:rsidRDefault="003D442E" w:rsidP="00FE24EB">
            <w:pPr>
              <w:spacing w:before="0"/>
              <w:jc w:val="left"/>
              <w:rPr>
                <w:lang w:val="en-GB"/>
              </w:rPr>
            </w:pPr>
            <w:r w:rsidRPr="00B02CCC">
              <w:rPr>
                <w:lang w:val="en-GB"/>
              </w:rPr>
              <w:t>11-DEC-2018</w:t>
            </w:r>
          </w:p>
        </w:tc>
        <w:tc>
          <w:tcPr>
            <w:tcW w:w="4453" w:type="dxa"/>
            <w:vAlign w:val="center"/>
          </w:tcPr>
          <w:p w14:paraId="3DC6FC16" w14:textId="77777777" w:rsidR="003D442E" w:rsidRPr="00B02CCC" w:rsidRDefault="003D442E" w:rsidP="00FE24EB">
            <w:pPr>
              <w:spacing w:before="0"/>
              <w:jc w:val="left"/>
              <w:rPr>
                <w:b/>
                <w:bCs/>
                <w:u w:val="single"/>
                <w:lang w:val="en-GB"/>
              </w:rPr>
            </w:pPr>
            <w:r w:rsidRPr="00B02CCC">
              <w:rPr>
                <w:b/>
                <w:bCs/>
                <w:u w:val="single"/>
                <w:lang w:val="en-GB"/>
              </w:rPr>
              <w:t>UCB_RUN</w:t>
            </w:r>
          </w:p>
          <w:p w14:paraId="15C19B48" w14:textId="77777777" w:rsidR="003D442E" w:rsidRPr="00B02CCC" w:rsidRDefault="003D442E" w:rsidP="00FE24EB">
            <w:pPr>
              <w:spacing w:before="0"/>
              <w:jc w:val="left"/>
              <w:rPr>
                <w:b/>
                <w:bCs/>
                <w:u w:val="single"/>
                <w:lang w:val="en-GB"/>
              </w:rPr>
            </w:pPr>
            <w:r w:rsidRPr="00B02CCC">
              <w:rPr>
                <w:b/>
                <w:bCs/>
                <w:u w:val="single"/>
                <w:lang w:val="en-GB"/>
              </w:rPr>
              <w:t>CRQ000000260373</w:t>
            </w:r>
          </w:p>
          <w:p w14:paraId="6EF23236" w14:textId="071615C5" w:rsidR="003D442E" w:rsidRPr="00B02CCC" w:rsidRDefault="003D442E" w:rsidP="00FE24EB">
            <w:pPr>
              <w:spacing w:before="0"/>
              <w:jc w:val="left"/>
              <w:rPr>
                <w:lang w:val="en-GB"/>
              </w:rPr>
            </w:pPr>
            <w:r w:rsidRPr="00B02CCC">
              <w:rPr>
                <w:lang w:val="en-GB"/>
              </w:rPr>
              <w:t>SAP - Implement Early Closing logic in e-payment request portal</w:t>
            </w:r>
          </w:p>
        </w:tc>
        <w:tc>
          <w:tcPr>
            <w:tcW w:w="1559" w:type="dxa"/>
            <w:vMerge w:val="restart"/>
            <w:vAlign w:val="center"/>
          </w:tcPr>
          <w:p w14:paraId="5C7D2AF7" w14:textId="754DE2A8" w:rsidR="003D442E" w:rsidRPr="00B02CCC" w:rsidRDefault="003D442E" w:rsidP="00FE24EB">
            <w:pPr>
              <w:spacing w:before="0"/>
              <w:jc w:val="left"/>
              <w:rPr>
                <w:lang w:val="en-GB"/>
              </w:rPr>
            </w:pPr>
            <w:r w:rsidRPr="00B02CCC">
              <w:rPr>
                <w:lang w:val="en-GB"/>
              </w:rPr>
              <w:t xml:space="preserve">DE1K990783 </w:t>
            </w:r>
          </w:p>
        </w:tc>
      </w:tr>
      <w:tr w:rsidR="003D442E" w:rsidRPr="00B02CCC" w14:paraId="5AE5D932" w14:textId="77777777" w:rsidTr="57F23EA6">
        <w:tc>
          <w:tcPr>
            <w:tcW w:w="1440" w:type="dxa"/>
            <w:vMerge/>
            <w:vAlign w:val="center"/>
          </w:tcPr>
          <w:p w14:paraId="70B6AC87" w14:textId="77777777" w:rsidR="003D442E" w:rsidRPr="00B02CCC" w:rsidRDefault="003D442E" w:rsidP="00FE24EB">
            <w:pPr>
              <w:spacing w:before="0"/>
              <w:jc w:val="left"/>
              <w:rPr>
                <w:lang w:val="en-GB"/>
              </w:rPr>
            </w:pPr>
          </w:p>
        </w:tc>
        <w:tc>
          <w:tcPr>
            <w:tcW w:w="1620" w:type="dxa"/>
            <w:vAlign w:val="center"/>
          </w:tcPr>
          <w:p w14:paraId="2B05BC44" w14:textId="342E4FB4" w:rsidR="003D442E" w:rsidRPr="00B02CCC" w:rsidRDefault="003D442E" w:rsidP="00FE24EB">
            <w:pPr>
              <w:spacing w:before="0"/>
              <w:jc w:val="left"/>
              <w:rPr>
                <w:lang w:val="en-GB"/>
              </w:rPr>
            </w:pPr>
            <w:r w:rsidRPr="00B02CCC">
              <w:rPr>
                <w:lang w:val="en-GB"/>
              </w:rPr>
              <w:t>14-DEC-2018</w:t>
            </w:r>
          </w:p>
        </w:tc>
        <w:tc>
          <w:tcPr>
            <w:tcW w:w="4453" w:type="dxa"/>
            <w:vAlign w:val="center"/>
          </w:tcPr>
          <w:p w14:paraId="1614550C" w14:textId="47FD3ACC" w:rsidR="003D442E" w:rsidRPr="00B02CCC" w:rsidRDefault="003D442E" w:rsidP="00FE24EB">
            <w:pPr>
              <w:spacing w:before="0"/>
              <w:jc w:val="left"/>
              <w:rPr>
                <w:lang w:val="en-GB"/>
              </w:rPr>
            </w:pPr>
            <w:r w:rsidRPr="00B02CCC">
              <w:rPr>
                <w:lang w:val="en-GB"/>
              </w:rPr>
              <w:t>FS updated by Vijay (E617311)</w:t>
            </w:r>
          </w:p>
        </w:tc>
        <w:tc>
          <w:tcPr>
            <w:tcW w:w="1559" w:type="dxa"/>
            <w:vMerge/>
            <w:vAlign w:val="center"/>
          </w:tcPr>
          <w:p w14:paraId="250F66C2" w14:textId="77777777" w:rsidR="003D442E" w:rsidRPr="00B02CCC" w:rsidRDefault="003D442E" w:rsidP="00FE24EB">
            <w:pPr>
              <w:spacing w:before="0"/>
              <w:jc w:val="left"/>
              <w:rPr>
                <w:lang w:val="en-GB"/>
              </w:rPr>
            </w:pPr>
          </w:p>
        </w:tc>
      </w:tr>
      <w:tr w:rsidR="003D442E" w:rsidRPr="00B02CCC" w14:paraId="522AC250" w14:textId="77777777" w:rsidTr="57F23EA6">
        <w:tc>
          <w:tcPr>
            <w:tcW w:w="1440" w:type="dxa"/>
            <w:vMerge/>
            <w:vAlign w:val="center"/>
          </w:tcPr>
          <w:p w14:paraId="1B9C6917" w14:textId="77777777" w:rsidR="003D442E" w:rsidRPr="00B02CCC" w:rsidRDefault="003D442E" w:rsidP="00FE24EB">
            <w:pPr>
              <w:spacing w:before="0"/>
              <w:jc w:val="left"/>
              <w:rPr>
                <w:lang w:val="en-GB"/>
              </w:rPr>
            </w:pPr>
          </w:p>
        </w:tc>
        <w:tc>
          <w:tcPr>
            <w:tcW w:w="1620" w:type="dxa"/>
            <w:vAlign w:val="center"/>
          </w:tcPr>
          <w:p w14:paraId="5A7859D1" w14:textId="2C5628CE" w:rsidR="003D442E" w:rsidRPr="00B02CCC" w:rsidRDefault="003D442E" w:rsidP="00FE24EB">
            <w:pPr>
              <w:spacing w:before="0"/>
              <w:jc w:val="left"/>
              <w:rPr>
                <w:lang w:val="en-GB"/>
              </w:rPr>
            </w:pPr>
            <w:r w:rsidRPr="00B02CCC">
              <w:rPr>
                <w:lang w:val="en-GB"/>
              </w:rPr>
              <w:t>27-DEC-2018</w:t>
            </w:r>
          </w:p>
        </w:tc>
        <w:tc>
          <w:tcPr>
            <w:tcW w:w="4453" w:type="dxa"/>
            <w:vAlign w:val="center"/>
          </w:tcPr>
          <w:p w14:paraId="561A852F" w14:textId="59DEEB24" w:rsidR="003D442E" w:rsidRPr="00B02CCC" w:rsidRDefault="003D442E" w:rsidP="00FE24EB">
            <w:pPr>
              <w:spacing w:before="0"/>
              <w:jc w:val="left"/>
              <w:rPr>
                <w:lang w:val="en-GB"/>
              </w:rPr>
            </w:pPr>
            <w:r w:rsidRPr="00B02CCC">
              <w:rPr>
                <w:lang w:val="en-GB"/>
              </w:rPr>
              <w:t>TS updated by Elakya Priya J (E618161)</w:t>
            </w:r>
          </w:p>
        </w:tc>
        <w:tc>
          <w:tcPr>
            <w:tcW w:w="1559" w:type="dxa"/>
            <w:vMerge/>
            <w:vAlign w:val="center"/>
          </w:tcPr>
          <w:p w14:paraId="5274493E" w14:textId="77777777" w:rsidR="003D442E" w:rsidRPr="00B02CCC" w:rsidRDefault="003D442E" w:rsidP="00FE24EB">
            <w:pPr>
              <w:spacing w:before="0"/>
              <w:jc w:val="left"/>
              <w:rPr>
                <w:lang w:val="en-GB"/>
              </w:rPr>
            </w:pPr>
          </w:p>
        </w:tc>
      </w:tr>
      <w:tr w:rsidR="003D442E" w:rsidRPr="00B02CCC" w14:paraId="2437E7A1" w14:textId="77777777" w:rsidTr="57F23EA6">
        <w:tc>
          <w:tcPr>
            <w:tcW w:w="1440" w:type="dxa"/>
            <w:vMerge/>
            <w:vAlign w:val="center"/>
          </w:tcPr>
          <w:p w14:paraId="255F5F0F" w14:textId="77777777" w:rsidR="003D442E" w:rsidRPr="00B02CCC" w:rsidRDefault="003D442E" w:rsidP="00FE24EB">
            <w:pPr>
              <w:spacing w:before="0"/>
              <w:jc w:val="left"/>
              <w:rPr>
                <w:lang w:val="en-GB"/>
              </w:rPr>
            </w:pPr>
          </w:p>
        </w:tc>
        <w:tc>
          <w:tcPr>
            <w:tcW w:w="1620" w:type="dxa"/>
            <w:vAlign w:val="center"/>
          </w:tcPr>
          <w:p w14:paraId="56CE9BC3" w14:textId="550D2DD3" w:rsidR="003D442E" w:rsidRPr="00B02CCC" w:rsidRDefault="003D442E" w:rsidP="00FE24EB">
            <w:pPr>
              <w:spacing w:before="0"/>
              <w:jc w:val="left"/>
              <w:rPr>
                <w:lang w:val="en-GB"/>
              </w:rPr>
            </w:pPr>
            <w:r w:rsidRPr="00B02CCC">
              <w:rPr>
                <w:lang w:val="en-GB"/>
              </w:rPr>
              <w:t>27-DEC-2018</w:t>
            </w:r>
          </w:p>
        </w:tc>
        <w:tc>
          <w:tcPr>
            <w:tcW w:w="4453" w:type="dxa"/>
            <w:vAlign w:val="center"/>
          </w:tcPr>
          <w:p w14:paraId="4F3A7576" w14:textId="5CD30007" w:rsidR="003D442E" w:rsidRPr="00B02CCC" w:rsidRDefault="003D442E" w:rsidP="00FE24EB">
            <w:pPr>
              <w:spacing w:before="0"/>
              <w:jc w:val="left"/>
              <w:rPr>
                <w:lang w:val="en-GB"/>
              </w:rPr>
            </w:pPr>
            <w:r w:rsidRPr="00B02CCC">
              <w:rPr>
                <w:lang w:val="en-GB"/>
              </w:rPr>
              <w:t xml:space="preserve">Formal Adjustments by </w:t>
            </w:r>
            <w:r w:rsidR="006A79F0" w:rsidRPr="00B02CCC">
              <w:rPr>
                <w:lang w:val="en-GB"/>
              </w:rPr>
              <w:t>Chiranjeevi(E606844)</w:t>
            </w:r>
          </w:p>
        </w:tc>
        <w:tc>
          <w:tcPr>
            <w:tcW w:w="1559" w:type="dxa"/>
            <w:vMerge/>
            <w:vAlign w:val="center"/>
          </w:tcPr>
          <w:p w14:paraId="10B8FFBE" w14:textId="77777777" w:rsidR="003D442E" w:rsidRPr="00B02CCC" w:rsidRDefault="003D442E" w:rsidP="00FE24EB">
            <w:pPr>
              <w:spacing w:before="0"/>
              <w:jc w:val="left"/>
              <w:rPr>
                <w:lang w:val="en-GB"/>
              </w:rPr>
            </w:pPr>
          </w:p>
        </w:tc>
      </w:tr>
      <w:tr w:rsidR="00B85702" w:rsidRPr="00B02CCC" w14:paraId="5F0A5630" w14:textId="77777777" w:rsidTr="57F23EA6">
        <w:tc>
          <w:tcPr>
            <w:tcW w:w="1440" w:type="dxa"/>
            <w:vMerge w:val="restart"/>
            <w:vAlign w:val="center"/>
          </w:tcPr>
          <w:p w14:paraId="445DE3D5" w14:textId="598D6E4E" w:rsidR="00B85702" w:rsidRPr="00B02CCC" w:rsidRDefault="00B85702" w:rsidP="00FE24EB">
            <w:pPr>
              <w:spacing w:before="0"/>
              <w:jc w:val="left"/>
              <w:rPr>
                <w:lang w:val="en-GB"/>
              </w:rPr>
            </w:pPr>
            <w:r w:rsidRPr="00B02CCC">
              <w:rPr>
                <w:lang w:val="en-GB"/>
              </w:rPr>
              <w:t>19</w:t>
            </w:r>
          </w:p>
        </w:tc>
        <w:tc>
          <w:tcPr>
            <w:tcW w:w="1620" w:type="dxa"/>
            <w:vAlign w:val="center"/>
          </w:tcPr>
          <w:p w14:paraId="60FA4D00" w14:textId="4F9EFC77" w:rsidR="00B85702" w:rsidRPr="00B02CCC" w:rsidRDefault="00B85702" w:rsidP="00FE24EB">
            <w:pPr>
              <w:spacing w:before="0"/>
              <w:jc w:val="left"/>
              <w:rPr>
                <w:lang w:val="en-GB"/>
              </w:rPr>
            </w:pPr>
            <w:r w:rsidRPr="00B02CCC">
              <w:rPr>
                <w:lang w:val="en-GB"/>
              </w:rPr>
              <w:t>06-AUG-2019</w:t>
            </w:r>
          </w:p>
        </w:tc>
        <w:tc>
          <w:tcPr>
            <w:tcW w:w="4453" w:type="dxa"/>
            <w:vAlign w:val="center"/>
          </w:tcPr>
          <w:p w14:paraId="7916D3DE" w14:textId="77777777" w:rsidR="00B85702" w:rsidRPr="00B02CCC" w:rsidRDefault="00B85702" w:rsidP="00FE24EB">
            <w:pPr>
              <w:spacing w:before="0"/>
              <w:jc w:val="left"/>
              <w:rPr>
                <w:b/>
                <w:u w:val="single"/>
                <w:lang w:val="en-GB"/>
              </w:rPr>
            </w:pPr>
            <w:r w:rsidRPr="00B02CCC">
              <w:rPr>
                <w:b/>
                <w:u w:val="single"/>
                <w:lang w:val="en-GB"/>
              </w:rPr>
              <w:t>UCB_RUN</w:t>
            </w:r>
          </w:p>
          <w:p w14:paraId="7BCAE8DA" w14:textId="77777777" w:rsidR="00B85702" w:rsidRPr="00B02CCC" w:rsidRDefault="00B85702" w:rsidP="00FE24EB">
            <w:pPr>
              <w:spacing w:before="0"/>
              <w:jc w:val="left"/>
              <w:rPr>
                <w:b/>
                <w:u w:val="single"/>
                <w:lang w:val="en-GB"/>
              </w:rPr>
            </w:pPr>
            <w:r w:rsidRPr="00B02CCC">
              <w:rPr>
                <w:b/>
                <w:u w:val="single"/>
                <w:lang w:val="en-GB"/>
              </w:rPr>
              <w:t>CRQ000000290369</w:t>
            </w:r>
          </w:p>
          <w:p w14:paraId="7D68E50B" w14:textId="208CAC5C" w:rsidR="00B85702" w:rsidRPr="00B02CCC" w:rsidRDefault="00B85702" w:rsidP="00FE24EB">
            <w:pPr>
              <w:spacing w:before="0"/>
              <w:jc w:val="left"/>
              <w:rPr>
                <w:lang w:val="en-GB"/>
              </w:rPr>
            </w:pPr>
            <w:r w:rsidRPr="00B02CCC">
              <w:rPr>
                <w:lang w:val="en-GB"/>
              </w:rPr>
              <w:t>SAP - FIX to SRM BAPI to Post E</w:t>
            </w:r>
            <w:r w:rsidR="00896280" w:rsidRPr="00B02CCC">
              <w:rPr>
                <w:lang w:val="en-GB"/>
              </w:rPr>
              <w:t>-</w:t>
            </w:r>
            <w:r w:rsidRPr="00B02CCC">
              <w:rPr>
                <w:lang w:val="en-GB"/>
              </w:rPr>
              <w:t>payment for Company Code 3580</w:t>
            </w:r>
          </w:p>
        </w:tc>
        <w:tc>
          <w:tcPr>
            <w:tcW w:w="1559" w:type="dxa"/>
            <w:vMerge w:val="restart"/>
            <w:vAlign w:val="center"/>
          </w:tcPr>
          <w:p w14:paraId="3C27D45A" w14:textId="260C3101" w:rsidR="00B85702" w:rsidRPr="00B02CCC" w:rsidRDefault="00F16A4E" w:rsidP="00FE24EB">
            <w:pPr>
              <w:spacing w:before="0"/>
              <w:jc w:val="left"/>
              <w:rPr>
                <w:lang w:val="en-GB"/>
              </w:rPr>
            </w:pPr>
            <w:r w:rsidRPr="00B02CCC">
              <w:rPr>
                <w:lang w:val="en-GB"/>
              </w:rPr>
              <w:t>DE1K994761</w:t>
            </w:r>
          </w:p>
        </w:tc>
      </w:tr>
      <w:tr w:rsidR="00B85702" w:rsidRPr="00B02CCC" w14:paraId="67C48DFF" w14:textId="77777777" w:rsidTr="57F23EA6">
        <w:tc>
          <w:tcPr>
            <w:tcW w:w="1440" w:type="dxa"/>
            <w:vMerge/>
            <w:vAlign w:val="center"/>
          </w:tcPr>
          <w:p w14:paraId="5F613943" w14:textId="77777777" w:rsidR="00B85702" w:rsidRPr="00B02CCC" w:rsidRDefault="00B85702" w:rsidP="00FE24EB">
            <w:pPr>
              <w:spacing w:before="0"/>
              <w:jc w:val="left"/>
              <w:rPr>
                <w:lang w:val="en-GB"/>
              </w:rPr>
            </w:pPr>
          </w:p>
        </w:tc>
        <w:tc>
          <w:tcPr>
            <w:tcW w:w="1620" w:type="dxa"/>
            <w:vAlign w:val="center"/>
          </w:tcPr>
          <w:p w14:paraId="2FDEA6AB" w14:textId="5A79BE7B" w:rsidR="00B85702" w:rsidRPr="00B02CCC" w:rsidRDefault="00F16A4E" w:rsidP="00FE24EB">
            <w:pPr>
              <w:spacing w:before="0"/>
              <w:jc w:val="left"/>
              <w:rPr>
                <w:lang w:val="en-GB"/>
              </w:rPr>
            </w:pPr>
            <w:r w:rsidRPr="00B02CCC">
              <w:rPr>
                <w:lang w:val="en-GB"/>
              </w:rPr>
              <w:t>19-AUG-2019</w:t>
            </w:r>
          </w:p>
        </w:tc>
        <w:tc>
          <w:tcPr>
            <w:tcW w:w="4453" w:type="dxa"/>
            <w:vAlign w:val="center"/>
          </w:tcPr>
          <w:p w14:paraId="0BACB41C" w14:textId="00E02AF2" w:rsidR="00B85702" w:rsidRPr="00B02CCC" w:rsidRDefault="00F16A4E" w:rsidP="00FE24EB">
            <w:pPr>
              <w:spacing w:before="0"/>
              <w:jc w:val="left"/>
              <w:rPr>
                <w:lang w:val="en-GB"/>
              </w:rPr>
            </w:pPr>
            <w:r w:rsidRPr="00B02CCC">
              <w:rPr>
                <w:lang w:val="en-GB"/>
              </w:rPr>
              <w:t xml:space="preserve">FS Updated by </w:t>
            </w:r>
            <w:r w:rsidR="004D01E1" w:rsidRPr="00B02CCC">
              <w:rPr>
                <w:lang w:val="en-GB"/>
              </w:rPr>
              <w:t>E610498</w:t>
            </w:r>
          </w:p>
        </w:tc>
        <w:tc>
          <w:tcPr>
            <w:tcW w:w="1559" w:type="dxa"/>
            <w:vMerge/>
            <w:vAlign w:val="center"/>
          </w:tcPr>
          <w:p w14:paraId="7B863C4F" w14:textId="77777777" w:rsidR="00B85702" w:rsidRPr="00B02CCC" w:rsidRDefault="00B85702" w:rsidP="00FE24EB">
            <w:pPr>
              <w:spacing w:before="0"/>
              <w:jc w:val="left"/>
              <w:rPr>
                <w:lang w:val="en-GB"/>
              </w:rPr>
            </w:pPr>
          </w:p>
        </w:tc>
      </w:tr>
      <w:tr w:rsidR="00B85702" w:rsidRPr="00B02CCC" w14:paraId="24E75DE1" w14:textId="77777777" w:rsidTr="57F23EA6">
        <w:tc>
          <w:tcPr>
            <w:tcW w:w="1440" w:type="dxa"/>
            <w:vMerge/>
            <w:vAlign w:val="center"/>
          </w:tcPr>
          <w:p w14:paraId="2B2451E5" w14:textId="77777777" w:rsidR="00B85702" w:rsidRPr="00B02CCC" w:rsidRDefault="00B85702" w:rsidP="00FE24EB">
            <w:pPr>
              <w:spacing w:before="0"/>
              <w:jc w:val="left"/>
              <w:rPr>
                <w:lang w:val="en-GB"/>
              </w:rPr>
            </w:pPr>
          </w:p>
        </w:tc>
        <w:tc>
          <w:tcPr>
            <w:tcW w:w="1620" w:type="dxa"/>
            <w:vAlign w:val="center"/>
          </w:tcPr>
          <w:p w14:paraId="2B6695DC" w14:textId="7FA2FB2D" w:rsidR="00B85702" w:rsidRPr="00B02CCC" w:rsidRDefault="00F16A4E" w:rsidP="00FE24EB">
            <w:pPr>
              <w:spacing w:before="0"/>
              <w:jc w:val="left"/>
              <w:rPr>
                <w:lang w:val="en-GB"/>
              </w:rPr>
            </w:pPr>
            <w:r w:rsidRPr="00B02CCC">
              <w:rPr>
                <w:lang w:val="en-GB"/>
              </w:rPr>
              <w:t>20-AUG-2019</w:t>
            </w:r>
          </w:p>
        </w:tc>
        <w:tc>
          <w:tcPr>
            <w:tcW w:w="4453" w:type="dxa"/>
            <w:vAlign w:val="center"/>
          </w:tcPr>
          <w:p w14:paraId="198FE055" w14:textId="6B591B73" w:rsidR="00B85702" w:rsidRPr="00B02CCC" w:rsidRDefault="00F16A4E" w:rsidP="00FE24EB">
            <w:pPr>
              <w:spacing w:before="0"/>
              <w:jc w:val="left"/>
              <w:rPr>
                <w:lang w:val="en-GB"/>
              </w:rPr>
            </w:pPr>
            <w:r w:rsidRPr="00B02CCC">
              <w:rPr>
                <w:lang w:val="en-GB"/>
              </w:rPr>
              <w:t>TS Updated by E614267</w:t>
            </w:r>
          </w:p>
        </w:tc>
        <w:tc>
          <w:tcPr>
            <w:tcW w:w="1559" w:type="dxa"/>
            <w:vMerge/>
            <w:vAlign w:val="center"/>
          </w:tcPr>
          <w:p w14:paraId="3F9DD454" w14:textId="77777777" w:rsidR="00B85702" w:rsidRPr="00B02CCC" w:rsidRDefault="00B85702" w:rsidP="00FE24EB">
            <w:pPr>
              <w:spacing w:before="0"/>
              <w:jc w:val="left"/>
              <w:rPr>
                <w:lang w:val="en-GB"/>
              </w:rPr>
            </w:pPr>
          </w:p>
        </w:tc>
      </w:tr>
      <w:tr w:rsidR="0009745D" w:rsidRPr="00B02CCC" w14:paraId="1E156D84" w14:textId="77777777" w:rsidTr="57F23EA6">
        <w:tc>
          <w:tcPr>
            <w:tcW w:w="1440" w:type="dxa"/>
            <w:vMerge w:val="restart"/>
            <w:vAlign w:val="center"/>
          </w:tcPr>
          <w:p w14:paraId="5CE4221E" w14:textId="78388134" w:rsidR="0009745D" w:rsidRPr="00B02CCC" w:rsidRDefault="0009745D" w:rsidP="00FE24EB">
            <w:pPr>
              <w:spacing w:before="0"/>
              <w:jc w:val="left"/>
              <w:rPr>
                <w:lang w:val="en-GB"/>
              </w:rPr>
            </w:pPr>
            <w:r w:rsidRPr="00B02CCC">
              <w:rPr>
                <w:lang w:val="en-GB"/>
              </w:rPr>
              <w:t>20</w:t>
            </w:r>
          </w:p>
        </w:tc>
        <w:tc>
          <w:tcPr>
            <w:tcW w:w="1620" w:type="dxa"/>
            <w:vAlign w:val="center"/>
          </w:tcPr>
          <w:p w14:paraId="36FDC8FE" w14:textId="035C5DC9" w:rsidR="0009745D" w:rsidRPr="00B02CCC" w:rsidRDefault="0009745D" w:rsidP="00FE24EB">
            <w:pPr>
              <w:spacing w:before="0"/>
              <w:jc w:val="left"/>
              <w:rPr>
                <w:lang w:val="en-GB"/>
              </w:rPr>
            </w:pPr>
            <w:r w:rsidRPr="00B02CCC">
              <w:rPr>
                <w:lang w:val="en-GB"/>
              </w:rPr>
              <w:t>09-SEP-2019</w:t>
            </w:r>
          </w:p>
        </w:tc>
        <w:tc>
          <w:tcPr>
            <w:tcW w:w="4453" w:type="dxa"/>
            <w:vAlign w:val="center"/>
          </w:tcPr>
          <w:p w14:paraId="18721619" w14:textId="0C148720" w:rsidR="0009745D" w:rsidRPr="00B02CCC" w:rsidRDefault="0009745D" w:rsidP="00FE24EB">
            <w:pPr>
              <w:spacing w:before="0"/>
              <w:jc w:val="left"/>
              <w:rPr>
                <w:b/>
                <w:u w:val="single"/>
                <w:lang w:val="en-GB"/>
              </w:rPr>
            </w:pPr>
            <w:r w:rsidRPr="00B02CCC">
              <w:rPr>
                <w:b/>
                <w:u w:val="single"/>
                <w:lang w:val="en-GB"/>
              </w:rPr>
              <w:t>UCB_RUN</w:t>
            </w:r>
          </w:p>
          <w:p w14:paraId="0EB9694F" w14:textId="77777777" w:rsidR="0064509F" w:rsidRPr="00B02CCC" w:rsidRDefault="0064509F" w:rsidP="00FE24EB">
            <w:pPr>
              <w:spacing w:before="0"/>
              <w:jc w:val="left"/>
              <w:rPr>
                <w:b/>
                <w:u w:val="single"/>
                <w:lang w:val="en-GB"/>
              </w:rPr>
            </w:pPr>
            <w:r w:rsidRPr="00B02CCC">
              <w:rPr>
                <w:b/>
                <w:u w:val="single"/>
                <w:lang w:val="en-GB"/>
              </w:rPr>
              <w:t>CRQ000000293881</w:t>
            </w:r>
          </w:p>
          <w:p w14:paraId="50D1EBE7" w14:textId="77777777" w:rsidR="0009745D" w:rsidRPr="00B02CCC" w:rsidRDefault="0064509F" w:rsidP="00FE24EB">
            <w:pPr>
              <w:spacing w:before="0"/>
              <w:jc w:val="left"/>
              <w:rPr>
                <w:lang w:val="en-GB"/>
              </w:rPr>
            </w:pPr>
            <w:r w:rsidRPr="00B02CCC">
              <w:rPr>
                <w:lang w:val="en-GB"/>
              </w:rPr>
              <w:t>SAP - Tax code condition type rounding rule change (MWVR)</w:t>
            </w:r>
          </w:p>
          <w:p w14:paraId="411487EC" w14:textId="1335B7F9" w:rsidR="008B6CAF" w:rsidRPr="00B02CCC" w:rsidRDefault="008B6CAF" w:rsidP="00FE24EB">
            <w:pPr>
              <w:spacing w:before="0"/>
              <w:jc w:val="left"/>
              <w:rPr>
                <w:lang w:val="en-GB"/>
              </w:rPr>
            </w:pPr>
          </w:p>
        </w:tc>
        <w:tc>
          <w:tcPr>
            <w:tcW w:w="1559" w:type="dxa"/>
            <w:vMerge w:val="restart"/>
            <w:vAlign w:val="center"/>
          </w:tcPr>
          <w:p w14:paraId="4BAF45CC" w14:textId="0C07D20F" w:rsidR="0009745D" w:rsidRPr="00B02CCC" w:rsidRDefault="0040013F" w:rsidP="00FE24EB">
            <w:pPr>
              <w:spacing w:before="0"/>
              <w:jc w:val="left"/>
              <w:rPr>
                <w:lang w:val="en-GB"/>
              </w:rPr>
            </w:pPr>
            <w:r w:rsidRPr="00B02CCC">
              <w:rPr>
                <w:lang w:val="en-GB"/>
              </w:rPr>
              <w:t>DE1K995313</w:t>
            </w:r>
          </w:p>
        </w:tc>
      </w:tr>
      <w:tr w:rsidR="0009745D" w:rsidRPr="00B02CCC" w14:paraId="7C3FECC2" w14:textId="77777777" w:rsidTr="57F23EA6">
        <w:tc>
          <w:tcPr>
            <w:tcW w:w="1440" w:type="dxa"/>
            <w:vMerge/>
            <w:vAlign w:val="center"/>
          </w:tcPr>
          <w:p w14:paraId="5CE33F51" w14:textId="77777777" w:rsidR="0009745D" w:rsidRPr="00B02CCC" w:rsidRDefault="0009745D" w:rsidP="00FE24EB">
            <w:pPr>
              <w:spacing w:before="0"/>
              <w:jc w:val="left"/>
              <w:rPr>
                <w:lang w:val="en-GB"/>
              </w:rPr>
            </w:pPr>
          </w:p>
        </w:tc>
        <w:tc>
          <w:tcPr>
            <w:tcW w:w="1620" w:type="dxa"/>
            <w:vAlign w:val="center"/>
          </w:tcPr>
          <w:p w14:paraId="1500EC08" w14:textId="2EDDBBB5" w:rsidR="0009745D" w:rsidRPr="00B02CCC" w:rsidRDefault="005E30D7" w:rsidP="00FE24EB">
            <w:pPr>
              <w:spacing w:before="0"/>
              <w:jc w:val="left"/>
              <w:rPr>
                <w:lang w:val="en-GB"/>
              </w:rPr>
            </w:pPr>
            <w:r w:rsidRPr="00B02CCC">
              <w:rPr>
                <w:lang w:val="en-GB"/>
              </w:rPr>
              <w:t>09-Sep-2019</w:t>
            </w:r>
          </w:p>
        </w:tc>
        <w:tc>
          <w:tcPr>
            <w:tcW w:w="4453" w:type="dxa"/>
            <w:vAlign w:val="center"/>
          </w:tcPr>
          <w:p w14:paraId="5F6BAE12" w14:textId="1049574E" w:rsidR="0009745D" w:rsidRPr="00B02CCC" w:rsidRDefault="005E30D7" w:rsidP="00FE24EB">
            <w:pPr>
              <w:spacing w:before="0"/>
              <w:jc w:val="left"/>
              <w:rPr>
                <w:lang w:val="en-GB"/>
              </w:rPr>
            </w:pPr>
            <w:r w:rsidRPr="00B02CCC">
              <w:rPr>
                <w:lang w:val="en-GB"/>
              </w:rPr>
              <w:t>FS updated by E610498</w:t>
            </w:r>
          </w:p>
        </w:tc>
        <w:tc>
          <w:tcPr>
            <w:tcW w:w="1559" w:type="dxa"/>
            <w:vMerge/>
            <w:vAlign w:val="center"/>
          </w:tcPr>
          <w:p w14:paraId="4101C719" w14:textId="77777777" w:rsidR="0009745D" w:rsidRPr="00B02CCC" w:rsidRDefault="0009745D" w:rsidP="00FE24EB">
            <w:pPr>
              <w:spacing w:before="0"/>
              <w:jc w:val="left"/>
              <w:rPr>
                <w:lang w:val="en-GB"/>
              </w:rPr>
            </w:pPr>
          </w:p>
        </w:tc>
      </w:tr>
      <w:tr w:rsidR="0009745D" w:rsidRPr="00B02CCC" w14:paraId="181EBEC1" w14:textId="77777777" w:rsidTr="57F23EA6">
        <w:tc>
          <w:tcPr>
            <w:tcW w:w="1440" w:type="dxa"/>
            <w:vMerge/>
            <w:vAlign w:val="center"/>
          </w:tcPr>
          <w:p w14:paraId="056E1D74" w14:textId="77777777" w:rsidR="0009745D" w:rsidRPr="00B02CCC" w:rsidRDefault="0009745D" w:rsidP="00FE24EB">
            <w:pPr>
              <w:spacing w:before="0"/>
              <w:jc w:val="left"/>
              <w:rPr>
                <w:lang w:val="en-GB"/>
              </w:rPr>
            </w:pPr>
          </w:p>
        </w:tc>
        <w:tc>
          <w:tcPr>
            <w:tcW w:w="1620" w:type="dxa"/>
            <w:vAlign w:val="center"/>
          </w:tcPr>
          <w:p w14:paraId="6C6C9C84" w14:textId="43921440" w:rsidR="0009745D" w:rsidRPr="00B02CCC" w:rsidRDefault="0040013F" w:rsidP="00FE24EB">
            <w:pPr>
              <w:spacing w:before="0"/>
              <w:jc w:val="left"/>
              <w:rPr>
                <w:lang w:val="en-GB"/>
              </w:rPr>
            </w:pPr>
            <w:r w:rsidRPr="00B02CCC">
              <w:rPr>
                <w:lang w:val="en-GB"/>
              </w:rPr>
              <w:t>17-Sep-2019</w:t>
            </w:r>
          </w:p>
        </w:tc>
        <w:tc>
          <w:tcPr>
            <w:tcW w:w="4453" w:type="dxa"/>
            <w:vAlign w:val="center"/>
          </w:tcPr>
          <w:p w14:paraId="1DBD68B2" w14:textId="5FC50E7F" w:rsidR="0009745D" w:rsidRPr="00B02CCC" w:rsidRDefault="0040013F" w:rsidP="00FE24EB">
            <w:pPr>
              <w:spacing w:before="0"/>
              <w:jc w:val="left"/>
              <w:rPr>
                <w:lang w:val="en-GB"/>
              </w:rPr>
            </w:pPr>
            <w:r w:rsidRPr="00B02CCC">
              <w:rPr>
                <w:lang w:val="en-GB"/>
              </w:rPr>
              <w:t>TS Updated by E614267</w:t>
            </w:r>
          </w:p>
        </w:tc>
        <w:tc>
          <w:tcPr>
            <w:tcW w:w="1559" w:type="dxa"/>
            <w:vMerge/>
            <w:vAlign w:val="center"/>
          </w:tcPr>
          <w:p w14:paraId="06662825" w14:textId="77777777" w:rsidR="0009745D" w:rsidRPr="00B02CCC" w:rsidRDefault="0009745D" w:rsidP="00FE24EB">
            <w:pPr>
              <w:spacing w:before="0"/>
              <w:jc w:val="left"/>
              <w:rPr>
                <w:lang w:val="en-GB"/>
              </w:rPr>
            </w:pPr>
          </w:p>
        </w:tc>
      </w:tr>
      <w:tr w:rsidR="003C0E5C" w:rsidRPr="00B02CCC" w14:paraId="7DDE110D" w14:textId="77777777" w:rsidTr="57F23EA6">
        <w:tc>
          <w:tcPr>
            <w:tcW w:w="1440" w:type="dxa"/>
            <w:vMerge w:val="restart"/>
            <w:vAlign w:val="center"/>
          </w:tcPr>
          <w:p w14:paraId="2EE1FA3C" w14:textId="73C49676" w:rsidR="003C0E5C" w:rsidRPr="00B02CCC" w:rsidRDefault="003C0E5C" w:rsidP="00FE24EB">
            <w:pPr>
              <w:spacing w:before="0"/>
              <w:jc w:val="left"/>
              <w:rPr>
                <w:lang w:val="en-GB"/>
              </w:rPr>
            </w:pPr>
            <w:r w:rsidRPr="00B02CCC">
              <w:rPr>
                <w:lang w:val="en-GB"/>
              </w:rPr>
              <w:t>21</w:t>
            </w:r>
          </w:p>
        </w:tc>
        <w:tc>
          <w:tcPr>
            <w:tcW w:w="1620" w:type="dxa"/>
            <w:vAlign w:val="center"/>
          </w:tcPr>
          <w:p w14:paraId="2E498B11" w14:textId="1F5D67B3" w:rsidR="003C0E5C" w:rsidRPr="00B02CCC" w:rsidRDefault="003C0E5C" w:rsidP="00FE24EB">
            <w:pPr>
              <w:spacing w:before="0"/>
              <w:jc w:val="left"/>
              <w:rPr>
                <w:lang w:val="en-GB"/>
              </w:rPr>
            </w:pPr>
            <w:r w:rsidRPr="00B02CCC">
              <w:rPr>
                <w:lang w:val="en-GB"/>
              </w:rPr>
              <w:t>02-DEC-2019</w:t>
            </w:r>
          </w:p>
        </w:tc>
        <w:tc>
          <w:tcPr>
            <w:tcW w:w="4453" w:type="dxa"/>
            <w:vAlign w:val="center"/>
          </w:tcPr>
          <w:p w14:paraId="03F0A638" w14:textId="77777777" w:rsidR="003C0E5C" w:rsidRPr="00B02CCC" w:rsidRDefault="003C0E5C" w:rsidP="00FE24EB">
            <w:pPr>
              <w:spacing w:before="0"/>
              <w:jc w:val="left"/>
              <w:rPr>
                <w:b/>
                <w:u w:val="single"/>
                <w:lang w:val="en-GB"/>
              </w:rPr>
            </w:pPr>
            <w:r w:rsidRPr="00B02CCC">
              <w:rPr>
                <w:b/>
                <w:u w:val="single"/>
                <w:lang w:val="en-GB"/>
              </w:rPr>
              <w:t>UCB_RUN</w:t>
            </w:r>
          </w:p>
          <w:p w14:paraId="42256BBD" w14:textId="77777777" w:rsidR="003C0E5C" w:rsidRPr="00B02CCC" w:rsidRDefault="003C0E5C" w:rsidP="00FE24EB">
            <w:pPr>
              <w:spacing w:before="0"/>
              <w:jc w:val="left"/>
              <w:rPr>
                <w:lang w:val="en-GB"/>
              </w:rPr>
            </w:pPr>
            <w:r w:rsidRPr="00B02CCC">
              <w:rPr>
                <w:b/>
                <w:u w:val="single"/>
                <w:lang w:val="en-GB"/>
              </w:rPr>
              <w:t>CRQ000000295271</w:t>
            </w:r>
          </w:p>
          <w:p w14:paraId="5668D8A7" w14:textId="30A310BF" w:rsidR="003C0E5C" w:rsidRPr="00B02CCC" w:rsidRDefault="003C0E5C" w:rsidP="00FE24EB">
            <w:pPr>
              <w:spacing w:before="0"/>
              <w:jc w:val="left"/>
              <w:rPr>
                <w:lang w:val="en-GB"/>
              </w:rPr>
            </w:pPr>
            <w:r w:rsidRPr="00B02CCC">
              <w:rPr>
                <w:lang w:val="en-GB"/>
              </w:rPr>
              <w:t>SAP - GTP Payment report structure changes</w:t>
            </w:r>
          </w:p>
        </w:tc>
        <w:tc>
          <w:tcPr>
            <w:tcW w:w="1559" w:type="dxa"/>
            <w:vMerge w:val="restart"/>
            <w:vAlign w:val="center"/>
          </w:tcPr>
          <w:p w14:paraId="0F4C5178" w14:textId="0383B84E" w:rsidR="003C0E5C" w:rsidRPr="00B02CCC" w:rsidRDefault="00DD769B" w:rsidP="00FE24EB">
            <w:pPr>
              <w:spacing w:before="0"/>
              <w:jc w:val="left"/>
              <w:rPr>
                <w:lang w:val="en-GB"/>
              </w:rPr>
            </w:pPr>
            <w:r w:rsidRPr="00B02CCC">
              <w:rPr>
                <w:lang w:val="en-GB"/>
              </w:rPr>
              <w:t>DE1K995204</w:t>
            </w:r>
          </w:p>
        </w:tc>
      </w:tr>
      <w:tr w:rsidR="003C0E5C" w:rsidRPr="00B02CCC" w14:paraId="7C5BFC80" w14:textId="77777777" w:rsidTr="57F23EA6">
        <w:tc>
          <w:tcPr>
            <w:tcW w:w="1440" w:type="dxa"/>
            <w:vMerge/>
            <w:vAlign w:val="center"/>
          </w:tcPr>
          <w:p w14:paraId="17690EA1" w14:textId="77777777" w:rsidR="003C0E5C" w:rsidRPr="00B02CCC" w:rsidRDefault="003C0E5C" w:rsidP="00FE24EB">
            <w:pPr>
              <w:spacing w:before="0"/>
              <w:jc w:val="left"/>
              <w:rPr>
                <w:lang w:val="en-GB"/>
              </w:rPr>
            </w:pPr>
          </w:p>
        </w:tc>
        <w:tc>
          <w:tcPr>
            <w:tcW w:w="1620" w:type="dxa"/>
            <w:vAlign w:val="center"/>
          </w:tcPr>
          <w:p w14:paraId="3462E6AB" w14:textId="7458D799" w:rsidR="003C0E5C" w:rsidRPr="00B02CCC" w:rsidRDefault="00330C9E" w:rsidP="00FE24EB">
            <w:pPr>
              <w:spacing w:before="0"/>
              <w:jc w:val="left"/>
              <w:rPr>
                <w:lang w:val="en-GB"/>
              </w:rPr>
            </w:pPr>
            <w:r w:rsidRPr="00B02CCC">
              <w:rPr>
                <w:lang w:val="en-GB"/>
              </w:rPr>
              <w:t>03-Dec-2019</w:t>
            </w:r>
          </w:p>
        </w:tc>
        <w:tc>
          <w:tcPr>
            <w:tcW w:w="4453" w:type="dxa"/>
            <w:vAlign w:val="center"/>
          </w:tcPr>
          <w:p w14:paraId="51380018" w14:textId="0029CB7D" w:rsidR="003C0E5C" w:rsidRPr="00B02CCC" w:rsidRDefault="00DD769B" w:rsidP="00FE24EB">
            <w:pPr>
              <w:spacing w:before="0"/>
              <w:jc w:val="left"/>
              <w:rPr>
                <w:lang w:val="en-GB"/>
              </w:rPr>
            </w:pPr>
            <w:r w:rsidRPr="00B02CCC">
              <w:rPr>
                <w:lang w:val="en-GB"/>
              </w:rPr>
              <w:t>F</w:t>
            </w:r>
            <w:r w:rsidR="00330C9E" w:rsidRPr="00B02CCC">
              <w:rPr>
                <w:lang w:val="en-GB"/>
              </w:rPr>
              <w:t>S updated by Tanveer (E610498)</w:t>
            </w:r>
          </w:p>
        </w:tc>
        <w:tc>
          <w:tcPr>
            <w:tcW w:w="1559" w:type="dxa"/>
            <w:vMerge/>
            <w:vAlign w:val="center"/>
          </w:tcPr>
          <w:p w14:paraId="6C68679E" w14:textId="77777777" w:rsidR="003C0E5C" w:rsidRPr="00B02CCC" w:rsidRDefault="003C0E5C" w:rsidP="00FE24EB">
            <w:pPr>
              <w:spacing w:before="0"/>
              <w:jc w:val="left"/>
              <w:rPr>
                <w:lang w:val="en-GB"/>
              </w:rPr>
            </w:pPr>
          </w:p>
        </w:tc>
      </w:tr>
      <w:tr w:rsidR="003C0E5C" w:rsidRPr="00B02CCC" w14:paraId="20FBAEAC" w14:textId="77777777" w:rsidTr="57F23EA6">
        <w:tc>
          <w:tcPr>
            <w:tcW w:w="1440" w:type="dxa"/>
            <w:vMerge/>
            <w:vAlign w:val="center"/>
          </w:tcPr>
          <w:p w14:paraId="57228BC1" w14:textId="77777777" w:rsidR="003C0E5C" w:rsidRPr="00B02CCC" w:rsidRDefault="003C0E5C" w:rsidP="00FE24EB">
            <w:pPr>
              <w:spacing w:before="0"/>
              <w:jc w:val="left"/>
              <w:rPr>
                <w:lang w:val="en-GB"/>
              </w:rPr>
            </w:pPr>
          </w:p>
        </w:tc>
        <w:tc>
          <w:tcPr>
            <w:tcW w:w="1620" w:type="dxa"/>
            <w:vAlign w:val="center"/>
          </w:tcPr>
          <w:p w14:paraId="63583CEF" w14:textId="53795B0D" w:rsidR="003C0E5C" w:rsidRPr="00B02CCC" w:rsidRDefault="00622F5F" w:rsidP="00FE24EB">
            <w:pPr>
              <w:spacing w:before="0"/>
              <w:jc w:val="left"/>
              <w:rPr>
                <w:lang w:val="en-GB"/>
              </w:rPr>
            </w:pPr>
            <w:r w:rsidRPr="00B02CCC">
              <w:rPr>
                <w:lang w:val="en-GB"/>
              </w:rPr>
              <w:t>03-Dec-2019</w:t>
            </w:r>
          </w:p>
        </w:tc>
        <w:tc>
          <w:tcPr>
            <w:tcW w:w="4453" w:type="dxa"/>
            <w:vAlign w:val="center"/>
          </w:tcPr>
          <w:p w14:paraId="4B268426" w14:textId="291F3014" w:rsidR="003C0E5C" w:rsidRPr="00B02CCC" w:rsidRDefault="00622F5F" w:rsidP="00FE24EB">
            <w:pPr>
              <w:spacing w:before="0"/>
              <w:jc w:val="left"/>
              <w:rPr>
                <w:lang w:val="en-GB"/>
              </w:rPr>
            </w:pPr>
            <w:r w:rsidRPr="00B02CCC">
              <w:rPr>
                <w:lang w:val="en-GB"/>
              </w:rPr>
              <w:t>TS updated by E614267</w:t>
            </w:r>
          </w:p>
        </w:tc>
        <w:tc>
          <w:tcPr>
            <w:tcW w:w="1559" w:type="dxa"/>
            <w:vMerge/>
            <w:vAlign w:val="center"/>
          </w:tcPr>
          <w:p w14:paraId="1FA89227" w14:textId="77777777" w:rsidR="003C0E5C" w:rsidRPr="00B02CCC" w:rsidRDefault="003C0E5C" w:rsidP="00FE24EB">
            <w:pPr>
              <w:spacing w:before="0"/>
              <w:jc w:val="left"/>
              <w:rPr>
                <w:lang w:val="en-GB"/>
              </w:rPr>
            </w:pPr>
          </w:p>
        </w:tc>
      </w:tr>
      <w:tr w:rsidR="00136BCD" w:rsidRPr="00B02CCC" w14:paraId="032DFD22" w14:textId="77777777" w:rsidTr="57F23EA6">
        <w:tc>
          <w:tcPr>
            <w:tcW w:w="1440" w:type="dxa"/>
            <w:vMerge w:val="restart"/>
            <w:vAlign w:val="center"/>
          </w:tcPr>
          <w:p w14:paraId="04993FEB" w14:textId="41E8F071" w:rsidR="00136BCD" w:rsidRPr="00B02CCC" w:rsidRDefault="00136BCD" w:rsidP="00FE24EB">
            <w:pPr>
              <w:spacing w:before="0"/>
              <w:jc w:val="left"/>
              <w:rPr>
                <w:lang w:val="en-GB"/>
              </w:rPr>
            </w:pPr>
            <w:r w:rsidRPr="00B02CCC">
              <w:rPr>
                <w:lang w:val="en-GB"/>
              </w:rPr>
              <w:t>22</w:t>
            </w:r>
          </w:p>
          <w:p w14:paraId="0ED79219" w14:textId="1F85A4C9" w:rsidR="00136BCD" w:rsidRPr="00B02CCC" w:rsidRDefault="00136BCD" w:rsidP="00FE24EB">
            <w:pPr>
              <w:spacing w:before="0"/>
              <w:jc w:val="left"/>
              <w:rPr>
                <w:lang w:val="en-GB"/>
              </w:rPr>
            </w:pPr>
          </w:p>
        </w:tc>
        <w:tc>
          <w:tcPr>
            <w:tcW w:w="1620" w:type="dxa"/>
            <w:vAlign w:val="center"/>
          </w:tcPr>
          <w:p w14:paraId="7F0C8E63" w14:textId="53731CCC" w:rsidR="00136BCD" w:rsidRPr="00B02CCC" w:rsidRDefault="00136BCD" w:rsidP="00FE24EB">
            <w:pPr>
              <w:spacing w:before="0"/>
              <w:jc w:val="left"/>
              <w:rPr>
                <w:lang w:val="en-GB"/>
              </w:rPr>
            </w:pPr>
            <w:r w:rsidRPr="00B02CCC">
              <w:rPr>
                <w:lang w:val="en-GB"/>
              </w:rPr>
              <w:t>03-DEC-2019</w:t>
            </w:r>
          </w:p>
        </w:tc>
        <w:tc>
          <w:tcPr>
            <w:tcW w:w="4453" w:type="dxa"/>
            <w:vAlign w:val="center"/>
          </w:tcPr>
          <w:p w14:paraId="0A8AAB28" w14:textId="77777777" w:rsidR="00136BCD" w:rsidRPr="00B02CCC" w:rsidRDefault="00136BCD" w:rsidP="00FE24EB">
            <w:pPr>
              <w:spacing w:before="0"/>
              <w:jc w:val="left"/>
              <w:rPr>
                <w:b/>
                <w:u w:val="single"/>
                <w:lang w:val="en-GB"/>
              </w:rPr>
            </w:pPr>
            <w:r w:rsidRPr="00B02CCC">
              <w:rPr>
                <w:b/>
                <w:u w:val="single"/>
                <w:lang w:val="en-GB"/>
              </w:rPr>
              <w:t>UCB_RUN</w:t>
            </w:r>
          </w:p>
          <w:p w14:paraId="04D4D668" w14:textId="77777777" w:rsidR="00136BCD" w:rsidRPr="00B02CCC" w:rsidRDefault="00136BCD" w:rsidP="00FE24EB">
            <w:pPr>
              <w:spacing w:before="0"/>
              <w:jc w:val="left"/>
              <w:rPr>
                <w:lang w:val="en-GB"/>
              </w:rPr>
            </w:pPr>
            <w:r w:rsidRPr="00B02CCC">
              <w:rPr>
                <w:b/>
                <w:u w:val="single"/>
                <w:lang w:val="en-GB"/>
              </w:rPr>
              <w:t>CRQ000000305774</w:t>
            </w:r>
          </w:p>
          <w:p w14:paraId="1FBF7A80" w14:textId="74320216" w:rsidR="00136BCD" w:rsidRPr="00B02CCC" w:rsidRDefault="00136BCD" w:rsidP="00FE24EB">
            <w:pPr>
              <w:spacing w:before="0"/>
              <w:jc w:val="left"/>
              <w:rPr>
                <w:lang w:val="en-GB"/>
              </w:rPr>
            </w:pPr>
            <w:r w:rsidRPr="00B02CCC">
              <w:rPr>
                <w:lang w:val="en-GB"/>
              </w:rPr>
              <w:t>SAP (ADHOC) - Fix to Rounding off issue for withholding tax.</w:t>
            </w:r>
          </w:p>
        </w:tc>
        <w:tc>
          <w:tcPr>
            <w:tcW w:w="1559" w:type="dxa"/>
            <w:vMerge w:val="restart"/>
            <w:vAlign w:val="center"/>
          </w:tcPr>
          <w:p w14:paraId="633AA9B9" w14:textId="4D756679" w:rsidR="00136BCD" w:rsidRPr="00B02CCC" w:rsidRDefault="00136BCD" w:rsidP="00FE24EB">
            <w:pPr>
              <w:spacing w:before="0"/>
              <w:jc w:val="left"/>
              <w:rPr>
                <w:lang w:val="en-GB"/>
              </w:rPr>
            </w:pPr>
          </w:p>
          <w:p w14:paraId="5C8DF785" w14:textId="35738716" w:rsidR="00136BCD" w:rsidRPr="00B02CCC" w:rsidRDefault="001647E2" w:rsidP="00FE24EB">
            <w:pPr>
              <w:spacing w:before="0"/>
              <w:jc w:val="left"/>
              <w:rPr>
                <w:lang w:val="en-GB"/>
              </w:rPr>
            </w:pPr>
            <w:r w:rsidRPr="00B02CCC">
              <w:rPr>
                <w:lang w:val="en-GB"/>
              </w:rPr>
              <w:t>DE1K996551</w:t>
            </w:r>
          </w:p>
          <w:p w14:paraId="0FCB3E9E" w14:textId="2BE90B99" w:rsidR="00136BCD" w:rsidRPr="00B02CCC" w:rsidRDefault="00136BCD" w:rsidP="00FE24EB">
            <w:pPr>
              <w:spacing w:before="0"/>
              <w:jc w:val="left"/>
              <w:rPr>
                <w:lang w:val="en-GB"/>
              </w:rPr>
            </w:pPr>
          </w:p>
        </w:tc>
      </w:tr>
      <w:tr w:rsidR="00136BCD" w:rsidRPr="00B02CCC" w14:paraId="3B06FCE3" w14:textId="77777777" w:rsidTr="57F23EA6">
        <w:tc>
          <w:tcPr>
            <w:tcW w:w="1440" w:type="dxa"/>
            <w:vMerge/>
            <w:vAlign w:val="center"/>
          </w:tcPr>
          <w:p w14:paraId="1F05223A" w14:textId="2E9D0CAF" w:rsidR="00136BCD" w:rsidRPr="00B02CCC" w:rsidRDefault="00136BCD" w:rsidP="00FE24EB">
            <w:pPr>
              <w:spacing w:before="0"/>
              <w:jc w:val="left"/>
              <w:rPr>
                <w:lang w:val="en-GB"/>
              </w:rPr>
            </w:pPr>
          </w:p>
        </w:tc>
        <w:tc>
          <w:tcPr>
            <w:tcW w:w="1620" w:type="dxa"/>
            <w:vAlign w:val="center"/>
          </w:tcPr>
          <w:p w14:paraId="22FECD89" w14:textId="3BD64DD7" w:rsidR="00136BCD" w:rsidRPr="00B02CCC" w:rsidRDefault="0021379E" w:rsidP="00FE24EB">
            <w:pPr>
              <w:spacing w:before="0"/>
              <w:jc w:val="left"/>
              <w:rPr>
                <w:lang w:val="en-GB"/>
              </w:rPr>
            </w:pPr>
            <w:r w:rsidRPr="00B02CCC">
              <w:rPr>
                <w:lang w:val="en-GB"/>
              </w:rPr>
              <w:t>03-DEC-2019</w:t>
            </w:r>
          </w:p>
        </w:tc>
        <w:tc>
          <w:tcPr>
            <w:tcW w:w="4453" w:type="dxa"/>
            <w:vAlign w:val="center"/>
          </w:tcPr>
          <w:p w14:paraId="241FB8AB" w14:textId="61BEA3C8" w:rsidR="00136BCD" w:rsidRPr="00B02CCC" w:rsidRDefault="008C50A3" w:rsidP="00FE24EB">
            <w:pPr>
              <w:spacing w:before="0"/>
              <w:jc w:val="left"/>
              <w:rPr>
                <w:lang w:val="en-GB"/>
              </w:rPr>
            </w:pPr>
            <w:r w:rsidRPr="00B02CCC">
              <w:rPr>
                <w:lang w:val="en-GB"/>
              </w:rPr>
              <w:t>FS part updated by Tanveer (E610498)</w:t>
            </w:r>
          </w:p>
        </w:tc>
        <w:tc>
          <w:tcPr>
            <w:tcW w:w="1559" w:type="dxa"/>
            <w:vMerge/>
            <w:vAlign w:val="center"/>
          </w:tcPr>
          <w:p w14:paraId="6FFC3EED" w14:textId="5F4D2AE5" w:rsidR="00136BCD" w:rsidRPr="00B02CCC" w:rsidRDefault="00136BCD" w:rsidP="00FE24EB">
            <w:pPr>
              <w:spacing w:before="0"/>
              <w:jc w:val="left"/>
              <w:rPr>
                <w:lang w:val="en-GB"/>
              </w:rPr>
            </w:pPr>
          </w:p>
        </w:tc>
      </w:tr>
      <w:tr w:rsidR="00136BCD" w:rsidRPr="00B02CCC" w14:paraId="504B489C" w14:textId="77777777" w:rsidTr="57F23EA6">
        <w:tc>
          <w:tcPr>
            <w:tcW w:w="1440" w:type="dxa"/>
            <w:vMerge/>
            <w:vAlign w:val="center"/>
          </w:tcPr>
          <w:p w14:paraId="60882FB0" w14:textId="42592F1C" w:rsidR="00136BCD" w:rsidRPr="00B02CCC" w:rsidRDefault="00136BCD" w:rsidP="00FE24EB">
            <w:pPr>
              <w:spacing w:before="0"/>
              <w:jc w:val="left"/>
              <w:rPr>
                <w:lang w:val="en-GB"/>
              </w:rPr>
            </w:pPr>
          </w:p>
        </w:tc>
        <w:tc>
          <w:tcPr>
            <w:tcW w:w="1620" w:type="dxa"/>
            <w:vAlign w:val="center"/>
          </w:tcPr>
          <w:p w14:paraId="639A6068" w14:textId="6284E3DD" w:rsidR="00136BCD" w:rsidRPr="00B02CCC" w:rsidRDefault="001647E2" w:rsidP="00FE24EB">
            <w:pPr>
              <w:spacing w:before="0"/>
              <w:jc w:val="left"/>
              <w:rPr>
                <w:lang w:val="en-GB"/>
              </w:rPr>
            </w:pPr>
            <w:r w:rsidRPr="00B02CCC">
              <w:rPr>
                <w:lang w:val="en-GB"/>
              </w:rPr>
              <w:t>03-DEC-2019</w:t>
            </w:r>
          </w:p>
        </w:tc>
        <w:tc>
          <w:tcPr>
            <w:tcW w:w="4453" w:type="dxa"/>
            <w:vAlign w:val="center"/>
          </w:tcPr>
          <w:p w14:paraId="34715E15" w14:textId="301A0ED7" w:rsidR="00136BCD" w:rsidRPr="00B02CCC" w:rsidRDefault="001647E2" w:rsidP="00FE24EB">
            <w:pPr>
              <w:spacing w:before="0"/>
              <w:jc w:val="left"/>
              <w:rPr>
                <w:lang w:val="en-GB"/>
              </w:rPr>
            </w:pPr>
            <w:r w:rsidRPr="00B02CCC">
              <w:rPr>
                <w:lang w:val="en-GB"/>
              </w:rPr>
              <w:t>TS part updated by Vishal (E614267)</w:t>
            </w:r>
          </w:p>
        </w:tc>
        <w:tc>
          <w:tcPr>
            <w:tcW w:w="1559" w:type="dxa"/>
            <w:vMerge/>
            <w:vAlign w:val="center"/>
          </w:tcPr>
          <w:p w14:paraId="7C331F78" w14:textId="61EE6A8D" w:rsidR="00136BCD" w:rsidRPr="00B02CCC" w:rsidRDefault="00136BCD" w:rsidP="00FE24EB">
            <w:pPr>
              <w:spacing w:before="0"/>
              <w:jc w:val="left"/>
              <w:rPr>
                <w:lang w:val="en-GB"/>
              </w:rPr>
            </w:pPr>
          </w:p>
        </w:tc>
      </w:tr>
      <w:tr w:rsidR="00075DAC" w:rsidRPr="004717DA" w14:paraId="72DFA17F" w14:textId="77777777" w:rsidTr="57F23EA6">
        <w:tc>
          <w:tcPr>
            <w:tcW w:w="1440" w:type="dxa"/>
            <w:vMerge w:val="restart"/>
            <w:vAlign w:val="center"/>
          </w:tcPr>
          <w:p w14:paraId="13F8BD74" w14:textId="08B2E746" w:rsidR="00075DAC" w:rsidRPr="00B02CCC" w:rsidRDefault="00075DAC" w:rsidP="00FE24EB">
            <w:pPr>
              <w:spacing w:before="0"/>
              <w:jc w:val="left"/>
              <w:rPr>
                <w:lang w:val="en-GB"/>
              </w:rPr>
            </w:pPr>
            <w:r w:rsidRPr="00B02CCC">
              <w:rPr>
                <w:lang w:val="en-GB"/>
              </w:rPr>
              <w:t>23</w:t>
            </w:r>
          </w:p>
        </w:tc>
        <w:tc>
          <w:tcPr>
            <w:tcW w:w="1620" w:type="dxa"/>
            <w:vAlign w:val="center"/>
          </w:tcPr>
          <w:p w14:paraId="4888CF2D" w14:textId="3C626AFB" w:rsidR="00075DAC" w:rsidRPr="00B02CCC" w:rsidRDefault="00075DAC" w:rsidP="00FE24EB">
            <w:pPr>
              <w:spacing w:before="0"/>
              <w:jc w:val="left"/>
              <w:rPr>
                <w:lang w:val="en-GB"/>
              </w:rPr>
            </w:pPr>
            <w:r w:rsidRPr="00B02CCC">
              <w:rPr>
                <w:lang w:val="en-GB"/>
              </w:rPr>
              <w:t>10-SEP-2020</w:t>
            </w:r>
          </w:p>
        </w:tc>
        <w:tc>
          <w:tcPr>
            <w:tcW w:w="4453" w:type="dxa"/>
            <w:vAlign w:val="center"/>
          </w:tcPr>
          <w:p w14:paraId="64B06498" w14:textId="7C30F2AB" w:rsidR="00075DAC" w:rsidRPr="00B02CCC" w:rsidRDefault="00075DAC" w:rsidP="00FE24EB">
            <w:pPr>
              <w:spacing w:before="0"/>
              <w:jc w:val="left"/>
              <w:rPr>
                <w:b/>
                <w:bCs/>
                <w:u w:val="single"/>
                <w:lang w:val="en-GB"/>
              </w:rPr>
            </w:pPr>
            <w:r w:rsidRPr="00B02CCC">
              <w:rPr>
                <w:b/>
                <w:bCs/>
                <w:u w:val="single"/>
                <w:lang w:val="en-GB"/>
              </w:rPr>
              <w:t xml:space="preserve">Ariba Guided Buying </w:t>
            </w:r>
          </w:p>
          <w:p w14:paraId="5E0FFD13" w14:textId="77777777" w:rsidR="00075DAC" w:rsidRPr="00B02CCC" w:rsidRDefault="00075DAC" w:rsidP="00FE24EB">
            <w:pPr>
              <w:spacing w:before="0"/>
              <w:jc w:val="left"/>
              <w:rPr>
                <w:b/>
                <w:bCs/>
                <w:u w:val="single"/>
                <w:lang w:val="en-GB"/>
              </w:rPr>
            </w:pPr>
            <w:r w:rsidRPr="00B02CCC">
              <w:rPr>
                <w:b/>
                <w:bCs/>
                <w:u w:val="single"/>
                <w:lang w:val="en-GB"/>
              </w:rPr>
              <w:t>CRQ000000335886</w:t>
            </w:r>
          </w:p>
          <w:p w14:paraId="4380C87D" w14:textId="42CBF10A" w:rsidR="00075DAC" w:rsidRPr="00B02CCC" w:rsidRDefault="00D026DC" w:rsidP="00FE24EB">
            <w:pPr>
              <w:spacing w:before="0"/>
              <w:jc w:val="left"/>
              <w:rPr>
                <w:lang w:val="en-GB"/>
              </w:rPr>
            </w:pPr>
            <w:r>
              <w:rPr>
                <w:lang w:val="en-GB"/>
              </w:rPr>
              <w:t>eP</w:t>
            </w:r>
            <w:r w:rsidRPr="00852690">
              <w:rPr>
                <w:lang w:val="en-GB"/>
              </w:rPr>
              <w:t>ayment</w:t>
            </w:r>
            <w:r w:rsidR="00075DAC" w:rsidRPr="00B02CCC">
              <w:rPr>
                <w:lang w:val="en-GB"/>
              </w:rPr>
              <w:t xml:space="preserve"> Request (Fiori app) (ECC objects)</w:t>
            </w:r>
          </w:p>
        </w:tc>
        <w:tc>
          <w:tcPr>
            <w:tcW w:w="1559" w:type="dxa"/>
            <w:vMerge w:val="restart"/>
            <w:vAlign w:val="center"/>
          </w:tcPr>
          <w:p w14:paraId="244C33F6" w14:textId="77777777" w:rsidR="00075DAC" w:rsidRPr="006C5EEF" w:rsidRDefault="2F6CB820" w:rsidP="00FE24EB">
            <w:pPr>
              <w:spacing w:before="0"/>
              <w:jc w:val="left"/>
              <w:rPr>
                <w:lang w:val="fr-BE"/>
              </w:rPr>
            </w:pPr>
            <w:r w:rsidRPr="0BEF0AE1">
              <w:rPr>
                <w:lang w:val="fr-BE"/>
              </w:rPr>
              <w:t>DE1K999773</w:t>
            </w:r>
          </w:p>
          <w:p w14:paraId="3FF2ECB7" w14:textId="77777777" w:rsidR="00C51BFC" w:rsidRPr="006C5EEF" w:rsidRDefault="7D997D8D" w:rsidP="00FE24EB">
            <w:pPr>
              <w:spacing w:before="0"/>
              <w:jc w:val="left"/>
              <w:rPr>
                <w:lang w:val="fr-BE"/>
              </w:rPr>
            </w:pPr>
            <w:r w:rsidRPr="0BEF0AE1">
              <w:rPr>
                <w:lang w:val="fr-BE"/>
              </w:rPr>
              <w:t>DE1K9A01GC</w:t>
            </w:r>
          </w:p>
          <w:p w14:paraId="47A18F6A" w14:textId="77777777" w:rsidR="009D417D" w:rsidRPr="006C5EEF" w:rsidRDefault="24DE700B" w:rsidP="00FE24EB">
            <w:pPr>
              <w:spacing w:before="0"/>
              <w:jc w:val="left"/>
              <w:rPr>
                <w:lang w:val="fr-BE"/>
              </w:rPr>
            </w:pPr>
            <w:r w:rsidRPr="0BEF0AE1">
              <w:rPr>
                <w:lang w:val="fr-BE"/>
              </w:rPr>
              <w:t>DE1K9A04Z1</w:t>
            </w:r>
          </w:p>
          <w:p w14:paraId="553EEEA4" w14:textId="77777777" w:rsidR="00EA3EC0" w:rsidRPr="006C5EEF" w:rsidRDefault="43C99271" w:rsidP="00FE24EB">
            <w:pPr>
              <w:spacing w:before="0"/>
              <w:jc w:val="left"/>
              <w:rPr>
                <w:lang w:val="fr-BE"/>
              </w:rPr>
            </w:pPr>
            <w:r w:rsidRPr="0BEF0AE1">
              <w:rPr>
                <w:lang w:val="fr-BE"/>
              </w:rPr>
              <w:t>DE1K9A0509</w:t>
            </w:r>
          </w:p>
          <w:p w14:paraId="68C1186D" w14:textId="77777777" w:rsidR="00C8140D" w:rsidRPr="006C5EEF" w:rsidRDefault="12E30720" w:rsidP="00FE24EB">
            <w:pPr>
              <w:spacing w:before="0"/>
              <w:jc w:val="left"/>
              <w:rPr>
                <w:lang w:val="fr-BE"/>
              </w:rPr>
            </w:pPr>
            <w:r w:rsidRPr="0BEF0AE1">
              <w:rPr>
                <w:lang w:val="fr-BE"/>
              </w:rPr>
              <w:t>DE1K9A058Y</w:t>
            </w:r>
          </w:p>
          <w:p w14:paraId="0999B0A6" w14:textId="77777777" w:rsidR="00C8140D" w:rsidRDefault="36B4AF50" w:rsidP="00FE24EB">
            <w:pPr>
              <w:spacing w:before="0"/>
              <w:jc w:val="left"/>
              <w:rPr>
                <w:lang w:val="fr-BE"/>
              </w:rPr>
            </w:pPr>
            <w:r w:rsidRPr="0BEF0AE1">
              <w:rPr>
                <w:lang w:val="fr-BE"/>
              </w:rPr>
              <w:t>DE1K9A0590</w:t>
            </w:r>
          </w:p>
          <w:p w14:paraId="3E9846C4" w14:textId="1E1C2B5B" w:rsidR="007B05D6" w:rsidRPr="006C5EEF" w:rsidRDefault="007B05D6" w:rsidP="00FE24EB">
            <w:pPr>
              <w:spacing w:before="0"/>
              <w:jc w:val="left"/>
              <w:rPr>
                <w:lang w:val="fr-BE"/>
              </w:rPr>
            </w:pPr>
          </w:p>
        </w:tc>
      </w:tr>
      <w:tr w:rsidR="00075DAC" w:rsidRPr="00B02CCC" w14:paraId="1BB151DE" w14:textId="77777777" w:rsidTr="57F23EA6">
        <w:tc>
          <w:tcPr>
            <w:tcW w:w="1440" w:type="dxa"/>
            <w:vMerge/>
            <w:vAlign w:val="center"/>
          </w:tcPr>
          <w:p w14:paraId="5C00571C" w14:textId="77777777" w:rsidR="00075DAC" w:rsidRPr="006C5EEF" w:rsidRDefault="00075DAC" w:rsidP="00FE24EB">
            <w:pPr>
              <w:spacing w:before="0"/>
              <w:jc w:val="left"/>
              <w:rPr>
                <w:lang w:val="fr-BE"/>
              </w:rPr>
            </w:pPr>
          </w:p>
        </w:tc>
        <w:tc>
          <w:tcPr>
            <w:tcW w:w="1620" w:type="dxa"/>
            <w:vAlign w:val="center"/>
          </w:tcPr>
          <w:p w14:paraId="141ABCE5" w14:textId="4DD925C4" w:rsidR="00075DAC" w:rsidRPr="00B02CCC" w:rsidRDefault="2F6CB820" w:rsidP="00FE24EB">
            <w:pPr>
              <w:spacing w:before="0"/>
              <w:jc w:val="left"/>
              <w:rPr>
                <w:lang w:val="en-GB"/>
              </w:rPr>
            </w:pPr>
            <w:r w:rsidRPr="0BEF0AE1">
              <w:rPr>
                <w:lang w:val="en-GB"/>
              </w:rPr>
              <w:t>15-Oct-2020</w:t>
            </w:r>
          </w:p>
        </w:tc>
        <w:tc>
          <w:tcPr>
            <w:tcW w:w="4453" w:type="dxa"/>
            <w:vAlign w:val="center"/>
          </w:tcPr>
          <w:p w14:paraId="60CD49FF" w14:textId="3F8C7738" w:rsidR="00075DAC" w:rsidRPr="00B02CCC" w:rsidRDefault="2F6CB820" w:rsidP="00FE24EB">
            <w:pPr>
              <w:spacing w:before="0"/>
              <w:jc w:val="left"/>
              <w:rPr>
                <w:lang w:val="en-GB"/>
              </w:rPr>
            </w:pPr>
            <w:r w:rsidRPr="0BEF0AE1">
              <w:rPr>
                <w:lang w:val="en-GB"/>
              </w:rPr>
              <w:t>FS updated by LBA (E624202)</w:t>
            </w:r>
          </w:p>
        </w:tc>
        <w:tc>
          <w:tcPr>
            <w:tcW w:w="1559" w:type="dxa"/>
            <w:vMerge/>
            <w:vAlign w:val="center"/>
          </w:tcPr>
          <w:p w14:paraId="3E9CAD4E" w14:textId="77777777" w:rsidR="00075DAC" w:rsidRPr="00B02CCC" w:rsidRDefault="00075DAC" w:rsidP="00FE24EB">
            <w:pPr>
              <w:spacing w:before="0"/>
              <w:jc w:val="left"/>
              <w:rPr>
                <w:lang w:val="en-GB"/>
              </w:rPr>
            </w:pPr>
          </w:p>
        </w:tc>
      </w:tr>
      <w:tr w:rsidR="00075DAC" w:rsidRPr="00B02CCC" w14:paraId="4B217849" w14:textId="77777777" w:rsidTr="57F23EA6">
        <w:tc>
          <w:tcPr>
            <w:tcW w:w="1440" w:type="dxa"/>
            <w:vMerge/>
            <w:vAlign w:val="center"/>
          </w:tcPr>
          <w:p w14:paraId="2346460F" w14:textId="77777777" w:rsidR="00075DAC" w:rsidRPr="00B02CCC" w:rsidRDefault="00075DAC" w:rsidP="00FE24EB">
            <w:pPr>
              <w:spacing w:before="0"/>
              <w:jc w:val="left"/>
              <w:rPr>
                <w:lang w:val="en-GB"/>
              </w:rPr>
            </w:pPr>
          </w:p>
        </w:tc>
        <w:tc>
          <w:tcPr>
            <w:tcW w:w="1620" w:type="dxa"/>
            <w:vAlign w:val="center"/>
          </w:tcPr>
          <w:p w14:paraId="59FA845D" w14:textId="328D8CCE" w:rsidR="00075DAC" w:rsidRPr="00B02CCC" w:rsidRDefault="2F6CB820" w:rsidP="00FE24EB">
            <w:pPr>
              <w:spacing w:before="0"/>
              <w:jc w:val="left"/>
              <w:rPr>
                <w:lang w:val="en-GB"/>
              </w:rPr>
            </w:pPr>
            <w:r w:rsidRPr="0BEF0AE1">
              <w:rPr>
                <w:lang w:val="en-GB"/>
              </w:rPr>
              <w:t>06-Apr-2021</w:t>
            </w:r>
          </w:p>
        </w:tc>
        <w:tc>
          <w:tcPr>
            <w:tcW w:w="4453" w:type="dxa"/>
            <w:vAlign w:val="center"/>
          </w:tcPr>
          <w:p w14:paraId="7AB4D898" w14:textId="0CCD5767" w:rsidR="00075DAC" w:rsidRPr="00B02CCC" w:rsidRDefault="2F6CB820" w:rsidP="00FE24EB">
            <w:pPr>
              <w:spacing w:before="0"/>
              <w:jc w:val="left"/>
              <w:rPr>
                <w:lang w:val="en-GB"/>
              </w:rPr>
            </w:pPr>
            <w:r w:rsidRPr="0BEF0AE1">
              <w:rPr>
                <w:lang w:val="en-GB"/>
              </w:rPr>
              <w:t>TS updated by ABR (E145594)</w:t>
            </w:r>
          </w:p>
        </w:tc>
        <w:tc>
          <w:tcPr>
            <w:tcW w:w="1559" w:type="dxa"/>
            <w:vMerge/>
            <w:vAlign w:val="center"/>
          </w:tcPr>
          <w:p w14:paraId="06E6463E" w14:textId="77777777" w:rsidR="00075DAC" w:rsidRPr="00B02CCC" w:rsidRDefault="00075DAC" w:rsidP="00FE24EB">
            <w:pPr>
              <w:spacing w:before="0"/>
              <w:jc w:val="left"/>
              <w:rPr>
                <w:lang w:val="en-GB"/>
              </w:rPr>
            </w:pPr>
          </w:p>
        </w:tc>
      </w:tr>
      <w:tr w:rsidR="00075DAC" w:rsidRPr="00B02CCC" w14:paraId="37340093" w14:textId="77777777" w:rsidTr="57F23EA6">
        <w:tc>
          <w:tcPr>
            <w:tcW w:w="1440" w:type="dxa"/>
            <w:vMerge/>
            <w:vAlign w:val="center"/>
          </w:tcPr>
          <w:p w14:paraId="4A46BC47" w14:textId="77777777" w:rsidR="00075DAC" w:rsidRPr="00B02CCC" w:rsidRDefault="00075DAC" w:rsidP="00FE24EB">
            <w:pPr>
              <w:spacing w:before="0"/>
              <w:jc w:val="left"/>
              <w:rPr>
                <w:lang w:val="en-GB"/>
              </w:rPr>
            </w:pPr>
          </w:p>
        </w:tc>
        <w:tc>
          <w:tcPr>
            <w:tcW w:w="1620" w:type="dxa"/>
            <w:vAlign w:val="center"/>
          </w:tcPr>
          <w:p w14:paraId="16B1B9AD" w14:textId="1E3564B6" w:rsidR="00075DAC" w:rsidRPr="00B02CCC" w:rsidRDefault="22D96031" w:rsidP="00FE24EB">
            <w:pPr>
              <w:spacing w:before="0"/>
              <w:jc w:val="left"/>
              <w:rPr>
                <w:lang w:val="en-GB"/>
              </w:rPr>
            </w:pPr>
            <w:r w:rsidRPr="0BEF0AE1">
              <w:rPr>
                <w:lang w:val="en-GB"/>
              </w:rPr>
              <w:t>24-Jun-2021</w:t>
            </w:r>
          </w:p>
        </w:tc>
        <w:tc>
          <w:tcPr>
            <w:tcW w:w="4453" w:type="dxa"/>
            <w:vAlign w:val="center"/>
          </w:tcPr>
          <w:p w14:paraId="3B2CD912" w14:textId="0E4660D7" w:rsidR="00075DAC" w:rsidRPr="00B02CCC" w:rsidRDefault="2BA1CBAB" w:rsidP="00FE24EB">
            <w:pPr>
              <w:spacing w:before="0"/>
              <w:jc w:val="left"/>
              <w:rPr>
                <w:lang w:val="en-GB"/>
              </w:rPr>
            </w:pPr>
            <w:r w:rsidRPr="0BEF0AE1">
              <w:rPr>
                <w:lang w:val="en-GB"/>
              </w:rPr>
              <w:t>FS &amp; TS adjustments by ABR (E145594)</w:t>
            </w:r>
          </w:p>
        </w:tc>
        <w:tc>
          <w:tcPr>
            <w:tcW w:w="1559" w:type="dxa"/>
            <w:vMerge/>
            <w:vAlign w:val="center"/>
          </w:tcPr>
          <w:p w14:paraId="42905C5C" w14:textId="77777777" w:rsidR="00075DAC" w:rsidRPr="00B02CCC" w:rsidRDefault="00075DAC" w:rsidP="00FE24EB">
            <w:pPr>
              <w:spacing w:before="0"/>
              <w:jc w:val="left"/>
              <w:rPr>
                <w:lang w:val="en-GB"/>
              </w:rPr>
            </w:pPr>
          </w:p>
        </w:tc>
      </w:tr>
      <w:tr w:rsidR="006C5EEF" w:rsidRPr="00B02CCC" w14:paraId="37CF66DC" w14:textId="77777777" w:rsidTr="57F23EA6">
        <w:tc>
          <w:tcPr>
            <w:tcW w:w="1440" w:type="dxa"/>
            <w:vMerge/>
            <w:vAlign w:val="center"/>
          </w:tcPr>
          <w:p w14:paraId="5861BD0B" w14:textId="77777777" w:rsidR="006C5EEF" w:rsidRPr="00B02CCC" w:rsidRDefault="006C5EEF" w:rsidP="00FE24EB">
            <w:pPr>
              <w:spacing w:before="0"/>
              <w:jc w:val="left"/>
              <w:rPr>
                <w:lang w:val="en-GB"/>
              </w:rPr>
            </w:pPr>
          </w:p>
        </w:tc>
        <w:tc>
          <w:tcPr>
            <w:tcW w:w="1620" w:type="dxa"/>
            <w:vAlign w:val="center"/>
          </w:tcPr>
          <w:p w14:paraId="389E460F" w14:textId="2767C499" w:rsidR="006C5EEF" w:rsidRDefault="36B4AF50" w:rsidP="00FE24EB">
            <w:pPr>
              <w:spacing w:before="0"/>
              <w:jc w:val="left"/>
              <w:rPr>
                <w:lang w:val="en-GB"/>
              </w:rPr>
            </w:pPr>
            <w:r w:rsidRPr="0BEF0AE1">
              <w:rPr>
                <w:lang w:val="en-GB"/>
              </w:rPr>
              <w:t>09-Nov-2021</w:t>
            </w:r>
          </w:p>
        </w:tc>
        <w:tc>
          <w:tcPr>
            <w:tcW w:w="4453" w:type="dxa"/>
            <w:vAlign w:val="center"/>
          </w:tcPr>
          <w:p w14:paraId="2AF278FB" w14:textId="3342113F" w:rsidR="006C5EEF" w:rsidRDefault="444843EF" w:rsidP="00FE24EB">
            <w:pPr>
              <w:spacing w:before="0"/>
              <w:jc w:val="left"/>
              <w:rPr>
                <w:lang w:val="en-GB"/>
              </w:rPr>
            </w:pPr>
            <w:r w:rsidRPr="0BEF0AE1">
              <w:rPr>
                <w:lang w:val="en-GB"/>
              </w:rPr>
              <w:t>TS adjustments by ABR (bug-fix, no FS change)</w:t>
            </w:r>
          </w:p>
        </w:tc>
        <w:tc>
          <w:tcPr>
            <w:tcW w:w="1559" w:type="dxa"/>
            <w:vMerge/>
            <w:vAlign w:val="center"/>
          </w:tcPr>
          <w:p w14:paraId="3317EC42" w14:textId="77777777" w:rsidR="006C5EEF" w:rsidRPr="00B02CCC" w:rsidRDefault="006C5EEF" w:rsidP="00FE24EB">
            <w:pPr>
              <w:spacing w:before="0"/>
              <w:jc w:val="left"/>
              <w:rPr>
                <w:lang w:val="en-GB"/>
              </w:rPr>
            </w:pPr>
          </w:p>
        </w:tc>
      </w:tr>
      <w:tr w:rsidR="00075DAC" w:rsidRPr="00B02CCC" w14:paraId="22914995" w14:textId="77777777" w:rsidTr="57F23EA6">
        <w:tc>
          <w:tcPr>
            <w:tcW w:w="1440" w:type="dxa"/>
            <w:vMerge/>
            <w:vAlign w:val="center"/>
          </w:tcPr>
          <w:p w14:paraId="5E097D98" w14:textId="77777777" w:rsidR="00075DAC" w:rsidRPr="00B02CCC" w:rsidRDefault="00075DAC" w:rsidP="00FE24EB">
            <w:pPr>
              <w:spacing w:before="0"/>
              <w:jc w:val="left"/>
              <w:rPr>
                <w:lang w:val="en-GB"/>
              </w:rPr>
            </w:pPr>
          </w:p>
        </w:tc>
        <w:tc>
          <w:tcPr>
            <w:tcW w:w="1620" w:type="dxa"/>
            <w:vAlign w:val="center"/>
          </w:tcPr>
          <w:p w14:paraId="2D24173F" w14:textId="6EC2DD25" w:rsidR="00075DAC" w:rsidRPr="00B02CCC" w:rsidRDefault="52639D38" w:rsidP="00FE24EB">
            <w:pPr>
              <w:spacing w:before="0"/>
              <w:jc w:val="left"/>
              <w:rPr>
                <w:lang w:val="en-GB"/>
              </w:rPr>
            </w:pPr>
            <w:r w:rsidRPr="0BEF0AE1">
              <w:rPr>
                <w:lang w:val="en-GB"/>
              </w:rPr>
              <w:t>16-N</w:t>
            </w:r>
            <w:r w:rsidR="464A2DFE" w:rsidRPr="0BEF0AE1">
              <w:rPr>
                <w:lang w:val="en-GB"/>
              </w:rPr>
              <w:t>ov</w:t>
            </w:r>
            <w:r w:rsidRPr="0BEF0AE1">
              <w:rPr>
                <w:lang w:val="en-GB"/>
              </w:rPr>
              <w:t>-2021</w:t>
            </w:r>
          </w:p>
        </w:tc>
        <w:tc>
          <w:tcPr>
            <w:tcW w:w="4453" w:type="dxa"/>
            <w:vAlign w:val="center"/>
          </w:tcPr>
          <w:p w14:paraId="5C9C9C5C" w14:textId="4A48EA04" w:rsidR="00075DAC" w:rsidRPr="00B02CCC" w:rsidRDefault="6A0A34CF" w:rsidP="00FE24EB">
            <w:pPr>
              <w:spacing w:before="0"/>
              <w:jc w:val="left"/>
              <w:rPr>
                <w:lang w:val="en-GB"/>
              </w:rPr>
            </w:pPr>
            <w:r w:rsidRPr="0BEF0AE1">
              <w:rPr>
                <w:lang w:val="en-GB"/>
              </w:rPr>
              <w:t>FS &amp; TS adjustments by JHE (E624926)</w:t>
            </w:r>
          </w:p>
        </w:tc>
        <w:tc>
          <w:tcPr>
            <w:tcW w:w="1559" w:type="dxa"/>
            <w:vMerge/>
            <w:vAlign w:val="center"/>
          </w:tcPr>
          <w:p w14:paraId="7F275268" w14:textId="77777777" w:rsidR="00075DAC" w:rsidRPr="00B02CCC" w:rsidRDefault="00075DAC" w:rsidP="00FE24EB">
            <w:pPr>
              <w:spacing w:before="0"/>
              <w:jc w:val="left"/>
              <w:rPr>
                <w:lang w:val="en-GB"/>
              </w:rPr>
            </w:pPr>
          </w:p>
        </w:tc>
      </w:tr>
      <w:tr w:rsidR="009D2405" w:rsidRPr="00B02CCC" w14:paraId="201E6A4D" w14:textId="77777777" w:rsidTr="57F23EA6">
        <w:tc>
          <w:tcPr>
            <w:tcW w:w="1440" w:type="dxa"/>
            <w:vMerge w:val="restart"/>
            <w:vAlign w:val="center"/>
          </w:tcPr>
          <w:p w14:paraId="30F367B9" w14:textId="55A1B520" w:rsidR="009D2405" w:rsidRPr="00B02CCC" w:rsidRDefault="009D2405" w:rsidP="00852690">
            <w:pPr>
              <w:spacing w:before="0"/>
              <w:jc w:val="left"/>
              <w:rPr>
                <w:lang w:val="en-GB"/>
              </w:rPr>
            </w:pPr>
            <w:r>
              <w:rPr>
                <w:lang w:val="en-GB"/>
              </w:rPr>
              <w:t>24</w:t>
            </w:r>
          </w:p>
        </w:tc>
        <w:tc>
          <w:tcPr>
            <w:tcW w:w="1620" w:type="dxa"/>
            <w:vAlign w:val="center"/>
          </w:tcPr>
          <w:p w14:paraId="04DF011F" w14:textId="50489FA8" w:rsidR="009D2405" w:rsidRPr="0BEF0AE1" w:rsidRDefault="009D2405" w:rsidP="00852690">
            <w:pPr>
              <w:spacing w:before="0"/>
              <w:jc w:val="left"/>
              <w:rPr>
                <w:lang w:val="en-GB"/>
              </w:rPr>
            </w:pPr>
            <w:r>
              <w:rPr>
                <w:lang w:val="en-GB"/>
              </w:rPr>
              <w:t>24</w:t>
            </w:r>
            <w:r w:rsidRPr="00B02CCC">
              <w:rPr>
                <w:lang w:val="en-GB"/>
              </w:rPr>
              <w:t>-</w:t>
            </w:r>
            <w:r>
              <w:rPr>
                <w:lang w:val="en-GB"/>
              </w:rPr>
              <w:t>NOV</w:t>
            </w:r>
            <w:r w:rsidRPr="00B02CCC">
              <w:rPr>
                <w:lang w:val="en-GB"/>
              </w:rPr>
              <w:t>-202</w:t>
            </w:r>
            <w:r>
              <w:rPr>
                <w:lang w:val="en-GB"/>
              </w:rPr>
              <w:t>1</w:t>
            </w:r>
          </w:p>
        </w:tc>
        <w:tc>
          <w:tcPr>
            <w:tcW w:w="4453" w:type="dxa"/>
            <w:vAlign w:val="center"/>
          </w:tcPr>
          <w:p w14:paraId="1A7E4801" w14:textId="77777777" w:rsidR="009D2405" w:rsidRPr="00B02CCC" w:rsidRDefault="009D2405" w:rsidP="00852690">
            <w:pPr>
              <w:spacing w:before="0"/>
              <w:jc w:val="left"/>
              <w:rPr>
                <w:b/>
                <w:bCs/>
                <w:u w:val="single"/>
                <w:lang w:val="en-GB"/>
              </w:rPr>
            </w:pPr>
            <w:r w:rsidRPr="00B02CCC">
              <w:rPr>
                <w:b/>
                <w:bCs/>
                <w:u w:val="single"/>
                <w:lang w:val="en-GB"/>
              </w:rPr>
              <w:t xml:space="preserve">Ariba Guided Buying </w:t>
            </w:r>
          </w:p>
          <w:p w14:paraId="799D19AA" w14:textId="6739EC34" w:rsidR="009D2405" w:rsidRPr="00B02CCC" w:rsidRDefault="009D2405" w:rsidP="00852690">
            <w:pPr>
              <w:spacing w:before="0"/>
              <w:jc w:val="left"/>
              <w:rPr>
                <w:b/>
                <w:bCs/>
                <w:u w:val="single"/>
                <w:lang w:val="en-GB"/>
              </w:rPr>
            </w:pPr>
            <w:r w:rsidRPr="00B02CCC">
              <w:rPr>
                <w:b/>
                <w:bCs/>
                <w:u w:val="single"/>
                <w:lang w:val="en-GB"/>
              </w:rPr>
              <w:t>CRQ0000003</w:t>
            </w:r>
            <w:r>
              <w:rPr>
                <w:b/>
                <w:bCs/>
                <w:u w:val="single"/>
                <w:lang w:val="en-GB"/>
              </w:rPr>
              <w:t>90784</w:t>
            </w:r>
          </w:p>
          <w:p w14:paraId="7A3ABEBA" w14:textId="343F6694" w:rsidR="009D2405" w:rsidRPr="0BEF0AE1" w:rsidRDefault="009D2405" w:rsidP="00852690">
            <w:pPr>
              <w:spacing w:before="0"/>
              <w:jc w:val="left"/>
              <w:rPr>
                <w:lang w:val="en-GB"/>
              </w:rPr>
            </w:pPr>
            <w:r w:rsidRPr="00852690">
              <w:rPr>
                <w:lang w:val="en-GB"/>
              </w:rPr>
              <w:t xml:space="preserve">Hypercare </w:t>
            </w:r>
            <w:r>
              <w:rPr>
                <w:lang w:val="en-GB"/>
              </w:rPr>
              <w:t>eP</w:t>
            </w:r>
            <w:r w:rsidRPr="00852690">
              <w:rPr>
                <w:lang w:val="en-GB"/>
              </w:rPr>
              <w:t>ayment App (Backend ECC)</w:t>
            </w:r>
            <w:r>
              <w:rPr>
                <w:lang w:val="en-GB"/>
              </w:rPr>
              <w:t xml:space="preserve"> Issues with some fields and log</w:t>
            </w:r>
          </w:p>
        </w:tc>
        <w:tc>
          <w:tcPr>
            <w:tcW w:w="1559" w:type="dxa"/>
            <w:vMerge w:val="restart"/>
            <w:vAlign w:val="center"/>
          </w:tcPr>
          <w:p w14:paraId="3AB3D5D0" w14:textId="3532BA8B" w:rsidR="009D2405" w:rsidRPr="00B02CCC" w:rsidRDefault="009D2405" w:rsidP="00852690">
            <w:pPr>
              <w:spacing w:before="0"/>
              <w:jc w:val="left"/>
              <w:rPr>
                <w:lang w:val="en-GB"/>
              </w:rPr>
            </w:pPr>
            <w:r w:rsidRPr="007C77B1">
              <w:rPr>
                <w:lang w:val="en-GB"/>
              </w:rPr>
              <w:t>DE1K9A05EM</w:t>
            </w:r>
          </w:p>
        </w:tc>
      </w:tr>
      <w:tr w:rsidR="009D2405" w:rsidRPr="00B02CCC" w14:paraId="3DD1A019" w14:textId="77777777" w:rsidTr="57F23EA6">
        <w:tc>
          <w:tcPr>
            <w:tcW w:w="1440" w:type="dxa"/>
            <w:vMerge/>
            <w:vAlign w:val="center"/>
          </w:tcPr>
          <w:p w14:paraId="4EC03E9E" w14:textId="77777777" w:rsidR="009D2405" w:rsidRPr="00B02CCC" w:rsidRDefault="009D2405" w:rsidP="00FD3149">
            <w:pPr>
              <w:spacing w:before="0"/>
              <w:jc w:val="left"/>
              <w:rPr>
                <w:lang w:val="en-GB"/>
              </w:rPr>
            </w:pPr>
          </w:p>
        </w:tc>
        <w:tc>
          <w:tcPr>
            <w:tcW w:w="1620" w:type="dxa"/>
            <w:vAlign w:val="center"/>
          </w:tcPr>
          <w:p w14:paraId="402F0538" w14:textId="70C39DBC" w:rsidR="009D2405" w:rsidRPr="00B02CCC" w:rsidRDefault="009D2405" w:rsidP="00FD3149">
            <w:pPr>
              <w:spacing w:before="0"/>
              <w:jc w:val="left"/>
              <w:rPr>
                <w:lang w:val="en-GB"/>
              </w:rPr>
            </w:pPr>
            <w:r>
              <w:rPr>
                <w:lang w:val="en-GB"/>
              </w:rPr>
              <w:t>25</w:t>
            </w:r>
            <w:r w:rsidRPr="00B02CCC">
              <w:rPr>
                <w:lang w:val="en-GB"/>
              </w:rPr>
              <w:t>-</w:t>
            </w:r>
            <w:r>
              <w:rPr>
                <w:lang w:val="en-GB"/>
              </w:rPr>
              <w:t>NOV</w:t>
            </w:r>
            <w:r w:rsidRPr="00B02CCC">
              <w:rPr>
                <w:lang w:val="en-GB"/>
              </w:rPr>
              <w:t>-202</w:t>
            </w:r>
            <w:r>
              <w:rPr>
                <w:lang w:val="en-GB"/>
              </w:rPr>
              <w:t>1</w:t>
            </w:r>
          </w:p>
        </w:tc>
        <w:tc>
          <w:tcPr>
            <w:tcW w:w="4453" w:type="dxa"/>
            <w:vAlign w:val="center"/>
          </w:tcPr>
          <w:p w14:paraId="66E81CAB" w14:textId="1B872850" w:rsidR="009D2405" w:rsidRPr="00B02CCC" w:rsidRDefault="009D2405" w:rsidP="00FD3149">
            <w:pPr>
              <w:spacing w:before="0"/>
              <w:jc w:val="left"/>
              <w:rPr>
                <w:b/>
                <w:bCs/>
                <w:u w:val="single"/>
                <w:lang w:val="en-GB"/>
              </w:rPr>
            </w:pPr>
            <w:r w:rsidRPr="0BEF0AE1">
              <w:rPr>
                <w:lang w:val="en-GB"/>
              </w:rPr>
              <w:t>TS updated by JHE (E624926)</w:t>
            </w:r>
          </w:p>
        </w:tc>
        <w:tc>
          <w:tcPr>
            <w:tcW w:w="1559" w:type="dxa"/>
            <w:vMerge/>
            <w:vAlign w:val="center"/>
          </w:tcPr>
          <w:p w14:paraId="71A0B877" w14:textId="77777777" w:rsidR="009D2405" w:rsidRPr="004F025D" w:rsidRDefault="009D2405" w:rsidP="00FD3149">
            <w:pPr>
              <w:spacing w:before="0"/>
              <w:jc w:val="left"/>
            </w:pPr>
          </w:p>
        </w:tc>
      </w:tr>
      <w:tr w:rsidR="009D2405" w:rsidRPr="00B02CCC" w14:paraId="4A237FED" w14:textId="77777777" w:rsidTr="57F23EA6">
        <w:trPr>
          <w:trHeight w:val="720"/>
        </w:trPr>
        <w:tc>
          <w:tcPr>
            <w:tcW w:w="1440" w:type="dxa"/>
            <w:vMerge/>
            <w:vAlign w:val="center"/>
          </w:tcPr>
          <w:p w14:paraId="69572C5A" w14:textId="77777777" w:rsidR="009D2405" w:rsidRPr="00B02CCC" w:rsidRDefault="009D2405" w:rsidP="00FD3149">
            <w:pPr>
              <w:spacing w:before="0"/>
              <w:jc w:val="left"/>
              <w:rPr>
                <w:lang w:val="en-GB"/>
              </w:rPr>
            </w:pPr>
          </w:p>
        </w:tc>
        <w:tc>
          <w:tcPr>
            <w:tcW w:w="1620" w:type="dxa"/>
            <w:vAlign w:val="center"/>
          </w:tcPr>
          <w:p w14:paraId="504D6424" w14:textId="2B225802" w:rsidR="009D2405" w:rsidRPr="0BEF0AE1" w:rsidRDefault="009D2405" w:rsidP="00FD3149">
            <w:pPr>
              <w:spacing w:before="0"/>
              <w:jc w:val="left"/>
              <w:rPr>
                <w:lang w:val="en-GB"/>
              </w:rPr>
            </w:pPr>
            <w:r>
              <w:rPr>
                <w:lang w:val="en-GB"/>
              </w:rPr>
              <w:t>27-Nov-2021</w:t>
            </w:r>
          </w:p>
        </w:tc>
        <w:tc>
          <w:tcPr>
            <w:tcW w:w="4453" w:type="dxa"/>
            <w:vAlign w:val="center"/>
          </w:tcPr>
          <w:p w14:paraId="4407A50D" w14:textId="5F97217C" w:rsidR="009D2405" w:rsidRPr="0BEF0AE1" w:rsidRDefault="009D2405" w:rsidP="00FD3149">
            <w:pPr>
              <w:spacing w:before="0"/>
              <w:jc w:val="left"/>
              <w:rPr>
                <w:lang w:val="en-GB"/>
              </w:rPr>
            </w:pPr>
            <w:r>
              <w:rPr>
                <w:lang w:val="en-GB"/>
              </w:rPr>
              <w:t>TS updated by ABR (E145594) no FS update (bug fix)</w:t>
            </w:r>
          </w:p>
        </w:tc>
        <w:tc>
          <w:tcPr>
            <w:tcW w:w="1559" w:type="dxa"/>
            <w:vMerge/>
            <w:vAlign w:val="center"/>
          </w:tcPr>
          <w:p w14:paraId="7453B3BE" w14:textId="77777777" w:rsidR="009D2405" w:rsidRPr="004F025D" w:rsidRDefault="009D2405" w:rsidP="00FD3149">
            <w:pPr>
              <w:spacing w:before="0"/>
              <w:jc w:val="left"/>
            </w:pPr>
          </w:p>
        </w:tc>
      </w:tr>
      <w:tr w:rsidR="00B901FC" w:rsidRPr="00B02CCC" w14:paraId="4B2CF358" w14:textId="77777777" w:rsidTr="57F23EA6">
        <w:tc>
          <w:tcPr>
            <w:tcW w:w="1440" w:type="dxa"/>
            <w:vMerge w:val="restart"/>
            <w:vAlign w:val="center"/>
          </w:tcPr>
          <w:p w14:paraId="044D39AA" w14:textId="457CEB49" w:rsidR="00B901FC" w:rsidRPr="00B02CCC" w:rsidRDefault="00B901FC" w:rsidP="003A740E">
            <w:pPr>
              <w:spacing w:before="0"/>
              <w:jc w:val="left"/>
              <w:rPr>
                <w:lang w:val="en-GB"/>
              </w:rPr>
            </w:pPr>
            <w:r>
              <w:rPr>
                <w:lang w:val="en-GB"/>
              </w:rPr>
              <w:t>25</w:t>
            </w:r>
          </w:p>
        </w:tc>
        <w:tc>
          <w:tcPr>
            <w:tcW w:w="1620" w:type="dxa"/>
            <w:vAlign w:val="center"/>
          </w:tcPr>
          <w:p w14:paraId="21A9E6E2" w14:textId="69CDB2EC" w:rsidR="00B901FC" w:rsidRPr="0BEF0AE1" w:rsidRDefault="00B901FC" w:rsidP="003A740E">
            <w:pPr>
              <w:spacing w:before="0"/>
              <w:jc w:val="left"/>
              <w:rPr>
                <w:lang w:val="en-GB"/>
              </w:rPr>
            </w:pPr>
            <w:r>
              <w:rPr>
                <w:lang w:val="en-GB"/>
              </w:rPr>
              <w:t>04</w:t>
            </w:r>
            <w:r w:rsidRPr="00B02CCC">
              <w:rPr>
                <w:lang w:val="en-GB"/>
              </w:rPr>
              <w:t>-</w:t>
            </w:r>
            <w:r>
              <w:rPr>
                <w:lang w:val="en-GB"/>
              </w:rPr>
              <w:t>DEC</w:t>
            </w:r>
            <w:r w:rsidRPr="00B02CCC">
              <w:rPr>
                <w:lang w:val="en-GB"/>
              </w:rPr>
              <w:t>-202</w:t>
            </w:r>
            <w:r>
              <w:rPr>
                <w:lang w:val="en-GB"/>
              </w:rPr>
              <w:t>1</w:t>
            </w:r>
          </w:p>
        </w:tc>
        <w:tc>
          <w:tcPr>
            <w:tcW w:w="4453" w:type="dxa"/>
            <w:vAlign w:val="center"/>
          </w:tcPr>
          <w:p w14:paraId="102B37D8" w14:textId="023FCF04" w:rsidR="00B901FC" w:rsidRPr="00B02CCC" w:rsidRDefault="00B901FC" w:rsidP="003A740E">
            <w:pPr>
              <w:spacing w:before="0"/>
              <w:jc w:val="left"/>
              <w:rPr>
                <w:b/>
                <w:bCs/>
                <w:u w:val="single"/>
                <w:lang w:val="en-GB"/>
              </w:rPr>
            </w:pPr>
            <w:r>
              <w:rPr>
                <w:b/>
                <w:bCs/>
                <w:u w:val="single"/>
                <w:lang w:val="en-GB"/>
              </w:rPr>
              <w:t>UCB_RUN</w:t>
            </w:r>
            <w:r w:rsidRPr="00B02CCC">
              <w:rPr>
                <w:b/>
                <w:bCs/>
                <w:u w:val="single"/>
                <w:lang w:val="en-GB"/>
              </w:rPr>
              <w:t xml:space="preserve"> </w:t>
            </w:r>
          </w:p>
          <w:p w14:paraId="650A1423" w14:textId="388A4706" w:rsidR="00B901FC" w:rsidRPr="00B02CCC" w:rsidRDefault="00B901FC" w:rsidP="003A740E">
            <w:pPr>
              <w:spacing w:before="0"/>
              <w:jc w:val="left"/>
              <w:rPr>
                <w:b/>
                <w:bCs/>
                <w:u w:val="single"/>
                <w:lang w:val="en-GB"/>
              </w:rPr>
            </w:pPr>
            <w:r w:rsidRPr="00B02CCC">
              <w:rPr>
                <w:b/>
                <w:bCs/>
                <w:u w:val="single"/>
                <w:lang w:val="en-GB"/>
              </w:rPr>
              <w:t>CRQ0000003</w:t>
            </w:r>
            <w:r>
              <w:rPr>
                <w:b/>
                <w:bCs/>
                <w:u w:val="single"/>
                <w:lang w:val="en-GB"/>
              </w:rPr>
              <w:t>92371</w:t>
            </w:r>
          </w:p>
          <w:p w14:paraId="0E0B2174" w14:textId="3CB4E6BD" w:rsidR="00B901FC" w:rsidRPr="0BEF0AE1" w:rsidRDefault="00B901FC" w:rsidP="003A740E">
            <w:pPr>
              <w:spacing w:before="0"/>
              <w:jc w:val="left"/>
              <w:rPr>
                <w:lang w:val="en-GB"/>
              </w:rPr>
            </w:pPr>
            <w:r w:rsidRPr="00A86D1B">
              <w:rPr>
                <w:lang w:val="en-GB"/>
              </w:rPr>
              <w:t>Hypercare Fiori Epayment issue with some Search</w:t>
            </w:r>
            <w:r>
              <w:rPr>
                <w:lang w:val="en-GB"/>
              </w:rPr>
              <w:t xml:space="preserve"> and transaction for support</w:t>
            </w:r>
          </w:p>
        </w:tc>
        <w:tc>
          <w:tcPr>
            <w:tcW w:w="1559" w:type="dxa"/>
            <w:vMerge w:val="restart"/>
            <w:vAlign w:val="center"/>
          </w:tcPr>
          <w:p w14:paraId="5C0F1F34" w14:textId="05A7CBEC" w:rsidR="00B901FC" w:rsidRPr="004F025D" w:rsidRDefault="00B901FC" w:rsidP="003A740E">
            <w:pPr>
              <w:spacing w:before="0"/>
              <w:jc w:val="left"/>
            </w:pPr>
            <w:r w:rsidRPr="0011645A">
              <w:rPr>
                <w:lang w:val="en-GB"/>
              </w:rPr>
              <w:t>DE1K9A05IP</w:t>
            </w:r>
          </w:p>
        </w:tc>
      </w:tr>
      <w:tr w:rsidR="00B901FC" w:rsidRPr="00B02CCC" w14:paraId="0ED52D02" w14:textId="77777777" w:rsidTr="57F23EA6">
        <w:tc>
          <w:tcPr>
            <w:tcW w:w="1440" w:type="dxa"/>
            <w:vMerge/>
            <w:vAlign w:val="center"/>
          </w:tcPr>
          <w:p w14:paraId="1EA8839E" w14:textId="77777777" w:rsidR="00B901FC" w:rsidRDefault="00B901FC" w:rsidP="003A740E">
            <w:pPr>
              <w:spacing w:before="0"/>
              <w:jc w:val="left"/>
              <w:rPr>
                <w:lang w:val="en-GB"/>
              </w:rPr>
            </w:pPr>
          </w:p>
        </w:tc>
        <w:tc>
          <w:tcPr>
            <w:tcW w:w="1620" w:type="dxa"/>
            <w:vAlign w:val="center"/>
          </w:tcPr>
          <w:p w14:paraId="41CE1924" w14:textId="54FC4AA5" w:rsidR="00B901FC" w:rsidRDefault="00B901FC" w:rsidP="003A740E">
            <w:pPr>
              <w:spacing w:before="0"/>
              <w:jc w:val="left"/>
              <w:rPr>
                <w:lang w:val="en-GB"/>
              </w:rPr>
            </w:pPr>
            <w:r>
              <w:rPr>
                <w:lang w:val="en-GB"/>
              </w:rPr>
              <w:t>07-Dec-2021</w:t>
            </w:r>
          </w:p>
        </w:tc>
        <w:tc>
          <w:tcPr>
            <w:tcW w:w="4453" w:type="dxa"/>
            <w:vAlign w:val="center"/>
          </w:tcPr>
          <w:p w14:paraId="1AA764A1" w14:textId="247E4875" w:rsidR="00B901FC" w:rsidRPr="00C545D4" w:rsidRDefault="00B901FC" w:rsidP="003A740E">
            <w:pPr>
              <w:spacing w:before="0"/>
              <w:jc w:val="left"/>
              <w:rPr>
                <w:u w:val="single"/>
                <w:lang w:val="en-GB"/>
              </w:rPr>
            </w:pPr>
            <w:r w:rsidRPr="00C545D4">
              <w:rPr>
                <w:u w:val="single"/>
                <w:lang w:val="en-GB"/>
              </w:rPr>
              <w:t>TS Updated by ABR (E145594) –</w:t>
            </w:r>
          </w:p>
        </w:tc>
        <w:tc>
          <w:tcPr>
            <w:tcW w:w="1559" w:type="dxa"/>
            <w:vMerge/>
            <w:vAlign w:val="center"/>
          </w:tcPr>
          <w:p w14:paraId="22CC3335" w14:textId="122F4275" w:rsidR="00B901FC" w:rsidRPr="007C77B1" w:rsidRDefault="00B901FC" w:rsidP="003A740E">
            <w:pPr>
              <w:spacing w:before="0"/>
              <w:jc w:val="left"/>
              <w:rPr>
                <w:lang w:val="en-GB"/>
              </w:rPr>
            </w:pPr>
          </w:p>
        </w:tc>
      </w:tr>
      <w:tr w:rsidR="00B901FC" w:rsidRPr="00B02CCC" w14:paraId="0399A9C6" w14:textId="77777777" w:rsidTr="57F23EA6">
        <w:tc>
          <w:tcPr>
            <w:tcW w:w="1440" w:type="dxa"/>
            <w:vMerge/>
            <w:vAlign w:val="center"/>
          </w:tcPr>
          <w:p w14:paraId="29C244A5" w14:textId="77777777" w:rsidR="00B901FC" w:rsidRDefault="00B901FC" w:rsidP="003A740E">
            <w:pPr>
              <w:spacing w:before="0"/>
              <w:jc w:val="left"/>
              <w:rPr>
                <w:lang w:val="en-GB"/>
              </w:rPr>
            </w:pPr>
          </w:p>
        </w:tc>
        <w:tc>
          <w:tcPr>
            <w:tcW w:w="1620" w:type="dxa"/>
            <w:vAlign w:val="center"/>
          </w:tcPr>
          <w:p w14:paraId="1CD026F7" w14:textId="28F764E4" w:rsidR="00B901FC" w:rsidRDefault="00B901FC" w:rsidP="003A740E">
            <w:pPr>
              <w:spacing w:before="0"/>
              <w:jc w:val="left"/>
              <w:rPr>
                <w:lang w:val="en-GB"/>
              </w:rPr>
            </w:pPr>
            <w:r>
              <w:rPr>
                <w:lang w:val="en-GB"/>
              </w:rPr>
              <w:t>08-Dec-2021</w:t>
            </w:r>
          </w:p>
        </w:tc>
        <w:tc>
          <w:tcPr>
            <w:tcW w:w="4453" w:type="dxa"/>
            <w:vAlign w:val="center"/>
          </w:tcPr>
          <w:p w14:paraId="78738DF8" w14:textId="3D53FA75" w:rsidR="00B901FC" w:rsidRPr="0BEF0AE1" w:rsidRDefault="00B901FC" w:rsidP="003A740E">
            <w:pPr>
              <w:spacing w:before="0"/>
              <w:jc w:val="left"/>
              <w:rPr>
                <w:lang w:val="en-GB"/>
              </w:rPr>
            </w:pPr>
            <w:r w:rsidRPr="00C545D4">
              <w:rPr>
                <w:u w:val="single"/>
                <w:lang w:val="en-GB"/>
              </w:rPr>
              <w:t>FS update</w:t>
            </w:r>
            <w:r>
              <w:rPr>
                <w:u w:val="single"/>
                <w:lang w:val="en-GB"/>
              </w:rPr>
              <w:t>d by RDL</w:t>
            </w:r>
            <w:r w:rsidRPr="00C545D4">
              <w:rPr>
                <w:u w:val="single"/>
                <w:lang w:val="en-GB"/>
              </w:rPr>
              <w:t xml:space="preserve"> (Bug-Fix)</w:t>
            </w:r>
          </w:p>
        </w:tc>
        <w:tc>
          <w:tcPr>
            <w:tcW w:w="1559" w:type="dxa"/>
            <w:vMerge/>
            <w:vAlign w:val="center"/>
          </w:tcPr>
          <w:p w14:paraId="041A64CC" w14:textId="77777777" w:rsidR="00B901FC" w:rsidRPr="007C77B1" w:rsidRDefault="00B901FC" w:rsidP="003A740E">
            <w:pPr>
              <w:spacing w:before="0"/>
              <w:jc w:val="left"/>
              <w:rPr>
                <w:lang w:val="en-GB"/>
              </w:rPr>
            </w:pPr>
          </w:p>
        </w:tc>
      </w:tr>
      <w:tr w:rsidR="0068458F" w:rsidRPr="00B02CCC" w14:paraId="3CC23770" w14:textId="77777777" w:rsidTr="57F23EA6">
        <w:tc>
          <w:tcPr>
            <w:tcW w:w="1440" w:type="dxa"/>
            <w:vMerge w:val="restart"/>
            <w:vAlign w:val="center"/>
          </w:tcPr>
          <w:p w14:paraId="341AA04D" w14:textId="44EA4636" w:rsidR="0068458F" w:rsidRDefault="0068458F" w:rsidP="00124405">
            <w:pPr>
              <w:spacing w:before="0"/>
              <w:jc w:val="left"/>
              <w:rPr>
                <w:lang w:val="en-GB"/>
              </w:rPr>
            </w:pPr>
            <w:r>
              <w:rPr>
                <w:lang w:val="en-GB"/>
              </w:rPr>
              <w:t>26</w:t>
            </w:r>
          </w:p>
        </w:tc>
        <w:tc>
          <w:tcPr>
            <w:tcW w:w="1620" w:type="dxa"/>
            <w:vAlign w:val="center"/>
          </w:tcPr>
          <w:p w14:paraId="7C848130" w14:textId="7F40B98C" w:rsidR="0068458F" w:rsidRDefault="0068458F" w:rsidP="00124405">
            <w:pPr>
              <w:spacing w:before="0"/>
              <w:jc w:val="left"/>
              <w:rPr>
                <w:lang w:val="en-GB"/>
              </w:rPr>
            </w:pPr>
            <w:r>
              <w:rPr>
                <w:lang w:val="en-GB"/>
              </w:rPr>
              <w:t>17</w:t>
            </w:r>
            <w:r w:rsidRPr="00B02CCC">
              <w:rPr>
                <w:lang w:val="en-GB"/>
              </w:rPr>
              <w:t>-</w:t>
            </w:r>
            <w:r>
              <w:rPr>
                <w:lang w:val="en-GB"/>
              </w:rPr>
              <w:t>DEC</w:t>
            </w:r>
            <w:r w:rsidRPr="00B02CCC">
              <w:rPr>
                <w:lang w:val="en-GB"/>
              </w:rPr>
              <w:t>-202</w:t>
            </w:r>
            <w:r>
              <w:rPr>
                <w:lang w:val="en-GB"/>
              </w:rPr>
              <w:t>1</w:t>
            </w:r>
          </w:p>
        </w:tc>
        <w:tc>
          <w:tcPr>
            <w:tcW w:w="4453" w:type="dxa"/>
            <w:vAlign w:val="center"/>
          </w:tcPr>
          <w:p w14:paraId="1D5FBAA3" w14:textId="77777777" w:rsidR="0068458F" w:rsidRPr="00124405" w:rsidRDefault="0068458F" w:rsidP="00124405">
            <w:pPr>
              <w:spacing w:before="0"/>
              <w:jc w:val="left"/>
              <w:rPr>
                <w:b/>
                <w:bCs/>
                <w:lang w:val="en-GB"/>
              </w:rPr>
            </w:pPr>
            <w:r w:rsidRPr="00124405">
              <w:rPr>
                <w:b/>
                <w:bCs/>
                <w:lang w:val="en-GB"/>
              </w:rPr>
              <w:t>PRJ_00645 : Ariba Guided Buying ( DE1_P00159 )</w:t>
            </w:r>
          </w:p>
          <w:p w14:paraId="3A5326C1" w14:textId="1FD7302C" w:rsidR="0068458F" w:rsidRPr="00124405" w:rsidRDefault="0068458F" w:rsidP="00124405">
            <w:pPr>
              <w:spacing w:before="0"/>
              <w:jc w:val="left"/>
              <w:rPr>
                <w:b/>
                <w:bCs/>
                <w:lang w:val="en-GB"/>
              </w:rPr>
            </w:pPr>
            <w:r w:rsidRPr="00124405">
              <w:rPr>
                <w:b/>
                <w:bCs/>
                <w:lang w:val="en-GB"/>
              </w:rPr>
              <w:t>CRQ000000393975</w:t>
            </w:r>
          </w:p>
          <w:p w14:paraId="025CF8C4" w14:textId="59331170" w:rsidR="0068458F" w:rsidRPr="00124405" w:rsidRDefault="0068458F" w:rsidP="00124405">
            <w:pPr>
              <w:spacing w:before="0"/>
              <w:jc w:val="left"/>
              <w:rPr>
                <w:u w:val="single"/>
                <w:lang w:val="en-GB"/>
              </w:rPr>
            </w:pPr>
            <w:r w:rsidRPr="00124405">
              <w:rPr>
                <w:u w:val="single"/>
                <w:lang w:val="en-GB"/>
              </w:rPr>
              <w:t>Hypercare Epayment Request Fiori App</w:t>
            </w:r>
          </w:p>
        </w:tc>
        <w:tc>
          <w:tcPr>
            <w:tcW w:w="1559" w:type="dxa"/>
            <w:vMerge w:val="restart"/>
            <w:vAlign w:val="center"/>
          </w:tcPr>
          <w:p w14:paraId="52672EDC" w14:textId="77777777" w:rsidR="0068458F" w:rsidRDefault="0068458F" w:rsidP="00124405">
            <w:pPr>
              <w:spacing w:before="0"/>
              <w:jc w:val="left"/>
              <w:rPr>
                <w:lang w:val="en-GB"/>
              </w:rPr>
            </w:pPr>
            <w:r w:rsidRPr="00F5525B">
              <w:rPr>
                <w:lang w:val="en-GB"/>
              </w:rPr>
              <w:t>DE1K9A05KV</w:t>
            </w:r>
          </w:p>
          <w:p w14:paraId="43C02117" w14:textId="5B7D952C" w:rsidR="0068458F" w:rsidRPr="007C77B1" w:rsidRDefault="0068458F" w:rsidP="00124405">
            <w:pPr>
              <w:spacing w:before="0"/>
              <w:jc w:val="left"/>
              <w:rPr>
                <w:lang w:val="en-GB"/>
              </w:rPr>
            </w:pPr>
            <w:r w:rsidRPr="0068458F">
              <w:rPr>
                <w:lang w:val="en-GB"/>
              </w:rPr>
              <w:t>DE1K9A05RV</w:t>
            </w:r>
          </w:p>
        </w:tc>
      </w:tr>
      <w:tr w:rsidR="0068458F" w:rsidRPr="00B02CCC" w14:paraId="1C04AE52" w14:textId="77777777" w:rsidTr="57F23EA6">
        <w:tc>
          <w:tcPr>
            <w:tcW w:w="1440" w:type="dxa"/>
            <w:vMerge/>
            <w:vAlign w:val="center"/>
          </w:tcPr>
          <w:p w14:paraId="6CE64767" w14:textId="708A1BF1" w:rsidR="0068458F" w:rsidRDefault="0068458F" w:rsidP="00124405">
            <w:pPr>
              <w:spacing w:before="0"/>
              <w:jc w:val="left"/>
              <w:rPr>
                <w:lang w:val="en-GB"/>
              </w:rPr>
            </w:pPr>
          </w:p>
        </w:tc>
        <w:tc>
          <w:tcPr>
            <w:tcW w:w="1620" w:type="dxa"/>
            <w:vAlign w:val="center"/>
          </w:tcPr>
          <w:p w14:paraId="594E3320" w14:textId="3C48662C" w:rsidR="0068458F" w:rsidRDefault="0068458F" w:rsidP="00124405">
            <w:pPr>
              <w:spacing w:before="0"/>
              <w:jc w:val="left"/>
              <w:rPr>
                <w:lang w:val="en-GB"/>
              </w:rPr>
            </w:pPr>
            <w:r>
              <w:rPr>
                <w:lang w:val="en-GB"/>
              </w:rPr>
              <w:t>03-Jan-2022</w:t>
            </w:r>
          </w:p>
        </w:tc>
        <w:tc>
          <w:tcPr>
            <w:tcW w:w="4453" w:type="dxa"/>
            <w:vAlign w:val="center"/>
          </w:tcPr>
          <w:p w14:paraId="280C4471" w14:textId="39928E03" w:rsidR="0068458F" w:rsidRPr="0000271D" w:rsidRDefault="0068458F" w:rsidP="00124405">
            <w:pPr>
              <w:spacing w:before="0"/>
              <w:jc w:val="left"/>
              <w:rPr>
                <w:u w:val="single"/>
                <w:lang w:val="en-GB"/>
              </w:rPr>
            </w:pPr>
            <w:r w:rsidRPr="0000271D">
              <w:rPr>
                <w:u w:val="single"/>
                <w:lang w:val="en-GB"/>
              </w:rPr>
              <w:t xml:space="preserve">TS updated </w:t>
            </w:r>
            <w:r>
              <w:rPr>
                <w:u w:val="single"/>
                <w:lang w:val="en-GB"/>
              </w:rPr>
              <w:t>by ABR (E145594) – FS update</w:t>
            </w:r>
            <w:r w:rsidR="00133FFB">
              <w:rPr>
                <w:u w:val="single"/>
                <w:lang w:val="en-GB"/>
              </w:rPr>
              <w:t xml:space="preserve"> by RDL</w:t>
            </w:r>
            <w:r>
              <w:rPr>
                <w:u w:val="single"/>
                <w:lang w:val="en-GB"/>
              </w:rPr>
              <w:t xml:space="preserve"> (Bug-Fix)</w:t>
            </w:r>
          </w:p>
        </w:tc>
        <w:tc>
          <w:tcPr>
            <w:tcW w:w="1559" w:type="dxa"/>
            <w:vMerge/>
            <w:vAlign w:val="center"/>
          </w:tcPr>
          <w:p w14:paraId="79AA7984" w14:textId="5CC9786A" w:rsidR="0068458F" w:rsidRPr="0011645A" w:rsidRDefault="0068458F" w:rsidP="00124405">
            <w:pPr>
              <w:spacing w:before="0"/>
              <w:jc w:val="left"/>
              <w:rPr>
                <w:lang w:val="en-GB"/>
              </w:rPr>
            </w:pPr>
          </w:p>
        </w:tc>
      </w:tr>
      <w:tr w:rsidR="00124405" w:rsidRPr="00B02CCC" w14:paraId="2F16433E" w14:textId="77777777" w:rsidTr="57F23EA6">
        <w:tc>
          <w:tcPr>
            <w:tcW w:w="1440" w:type="dxa"/>
            <w:vMerge/>
            <w:vAlign w:val="center"/>
          </w:tcPr>
          <w:p w14:paraId="08F45B46" w14:textId="15A010D5" w:rsidR="00124405" w:rsidRDefault="00124405" w:rsidP="00124405">
            <w:pPr>
              <w:spacing w:before="0"/>
              <w:jc w:val="left"/>
              <w:rPr>
                <w:lang w:val="en-GB"/>
              </w:rPr>
            </w:pPr>
          </w:p>
        </w:tc>
        <w:tc>
          <w:tcPr>
            <w:tcW w:w="1620" w:type="dxa"/>
            <w:vAlign w:val="center"/>
          </w:tcPr>
          <w:p w14:paraId="215E42E8" w14:textId="4ADC8817" w:rsidR="00124405" w:rsidRDefault="00124405" w:rsidP="00124405">
            <w:pPr>
              <w:spacing w:before="0"/>
              <w:jc w:val="left"/>
              <w:rPr>
                <w:lang w:val="en-GB"/>
              </w:rPr>
            </w:pPr>
          </w:p>
        </w:tc>
        <w:tc>
          <w:tcPr>
            <w:tcW w:w="4453" w:type="dxa"/>
            <w:vAlign w:val="center"/>
          </w:tcPr>
          <w:p w14:paraId="383973C8" w14:textId="7E2E2208" w:rsidR="00124405" w:rsidRPr="00C545D4" w:rsidRDefault="00124405" w:rsidP="00124405">
            <w:pPr>
              <w:spacing w:before="0"/>
              <w:jc w:val="left"/>
              <w:rPr>
                <w:u w:val="single"/>
                <w:lang w:val="en-GB"/>
              </w:rPr>
            </w:pPr>
          </w:p>
        </w:tc>
        <w:tc>
          <w:tcPr>
            <w:tcW w:w="1559" w:type="dxa"/>
            <w:vAlign w:val="center"/>
          </w:tcPr>
          <w:p w14:paraId="0F1B8DA9" w14:textId="77777777" w:rsidR="00124405" w:rsidRPr="0011645A" w:rsidRDefault="00124405" w:rsidP="00124405">
            <w:pPr>
              <w:spacing w:before="0"/>
              <w:jc w:val="left"/>
              <w:rPr>
                <w:lang w:val="en-GB"/>
              </w:rPr>
            </w:pPr>
          </w:p>
        </w:tc>
      </w:tr>
      <w:tr w:rsidR="00124405" w:rsidRPr="00B02CCC" w14:paraId="079AE709" w14:textId="77777777" w:rsidTr="57F23EA6">
        <w:tc>
          <w:tcPr>
            <w:tcW w:w="1440" w:type="dxa"/>
            <w:vMerge/>
            <w:vAlign w:val="center"/>
          </w:tcPr>
          <w:p w14:paraId="6CBAB83D" w14:textId="77777777" w:rsidR="00124405" w:rsidRDefault="00124405" w:rsidP="00124405">
            <w:pPr>
              <w:spacing w:before="0"/>
              <w:jc w:val="left"/>
              <w:rPr>
                <w:lang w:val="en-GB"/>
              </w:rPr>
            </w:pPr>
          </w:p>
        </w:tc>
        <w:tc>
          <w:tcPr>
            <w:tcW w:w="1620" w:type="dxa"/>
            <w:vAlign w:val="center"/>
          </w:tcPr>
          <w:p w14:paraId="523AF4DE" w14:textId="77777777" w:rsidR="00124405" w:rsidRDefault="00124405" w:rsidP="00124405">
            <w:pPr>
              <w:spacing w:before="0"/>
              <w:jc w:val="left"/>
              <w:rPr>
                <w:lang w:val="en-GB"/>
              </w:rPr>
            </w:pPr>
          </w:p>
        </w:tc>
        <w:tc>
          <w:tcPr>
            <w:tcW w:w="4453" w:type="dxa"/>
            <w:vAlign w:val="center"/>
          </w:tcPr>
          <w:p w14:paraId="3AD0DA77" w14:textId="77777777" w:rsidR="00124405" w:rsidRPr="00C545D4" w:rsidRDefault="00124405" w:rsidP="00124405">
            <w:pPr>
              <w:spacing w:before="0"/>
              <w:jc w:val="left"/>
              <w:rPr>
                <w:u w:val="single"/>
                <w:lang w:val="en-GB"/>
              </w:rPr>
            </w:pPr>
          </w:p>
        </w:tc>
        <w:tc>
          <w:tcPr>
            <w:tcW w:w="1559" w:type="dxa"/>
            <w:vAlign w:val="center"/>
          </w:tcPr>
          <w:p w14:paraId="7959DDB2" w14:textId="77777777" w:rsidR="00124405" w:rsidRPr="0011645A" w:rsidRDefault="00124405" w:rsidP="00124405">
            <w:pPr>
              <w:spacing w:before="0"/>
              <w:jc w:val="left"/>
              <w:rPr>
                <w:lang w:val="en-GB"/>
              </w:rPr>
            </w:pPr>
          </w:p>
        </w:tc>
      </w:tr>
      <w:tr w:rsidR="00424256" w:rsidRPr="00B02CCC" w14:paraId="42A66975" w14:textId="77777777" w:rsidTr="57F23EA6">
        <w:tc>
          <w:tcPr>
            <w:tcW w:w="1440" w:type="dxa"/>
            <w:vMerge w:val="restart"/>
            <w:vAlign w:val="center"/>
          </w:tcPr>
          <w:p w14:paraId="7C3343E7" w14:textId="40580126" w:rsidR="00424256" w:rsidRDefault="00424256" w:rsidP="00886401">
            <w:pPr>
              <w:spacing w:before="0"/>
              <w:jc w:val="left"/>
              <w:rPr>
                <w:lang w:val="en-GB"/>
              </w:rPr>
            </w:pPr>
            <w:r>
              <w:rPr>
                <w:lang w:val="en-GB"/>
              </w:rPr>
              <w:t>27</w:t>
            </w:r>
          </w:p>
        </w:tc>
        <w:tc>
          <w:tcPr>
            <w:tcW w:w="1620" w:type="dxa"/>
            <w:vAlign w:val="center"/>
          </w:tcPr>
          <w:p w14:paraId="55C0DE57" w14:textId="281CC29B" w:rsidR="00424256" w:rsidRDefault="00424256" w:rsidP="00886401">
            <w:pPr>
              <w:spacing w:before="0"/>
              <w:jc w:val="left"/>
              <w:rPr>
                <w:lang w:val="en-GB"/>
              </w:rPr>
            </w:pPr>
          </w:p>
        </w:tc>
        <w:tc>
          <w:tcPr>
            <w:tcW w:w="4453" w:type="dxa"/>
            <w:vAlign w:val="center"/>
          </w:tcPr>
          <w:p w14:paraId="2F0192D9" w14:textId="27E9AE34" w:rsidR="00424256" w:rsidRPr="00124405" w:rsidRDefault="00424256" w:rsidP="00886401">
            <w:pPr>
              <w:spacing w:before="0"/>
              <w:jc w:val="left"/>
              <w:rPr>
                <w:b/>
                <w:bCs/>
                <w:lang w:val="en-GB"/>
              </w:rPr>
            </w:pPr>
            <w:r w:rsidRPr="00124405">
              <w:rPr>
                <w:b/>
                <w:bCs/>
                <w:lang w:val="en-GB"/>
              </w:rPr>
              <w:t xml:space="preserve">PRJ_00645 : </w:t>
            </w:r>
            <w:r w:rsidRPr="00886401">
              <w:rPr>
                <w:b/>
                <w:bCs/>
                <w:lang w:val="en-GB"/>
              </w:rPr>
              <w:t>UCB_RUN: All RUN developments and customizing activities ( DE1_P00099 )</w:t>
            </w:r>
          </w:p>
          <w:p w14:paraId="6A6B6333" w14:textId="6EB01C61" w:rsidR="00424256" w:rsidRPr="00124405" w:rsidRDefault="00424256" w:rsidP="00886401">
            <w:pPr>
              <w:spacing w:before="0"/>
              <w:jc w:val="left"/>
              <w:rPr>
                <w:b/>
                <w:bCs/>
                <w:lang w:val="en-GB"/>
              </w:rPr>
            </w:pPr>
            <w:r w:rsidRPr="00886401">
              <w:rPr>
                <w:b/>
                <w:bCs/>
                <w:lang w:val="en-GB"/>
              </w:rPr>
              <w:t>CRQ000010000618</w:t>
            </w:r>
          </w:p>
          <w:p w14:paraId="19036932" w14:textId="5E2746A9" w:rsidR="00424256" w:rsidRDefault="00424256" w:rsidP="00886401">
            <w:pPr>
              <w:spacing w:before="0"/>
              <w:jc w:val="left"/>
              <w:rPr>
                <w:u w:val="single"/>
                <w:lang w:val="en-GB"/>
              </w:rPr>
            </w:pPr>
            <w:r w:rsidRPr="00886401">
              <w:rPr>
                <w:u w:val="single"/>
                <w:lang w:val="en-GB"/>
              </w:rPr>
              <w:t>SAP PE1 E-Payment Request Fiori app (Bug</w:t>
            </w:r>
            <w:r>
              <w:rPr>
                <w:u w:val="single"/>
                <w:lang w:val="en-GB"/>
              </w:rPr>
              <w:t>s</w:t>
            </w:r>
            <w:r w:rsidRPr="00886401">
              <w:rPr>
                <w:u w:val="single"/>
                <w:lang w:val="en-GB"/>
              </w:rPr>
              <w:t>When Downloading an Attachment)</w:t>
            </w:r>
          </w:p>
          <w:p w14:paraId="4823358E" w14:textId="188C7740" w:rsidR="00424256" w:rsidRDefault="00424256" w:rsidP="00B56123">
            <w:pPr>
              <w:spacing w:before="0"/>
              <w:jc w:val="left"/>
              <w:rPr>
                <w:rFonts w:cs="Arial"/>
                <w:lang w:val="en-GB"/>
              </w:rPr>
            </w:pPr>
          </w:p>
          <w:p w14:paraId="09CA6A99" w14:textId="14F53CA2" w:rsidR="00424256" w:rsidRPr="006A0A97" w:rsidRDefault="00424256" w:rsidP="00340C25">
            <w:pPr>
              <w:pStyle w:val="ListParagraph"/>
              <w:numPr>
                <w:ilvl w:val="0"/>
                <w:numId w:val="15"/>
              </w:numPr>
              <w:rPr>
                <w:rFonts w:ascii="Arial" w:eastAsia="Times New Roman" w:hAnsi="Arial" w:cs="Arial"/>
                <w:sz w:val="20"/>
                <w:szCs w:val="20"/>
                <w:lang w:val="en-GB"/>
              </w:rPr>
            </w:pPr>
            <w:r w:rsidRPr="001347F9">
              <w:rPr>
                <w:rFonts w:ascii="Arial" w:eastAsia="Times New Roman" w:hAnsi="Arial" w:cs="Arial"/>
                <w:b/>
                <w:bCs/>
                <w:sz w:val="20"/>
                <w:szCs w:val="20"/>
                <w:lang w:val="en-GB"/>
              </w:rPr>
              <w:t>Amount conversion issue:</w:t>
            </w:r>
            <w:r w:rsidRPr="006A0A97">
              <w:rPr>
                <w:rFonts w:ascii="Arial" w:eastAsia="Times New Roman" w:hAnsi="Arial" w:cs="Arial"/>
                <w:sz w:val="20"/>
                <w:szCs w:val="20"/>
                <w:lang w:val="en-GB"/>
              </w:rPr>
              <w:t xml:space="preserve"> it is a</w:t>
            </w:r>
            <w:r>
              <w:rPr>
                <w:rFonts w:ascii="Arial" w:eastAsia="Times New Roman" w:hAnsi="Arial" w:cs="Arial"/>
                <w:sz w:val="20"/>
                <w:szCs w:val="20"/>
                <w:lang w:val="en-GB"/>
              </w:rPr>
              <w:t>n</w:t>
            </w:r>
            <w:r w:rsidRPr="006A0A97">
              <w:rPr>
                <w:rFonts w:ascii="Arial" w:eastAsia="Times New Roman" w:hAnsi="Arial" w:cs="Arial"/>
                <w:sz w:val="20"/>
                <w:szCs w:val="20"/>
                <w:lang w:val="en-GB"/>
              </w:rPr>
              <w:t xml:space="preserve"> </w:t>
            </w:r>
            <w:r>
              <w:rPr>
                <w:rFonts w:ascii="Arial" w:eastAsia="Times New Roman" w:hAnsi="Arial" w:cs="Arial"/>
                <w:sz w:val="20"/>
                <w:szCs w:val="20"/>
                <w:lang w:val="en-GB"/>
              </w:rPr>
              <w:t>a</w:t>
            </w:r>
            <w:r w:rsidRPr="006A0A97">
              <w:rPr>
                <w:rFonts w:ascii="Arial" w:eastAsia="Times New Roman" w:hAnsi="Arial" w:cs="Arial"/>
                <w:sz w:val="20"/>
                <w:szCs w:val="20"/>
                <w:lang w:val="en-GB"/>
              </w:rPr>
              <w:t>mount conversion for special currency that is missing when determining the PO amount</w:t>
            </w:r>
            <w:r>
              <w:rPr>
                <w:rFonts w:ascii="Arial" w:eastAsia="Times New Roman" w:hAnsi="Arial" w:cs="Arial"/>
                <w:sz w:val="20"/>
                <w:szCs w:val="20"/>
                <w:lang w:val="en-GB"/>
              </w:rPr>
              <w:t xml:space="preserve">. Correction in </w:t>
            </w:r>
            <w:r w:rsidRPr="008410DB">
              <w:rPr>
                <w:rFonts w:ascii="Arial" w:eastAsia="Times New Roman" w:hAnsi="Arial" w:cs="Arial"/>
                <w:sz w:val="20"/>
                <w:szCs w:val="20"/>
                <w:lang w:val="en-GB"/>
              </w:rPr>
              <w:t xml:space="preserve">method of class ZCL_FI_EPAYMENT_REQUEST to include logic for special currencies (HUF, JPY etc). </w:t>
            </w:r>
          </w:p>
          <w:p w14:paraId="3568132D" w14:textId="7C84DB3F" w:rsidR="00424256" w:rsidRDefault="00424256" w:rsidP="00340C25">
            <w:pPr>
              <w:pStyle w:val="ListParagraph"/>
              <w:numPr>
                <w:ilvl w:val="0"/>
                <w:numId w:val="15"/>
              </w:numPr>
              <w:rPr>
                <w:rFonts w:ascii="Arial" w:eastAsia="Times New Roman" w:hAnsi="Arial" w:cs="Arial"/>
                <w:sz w:val="20"/>
                <w:szCs w:val="20"/>
                <w:lang w:val="en-GB"/>
              </w:rPr>
            </w:pPr>
            <w:r w:rsidRPr="001347F9">
              <w:rPr>
                <w:rFonts w:ascii="Arial" w:eastAsia="Times New Roman" w:hAnsi="Arial" w:cs="Arial"/>
                <w:b/>
                <w:bCs/>
                <w:sz w:val="20"/>
                <w:szCs w:val="20"/>
                <w:lang w:val="en-GB"/>
              </w:rPr>
              <w:t>DOA approval:</w:t>
            </w:r>
            <w:r>
              <w:rPr>
                <w:rFonts w:ascii="Arial" w:eastAsia="Times New Roman" w:hAnsi="Arial" w:cs="Arial"/>
                <w:sz w:val="20"/>
                <w:szCs w:val="20"/>
                <w:lang w:val="en-GB"/>
              </w:rPr>
              <w:t xml:space="preserve"> epay request is not determining the approval correctly in case amount of any e-pay request is changed from very high value (having Y4) approval to low value (not having Y4/Y3/Y2) approvals. </w:t>
            </w:r>
          </w:p>
          <w:p w14:paraId="74B46389" w14:textId="4CF4671E" w:rsidR="00424256" w:rsidRPr="00A44B7A" w:rsidRDefault="00424256" w:rsidP="00340C25">
            <w:pPr>
              <w:pStyle w:val="ListParagraph"/>
              <w:numPr>
                <w:ilvl w:val="0"/>
                <w:numId w:val="15"/>
              </w:numPr>
              <w:rPr>
                <w:rFonts w:ascii="Arial" w:eastAsia="Times New Roman" w:hAnsi="Arial" w:cs="Arial"/>
                <w:strike/>
                <w:sz w:val="20"/>
                <w:szCs w:val="20"/>
                <w:lang w:val="en-GB"/>
              </w:rPr>
            </w:pPr>
            <w:r w:rsidRPr="00D63702">
              <w:rPr>
                <w:rFonts w:ascii="Arial" w:eastAsia="Times New Roman" w:hAnsi="Arial" w:cs="Arial"/>
                <w:b/>
                <w:bCs/>
                <w:sz w:val="20"/>
                <w:szCs w:val="20"/>
                <w:lang w:val="en-GB"/>
              </w:rPr>
              <w:t>Bank details are not updating for one time vendor:</w:t>
            </w:r>
            <w:r w:rsidRPr="00D63702">
              <w:rPr>
                <w:rFonts w:ascii="Arial" w:eastAsia="Times New Roman" w:hAnsi="Arial" w:cs="Arial"/>
                <w:sz w:val="20"/>
                <w:szCs w:val="20"/>
                <w:lang w:val="en-GB"/>
              </w:rPr>
              <w:t xml:space="preserve"> </w:t>
            </w:r>
            <w:r>
              <w:rPr>
                <w:rFonts w:ascii="Arial" w:eastAsia="Times New Roman" w:hAnsi="Arial" w:cs="Arial"/>
                <w:sz w:val="20"/>
                <w:szCs w:val="20"/>
                <w:lang w:val="en-GB"/>
              </w:rPr>
              <w:t xml:space="preserve">When anIBAN number is havingspaces, system is not able to identify correct bank number and bank country. User is advised to update IBAN number without space but cleaning correction in ABAP to remove space from IBAN if any. (example if IBAN detail updated as </w:t>
            </w:r>
            <w:r w:rsidRPr="00761F1E">
              <w:rPr>
                <w:rFonts w:ascii="Arial" w:eastAsia="Times New Roman" w:hAnsi="Arial" w:cs="Arial"/>
                <w:sz w:val="20"/>
                <w:szCs w:val="20"/>
                <w:lang w:val="en-GB"/>
              </w:rPr>
              <w:t>DE41 1007 7777 0095 8595 00</w:t>
            </w:r>
            <w:r>
              <w:rPr>
                <w:rFonts w:ascii="Arial" w:eastAsia="Times New Roman" w:hAnsi="Arial" w:cs="Arial"/>
                <w:sz w:val="20"/>
                <w:szCs w:val="20"/>
                <w:lang w:val="en-GB"/>
              </w:rPr>
              <w:t xml:space="preserve"> then ABAP code should change this IBAN to  </w:t>
            </w:r>
            <w:r w:rsidRPr="00655BE7">
              <w:rPr>
                <w:rFonts w:ascii="Arial" w:eastAsia="Times New Roman" w:hAnsi="Arial" w:cs="Arial"/>
                <w:sz w:val="20"/>
                <w:szCs w:val="20"/>
                <w:lang w:val="en-GB"/>
              </w:rPr>
              <w:t>DE41100777770095859500</w:t>
            </w:r>
            <w:r>
              <w:rPr>
                <w:rFonts w:ascii="Arial" w:eastAsia="Times New Roman" w:hAnsi="Arial" w:cs="Arial"/>
                <w:sz w:val="20"/>
                <w:szCs w:val="20"/>
                <w:lang w:val="en-GB"/>
              </w:rPr>
              <w:t>)</w:t>
            </w:r>
          </w:p>
          <w:p w14:paraId="52549B1B" w14:textId="5724C430" w:rsidR="00424256" w:rsidRDefault="00424256" w:rsidP="00340C25">
            <w:pPr>
              <w:pStyle w:val="ListParagraph"/>
              <w:numPr>
                <w:ilvl w:val="0"/>
                <w:numId w:val="15"/>
              </w:numPr>
              <w:rPr>
                <w:rFonts w:ascii="Arial" w:eastAsia="Times New Roman" w:hAnsi="Arial" w:cs="Arial"/>
                <w:b/>
                <w:bCs/>
                <w:sz w:val="20"/>
                <w:szCs w:val="20"/>
                <w:lang w:val="en-GB"/>
              </w:rPr>
            </w:pPr>
            <w:r w:rsidRPr="00A44B7A">
              <w:rPr>
                <w:rFonts w:ascii="Arial" w:eastAsia="Times New Roman" w:hAnsi="Arial" w:cs="Arial"/>
                <w:b/>
                <w:bCs/>
                <w:sz w:val="20"/>
                <w:szCs w:val="20"/>
                <w:lang w:val="en-GB"/>
              </w:rPr>
              <w:t>De-activate withholding tax for Brazil:</w:t>
            </w:r>
            <w:r>
              <w:rPr>
                <w:rFonts w:ascii="Arial" w:eastAsia="Times New Roman" w:hAnsi="Arial" w:cs="Arial"/>
                <w:b/>
                <w:bCs/>
                <w:sz w:val="20"/>
                <w:szCs w:val="20"/>
                <w:lang w:val="en-GB"/>
              </w:rPr>
              <w:t xml:space="preserve"> </w:t>
            </w:r>
            <w:r>
              <w:rPr>
                <w:rFonts w:ascii="Arial" w:eastAsia="Times New Roman" w:hAnsi="Arial" w:cs="Arial"/>
                <w:sz w:val="20"/>
                <w:szCs w:val="20"/>
                <w:lang w:val="en-GB"/>
              </w:rPr>
              <w:t xml:space="preserve"> Brazil doesn’t need to have withholding tax for e-pay request. So de-activating </w:t>
            </w:r>
            <w:r w:rsidRPr="00DB68D6">
              <w:rPr>
                <w:rFonts w:ascii="Arial" w:eastAsia="Times New Roman" w:hAnsi="Arial" w:cs="Arial"/>
                <w:sz w:val="20"/>
                <w:szCs w:val="20"/>
                <w:lang w:val="en-GB"/>
              </w:rPr>
              <w:t>WTD (Withholding Tax Default Value)</w:t>
            </w:r>
            <w:r>
              <w:rPr>
                <w:rFonts w:ascii="Arial" w:eastAsia="Times New Roman" w:hAnsi="Arial" w:cs="Arial"/>
                <w:sz w:val="20"/>
                <w:szCs w:val="20"/>
                <w:lang w:val="en-GB"/>
              </w:rPr>
              <w:t xml:space="preserve"> for co. code</w:t>
            </w:r>
            <w:r w:rsidRPr="00A44B7A">
              <w:rPr>
                <w:rFonts w:ascii="Arial" w:eastAsia="Times New Roman" w:hAnsi="Arial" w:cs="Arial"/>
                <w:b/>
                <w:bCs/>
                <w:sz w:val="20"/>
                <w:szCs w:val="20"/>
                <w:lang w:val="en-GB"/>
              </w:rPr>
              <w:t xml:space="preserve"> </w:t>
            </w:r>
            <w:r w:rsidRPr="00494513">
              <w:rPr>
                <w:rFonts w:ascii="Arial" w:eastAsia="Times New Roman" w:hAnsi="Arial" w:cs="Arial"/>
                <w:sz w:val="20"/>
                <w:szCs w:val="20"/>
                <w:lang w:val="en-GB"/>
              </w:rPr>
              <w:t>by customizing (but code kept)</w:t>
            </w:r>
          </w:p>
          <w:p w14:paraId="475B75D5" w14:textId="38873A8F" w:rsidR="00424256" w:rsidRPr="00A44B7A" w:rsidRDefault="00424256" w:rsidP="00340C25">
            <w:pPr>
              <w:pStyle w:val="ListParagraph"/>
              <w:numPr>
                <w:ilvl w:val="0"/>
                <w:numId w:val="15"/>
              </w:numPr>
              <w:rPr>
                <w:rFonts w:ascii="Arial" w:eastAsia="Times New Roman" w:hAnsi="Arial" w:cs="Arial"/>
                <w:b/>
                <w:bCs/>
                <w:sz w:val="20"/>
                <w:szCs w:val="20"/>
                <w:lang w:val="en-GB"/>
              </w:rPr>
            </w:pPr>
            <w:r>
              <w:rPr>
                <w:rFonts w:ascii="Arial" w:eastAsia="Times New Roman" w:hAnsi="Arial" w:cs="Arial"/>
                <w:b/>
                <w:bCs/>
                <w:sz w:val="20"/>
                <w:szCs w:val="20"/>
                <w:lang w:val="en-GB"/>
              </w:rPr>
              <w:t>Failsafe for not starting workflow</w:t>
            </w:r>
          </w:p>
          <w:p w14:paraId="631E9F52" w14:textId="451385DE" w:rsidR="00424256" w:rsidRPr="00C545D4" w:rsidRDefault="00424256" w:rsidP="00886401">
            <w:pPr>
              <w:spacing w:before="0"/>
              <w:jc w:val="left"/>
              <w:rPr>
                <w:u w:val="single"/>
                <w:lang w:val="en-GB"/>
              </w:rPr>
            </w:pPr>
          </w:p>
        </w:tc>
        <w:tc>
          <w:tcPr>
            <w:tcW w:w="1559" w:type="dxa"/>
            <w:vMerge w:val="restart"/>
            <w:vAlign w:val="center"/>
          </w:tcPr>
          <w:p w14:paraId="47F8AD77" w14:textId="7EBD5035" w:rsidR="00424256" w:rsidRDefault="00424256" w:rsidP="00886401">
            <w:pPr>
              <w:spacing w:before="0"/>
              <w:jc w:val="left"/>
              <w:rPr>
                <w:rFonts w:cs="Arial"/>
                <w:lang w:val="en-GB"/>
              </w:rPr>
            </w:pPr>
          </w:p>
          <w:p w14:paraId="4C28A575" w14:textId="4E605A29" w:rsidR="00424256" w:rsidRDefault="00424256" w:rsidP="00886401">
            <w:pPr>
              <w:spacing w:before="0"/>
              <w:jc w:val="left"/>
              <w:rPr>
                <w:rFonts w:cs="Arial"/>
                <w:lang w:val="en-GB"/>
              </w:rPr>
            </w:pPr>
          </w:p>
          <w:p w14:paraId="616FBCDF" w14:textId="77777777" w:rsidR="00424256" w:rsidRDefault="00424256" w:rsidP="00886401">
            <w:pPr>
              <w:spacing w:before="0"/>
              <w:jc w:val="left"/>
              <w:rPr>
                <w:rFonts w:cs="Arial"/>
                <w:lang w:val="en-GB"/>
              </w:rPr>
            </w:pPr>
          </w:p>
          <w:p w14:paraId="54EFB7C6" w14:textId="0B6A118E" w:rsidR="00424256" w:rsidRDefault="00424256" w:rsidP="00886401">
            <w:pPr>
              <w:spacing w:before="0"/>
              <w:jc w:val="left"/>
              <w:rPr>
                <w:rFonts w:cs="Arial"/>
                <w:lang w:val="en-GB"/>
              </w:rPr>
            </w:pPr>
          </w:p>
          <w:p w14:paraId="7F303A44" w14:textId="77777777" w:rsidR="00424256" w:rsidRDefault="00424256" w:rsidP="00886401">
            <w:pPr>
              <w:spacing w:before="0"/>
              <w:jc w:val="left"/>
              <w:rPr>
                <w:rFonts w:cs="Arial"/>
                <w:lang w:val="en-GB"/>
              </w:rPr>
            </w:pPr>
          </w:p>
          <w:p w14:paraId="13A41890" w14:textId="7838400E" w:rsidR="00424256" w:rsidRDefault="00424256" w:rsidP="00886401">
            <w:pPr>
              <w:spacing w:before="0"/>
              <w:jc w:val="left"/>
              <w:rPr>
                <w:rFonts w:cs="Arial"/>
                <w:lang w:val="en-GB"/>
              </w:rPr>
            </w:pPr>
            <w:r w:rsidRPr="00A26B7E">
              <w:rPr>
                <w:rFonts w:cs="Arial"/>
                <w:lang w:val="en-GB"/>
              </w:rPr>
              <w:t>DE1K9A0759</w:t>
            </w:r>
          </w:p>
          <w:p w14:paraId="5D1B126A" w14:textId="77777777" w:rsidR="00424256" w:rsidRPr="0011645A" w:rsidRDefault="00424256" w:rsidP="00886401">
            <w:pPr>
              <w:spacing w:before="0"/>
              <w:jc w:val="left"/>
              <w:rPr>
                <w:lang w:val="en-GB"/>
              </w:rPr>
            </w:pPr>
            <w:r w:rsidRPr="00F037EF">
              <w:rPr>
                <w:lang w:val="en-GB"/>
              </w:rPr>
              <w:t>DE1K9A072K</w:t>
            </w:r>
          </w:p>
          <w:p w14:paraId="729E62BE" w14:textId="77777777" w:rsidR="00424256" w:rsidRDefault="00424256" w:rsidP="003731FA">
            <w:pPr>
              <w:spacing w:before="0"/>
              <w:jc w:val="left"/>
              <w:rPr>
                <w:lang w:val="en-GB"/>
              </w:rPr>
            </w:pPr>
            <w:r w:rsidRPr="00F5525B">
              <w:rPr>
                <w:lang w:val="en-GB"/>
              </w:rPr>
              <w:t>DE1K9A05KV</w:t>
            </w:r>
          </w:p>
          <w:p w14:paraId="28D30653" w14:textId="413F04FD" w:rsidR="00424256" w:rsidRPr="0011645A" w:rsidRDefault="00424256" w:rsidP="003731FA">
            <w:pPr>
              <w:spacing w:before="0"/>
              <w:jc w:val="left"/>
              <w:rPr>
                <w:lang w:val="en-GB"/>
              </w:rPr>
            </w:pPr>
            <w:r w:rsidRPr="0068458F">
              <w:rPr>
                <w:lang w:val="en-GB"/>
              </w:rPr>
              <w:t>DE1K9A05RV</w:t>
            </w:r>
          </w:p>
        </w:tc>
      </w:tr>
      <w:tr w:rsidR="00424256" w:rsidRPr="00B02CCC" w14:paraId="7E042798" w14:textId="77777777" w:rsidTr="57F23EA6">
        <w:tc>
          <w:tcPr>
            <w:tcW w:w="1440" w:type="dxa"/>
            <w:vMerge/>
            <w:vAlign w:val="center"/>
          </w:tcPr>
          <w:p w14:paraId="4137315B" w14:textId="77777777" w:rsidR="00424256" w:rsidRDefault="00424256" w:rsidP="00886401">
            <w:pPr>
              <w:spacing w:before="0"/>
              <w:jc w:val="left"/>
              <w:rPr>
                <w:lang w:val="en-GB"/>
              </w:rPr>
            </w:pPr>
          </w:p>
        </w:tc>
        <w:tc>
          <w:tcPr>
            <w:tcW w:w="1620" w:type="dxa"/>
            <w:vAlign w:val="center"/>
          </w:tcPr>
          <w:p w14:paraId="7D6D41F4" w14:textId="3709B378" w:rsidR="00424256" w:rsidRDefault="00424256" w:rsidP="00886401">
            <w:pPr>
              <w:spacing w:before="0"/>
              <w:jc w:val="left"/>
              <w:rPr>
                <w:lang w:val="en-GB"/>
              </w:rPr>
            </w:pPr>
            <w:r>
              <w:rPr>
                <w:lang w:val="en-GB"/>
              </w:rPr>
              <w:t>16-Apr-2022</w:t>
            </w:r>
          </w:p>
        </w:tc>
        <w:tc>
          <w:tcPr>
            <w:tcW w:w="4453" w:type="dxa"/>
            <w:vAlign w:val="center"/>
          </w:tcPr>
          <w:p w14:paraId="63881BEF" w14:textId="16ABE542" w:rsidR="00424256" w:rsidRPr="00124405" w:rsidRDefault="00424256" w:rsidP="00886401">
            <w:pPr>
              <w:spacing w:before="0"/>
              <w:jc w:val="left"/>
              <w:rPr>
                <w:b/>
                <w:bCs/>
                <w:lang w:val="en-GB"/>
              </w:rPr>
            </w:pPr>
            <w:r>
              <w:rPr>
                <w:b/>
                <w:bCs/>
                <w:lang w:val="en-GB"/>
              </w:rPr>
              <w:t>FS updated by Manish (E631097)</w:t>
            </w:r>
          </w:p>
        </w:tc>
        <w:tc>
          <w:tcPr>
            <w:tcW w:w="1559" w:type="dxa"/>
            <w:vMerge/>
            <w:vAlign w:val="center"/>
          </w:tcPr>
          <w:p w14:paraId="77A4880C" w14:textId="6899533C" w:rsidR="00424256" w:rsidRPr="00F5525B" w:rsidRDefault="00424256" w:rsidP="003731FA">
            <w:pPr>
              <w:spacing w:before="0"/>
              <w:jc w:val="left"/>
              <w:rPr>
                <w:lang w:val="en-GB"/>
              </w:rPr>
            </w:pPr>
          </w:p>
        </w:tc>
      </w:tr>
      <w:tr w:rsidR="00424256" w:rsidRPr="00B02CCC" w14:paraId="3BB9CB8A" w14:textId="77777777" w:rsidTr="57F23EA6">
        <w:tc>
          <w:tcPr>
            <w:tcW w:w="1440" w:type="dxa"/>
            <w:vMerge/>
            <w:vAlign w:val="center"/>
          </w:tcPr>
          <w:p w14:paraId="5214C3C2" w14:textId="77777777" w:rsidR="00424256" w:rsidRDefault="00424256" w:rsidP="00886401">
            <w:pPr>
              <w:spacing w:before="0"/>
              <w:jc w:val="left"/>
              <w:rPr>
                <w:lang w:val="en-GB"/>
              </w:rPr>
            </w:pPr>
          </w:p>
        </w:tc>
        <w:tc>
          <w:tcPr>
            <w:tcW w:w="1620" w:type="dxa"/>
            <w:vAlign w:val="center"/>
          </w:tcPr>
          <w:p w14:paraId="01A6D96C" w14:textId="0E13B89F" w:rsidR="00424256" w:rsidRDefault="00424256" w:rsidP="00886401">
            <w:pPr>
              <w:spacing w:before="0"/>
              <w:jc w:val="left"/>
              <w:rPr>
                <w:lang w:val="en-GB"/>
              </w:rPr>
            </w:pPr>
            <w:r>
              <w:rPr>
                <w:lang w:val="en-GB"/>
              </w:rPr>
              <w:t>28-Apr-2022</w:t>
            </w:r>
          </w:p>
        </w:tc>
        <w:tc>
          <w:tcPr>
            <w:tcW w:w="4453" w:type="dxa"/>
            <w:vAlign w:val="center"/>
          </w:tcPr>
          <w:p w14:paraId="78EFC5F1" w14:textId="7C605EEB" w:rsidR="00424256" w:rsidRPr="0000271D" w:rsidRDefault="00424256" w:rsidP="00886401">
            <w:pPr>
              <w:spacing w:before="0"/>
              <w:jc w:val="left"/>
              <w:rPr>
                <w:u w:val="single"/>
                <w:lang w:val="en-GB"/>
              </w:rPr>
            </w:pPr>
            <w:r>
              <w:rPr>
                <w:u w:val="single"/>
                <w:lang w:val="en-GB"/>
              </w:rPr>
              <w:t>TS Updated by Hardik (E633073)</w:t>
            </w:r>
          </w:p>
        </w:tc>
        <w:tc>
          <w:tcPr>
            <w:tcW w:w="1559" w:type="dxa"/>
            <w:vMerge/>
            <w:vAlign w:val="center"/>
          </w:tcPr>
          <w:p w14:paraId="2189BA38" w14:textId="227B8D4E" w:rsidR="00424256" w:rsidRPr="00F5525B" w:rsidRDefault="00424256" w:rsidP="003731FA">
            <w:pPr>
              <w:spacing w:before="0"/>
              <w:jc w:val="left"/>
              <w:rPr>
                <w:lang w:val="en-GB"/>
              </w:rPr>
            </w:pPr>
          </w:p>
        </w:tc>
      </w:tr>
      <w:tr w:rsidR="00424256" w:rsidRPr="00B02CCC" w14:paraId="194AE3F7" w14:textId="77777777" w:rsidTr="57F23EA6">
        <w:tc>
          <w:tcPr>
            <w:tcW w:w="1440" w:type="dxa"/>
            <w:vMerge/>
            <w:vAlign w:val="center"/>
          </w:tcPr>
          <w:p w14:paraId="0377C010" w14:textId="77777777" w:rsidR="00424256" w:rsidRDefault="00424256" w:rsidP="00886401">
            <w:pPr>
              <w:spacing w:before="0"/>
              <w:jc w:val="left"/>
              <w:rPr>
                <w:lang w:val="en-GB"/>
              </w:rPr>
            </w:pPr>
          </w:p>
        </w:tc>
        <w:tc>
          <w:tcPr>
            <w:tcW w:w="1620" w:type="dxa"/>
            <w:vAlign w:val="center"/>
          </w:tcPr>
          <w:p w14:paraId="240FD70B" w14:textId="77777777" w:rsidR="00424256" w:rsidRDefault="00424256" w:rsidP="00886401">
            <w:pPr>
              <w:spacing w:before="0"/>
              <w:jc w:val="left"/>
              <w:rPr>
                <w:lang w:val="en-GB"/>
              </w:rPr>
            </w:pPr>
          </w:p>
        </w:tc>
        <w:tc>
          <w:tcPr>
            <w:tcW w:w="4453" w:type="dxa"/>
            <w:vAlign w:val="center"/>
          </w:tcPr>
          <w:p w14:paraId="0EB98170" w14:textId="77777777" w:rsidR="00424256" w:rsidRPr="0000271D" w:rsidRDefault="00424256" w:rsidP="00886401">
            <w:pPr>
              <w:spacing w:before="0"/>
              <w:jc w:val="left"/>
              <w:rPr>
                <w:u w:val="single"/>
                <w:lang w:val="en-GB"/>
              </w:rPr>
            </w:pPr>
          </w:p>
        </w:tc>
        <w:tc>
          <w:tcPr>
            <w:tcW w:w="1559" w:type="dxa"/>
            <w:vMerge/>
            <w:vAlign w:val="center"/>
          </w:tcPr>
          <w:p w14:paraId="7DA76141" w14:textId="29567177" w:rsidR="00424256" w:rsidRPr="00F5525B" w:rsidRDefault="00424256" w:rsidP="003731FA">
            <w:pPr>
              <w:spacing w:before="0"/>
              <w:jc w:val="left"/>
              <w:rPr>
                <w:lang w:val="en-GB"/>
              </w:rPr>
            </w:pPr>
          </w:p>
        </w:tc>
      </w:tr>
      <w:tr w:rsidR="00424256" w:rsidRPr="007C77B1" w14:paraId="703630DA" w14:textId="77777777" w:rsidTr="57F23EA6">
        <w:tc>
          <w:tcPr>
            <w:tcW w:w="1440" w:type="dxa"/>
            <w:vMerge w:val="restart"/>
            <w:vAlign w:val="center"/>
          </w:tcPr>
          <w:p w14:paraId="39829CF3" w14:textId="17254B3D" w:rsidR="00424256" w:rsidRDefault="00424256" w:rsidP="003731FA">
            <w:pPr>
              <w:spacing w:before="0"/>
              <w:jc w:val="left"/>
              <w:rPr>
                <w:lang w:val="en-GB"/>
              </w:rPr>
            </w:pPr>
            <w:r>
              <w:rPr>
                <w:lang w:val="en-GB"/>
              </w:rPr>
              <w:t>28</w:t>
            </w:r>
          </w:p>
        </w:tc>
        <w:tc>
          <w:tcPr>
            <w:tcW w:w="1620" w:type="dxa"/>
            <w:tcBorders>
              <w:top w:val="single" w:sz="4" w:space="0" w:color="auto"/>
              <w:left w:val="single" w:sz="4" w:space="0" w:color="auto"/>
              <w:bottom w:val="single" w:sz="4" w:space="0" w:color="auto"/>
              <w:right w:val="single" w:sz="4" w:space="0" w:color="auto"/>
            </w:tcBorders>
            <w:vAlign w:val="center"/>
          </w:tcPr>
          <w:p w14:paraId="62CBDB96" w14:textId="1FE2B994" w:rsidR="00424256" w:rsidRDefault="00424256" w:rsidP="003731FA">
            <w:pPr>
              <w:spacing w:before="0"/>
              <w:jc w:val="left"/>
              <w:rPr>
                <w:lang w:val="en-GB"/>
              </w:rPr>
            </w:pPr>
            <w:r>
              <w:rPr>
                <w:lang w:val="en-GB"/>
              </w:rPr>
              <w:t>04-MAY-2022</w:t>
            </w:r>
          </w:p>
        </w:tc>
        <w:tc>
          <w:tcPr>
            <w:tcW w:w="4453" w:type="dxa"/>
            <w:tcBorders>
              <w:top w:val="single" w:sz="4" w:space="0" w:color="auto"/>
              <w:left w:val="single" w:sz="4" w:space="0" w:color="auto"/>
              <w:bottom w:val="single" w:sz="4" w:space="0" w:color="auto"/>
              <w:right w:val="single" w:sz="4" w:space="0" w:color="auto"/>
            </w:tcBorders>
            <w:vAlign w:val="center"/>
          </w:tcPr>
          <w:p w14:paraId="407B1DE7" w14:textId="31792501" w:rsidR="00424256" w:rsidRPr="00424256" w:rsidRDefault="00424256" w:rsidP="00424256">
            <w:pPr>
              <w:spacing w:before="0"/>
              <w:rPr>
                <w:rFonts w:cs="Arial"/>
                <w:b/>
                <w:bCs/>
                <w:color w:val="000000" w:themeColor="text1"/>
                <w:u w:val="single"/>
              </w:rPr>
            </w:pPr>
            <w:r w:rsidRPr="00424256">
              <w:rPr>
                <w:rFonts w:cs="Arial"/>
                <w:b/>
                <w:bCs/>
                <w:color w:val="000000" w:themeColor="text1"/>
                <w:u w:val="single"/>
              </w:rPr>
              <w:t>UCB_RUN</w:t>
            </w:r>
            <w:r w:rsidR="002A1A34">
              <w:rPr>
                <w:rFonts w:cs="Arial"/>
                <w:b/>
                <w:bCs/>
                <w:color w:val="000000" w:themeColor="text1"/>
                <w:u w:val="single"/>
              </w:rPr>
              <w:t xml:space="preserve"> </w:t>
            </w:r>
            <w:r w:rsidRPr="00424256">
              <w:rPr>
                <w:rFonts w:cs="Arial"/>
                <w:b/>
                <w:bCs/>
                <w:color w:val="000000" w:themeColor="text1"/>
                <w:u w:val="single"/>
              </w:rPr>
              <w:t>: UCB_RUN: All RUN developments and customizing activities ( DE1_P00099 )</w:t>
            </w:r>
          </w:p>
          <w:p w14:paraId="0043AE3C" w14:textId="3E6199B1" w:rsidR="00424256" w:rsidRPr="00424256" w:rsidRDefault="00F61ED9" w:rsidP="00424256">
            <w:pPr>
              <w:spacing w:before="0"/>
              <w:rPr>
                <w:rFonts w:cs="Arial"/>
                <w:b/>
                <w:bCs/>
                <w:color w:val="000000" w:themeColor="text1"/>
                <w:u w:val="single"/>
              </w:rPr>
            </w:pPr>
            <w:r w:rsidRPr="00F61ED9">
              <w:rPr>
                <w:rFonts w:cs="Arial"/>
                <w:b/>
                <w:bCs/>
                <w:color w:val="000000" w:themeColor="text1"/>
                <w:u w:val="single"/>
              </w:rPr>
              <w:t>CRQ000010002925</w:t>
            </w:r>
          </w:p>
          <w:p w14:paraId="5B8EF40B" w14:textId="5D116B06" w:rsidR="00424256" w:rsidRPr="00424256" w:rsidRDefault="00424256" w:rsidP="00424256">
            <w:pPr>
              <w:spacing w:before="0"/>
              <w:rPr>
                <w:rFonts w:cs="Arial"/>
                <w:color w:val="000000" w:themeColor="text1"/>
              </w:rPr>
            </w:pPr>
            <w:r w:rsidRPr="00424256">
              <w:rPr>
                <w:rFonts w:cs="Arial"/>
                <w:color w:val="000000" w:themeColor="text1"/>
              </w:rPr>
              <w:t>SAP PE1 FIORI Bugs in E-payment Request Delegation Not Working</w:t>
            </w:r>
          </w:p>
          <w:p w14:paraId="6E981638" w14:textId="77777777" w:rsidR="002A033F" w:rsidRDefault="002A033F" w:rsidP="002A033F">
            <w:pPr>
              <w:rPr>
                <w:color w:val="000000" w:themeColor="text1"/>
                <w:lang w:val="en-GB"/>
              </w:rPr>
            </w:pPr>
          </w:p>
          <w:p w14:paraId="3E83E9FC" w14:textId="0C311185" w:rsidR="002A033F" w:rsidRPr="002A033F" w:rsidRDefault="00143D06" w:rsidP="00340C25">
            <w:pPr>
              <w:pStyle w:val="ListParagraph"/>
              <w:numPr>
                <w:ilvl w:val="0"/>
                <w:numId w:val="16"/>
              </w:numPr>
              <w:rPr>
                <w:rFonts w:cs="Calibri"/>
                <w:color w:val="000000" w:themeColor="text1"/>
                <w:lang w:val="en-GB"/>
              </w:rPr>
            </w:pPr>
            <w:r w:rsidRPr="00143D06">
              <w:rPr>
                <w:color w:val="000000" w:themeColor="text1"/>
                <w:lang w:val="en-GB"/>
              </w:rPr>
              <w:t>ZFI_EPAY_COCKPIT</w:t>
            </w:r>
            <w:r>
              <w:rPr>
                <w:color w:val="000000" w:themeColor="text1"/>
                <w:lang w:val="en-GB"/>
              </w:rPr>
              <w:t xml:space="preserve"> is not getting updated with e-pay document where “block status is required”. It’s a bug </w:t>
            </w:r>
            <w:r w:rsidR="0059665E">
              <w:rPr>
                <w:color w:val="000000" w:themeColor="text1"/>
                <w:lang w:val="en-GB"/>
              </w:rPr>
              <w:t xml:space="preserve">which required code change in </w:t>
            </w:r>
            <w:r w:rsidR="002A033F">
              <w:rPr>
                <w:color w:val="000000" w:themeColor="text1"/>
                <w:lang w:val="en-GB"/>
              </w:rPr>
              <w:t xml:space="preserve">class </w:t>
            </w:r>
            <w:r w:rsidR="002A033F" w:rsidRPr="002A033F">
              <w:rPr>
                <w:color w:val="000000" w:themeColor="text1"/>
                <w:lang w:val="en-GB"/>
              </w:rPr>
              <w:t>ZCL_FI_EPAYMENT_REQUEST</w:t>
            </w:r>
            <w:r w:rsidR="002A1A34">
              <w:rPr>
                <w:color w:val="000000" w:themeColor="text1"/>
                <w:lang w:val="en-GB"/>
              </w:rPr>
              <w:t xml:space="preserve">. </w:t>
            </w:r>
            <w:r w:rsidR="00BF1C5F">
              <w:rPr>
                <w:color w:val="000000" w:themeColor="text1"/>
                <w:lang w:val="en-GB"/>
              </w:rPr>
              <w:t xml:space="preserve">Additional </w:t>
            </w:r>
            <w:r w:rsidR="00F307F7">
              <w:rPr>
                <w:color w:val="000000" w:themeColor="text1"/>
                <w:lang w:val="en-GB"/>
              </w:rPr>
              <w:t>parameter as “</w:t>
            </w:r>
            <w:r w:rsidR="00F307F7" w:rsidRPr="00F307F7">
              <w:rPr>
                <w:color w:val="000000" w:themeColor="text1"/>
                <w:lang w:val="en-GB"/>
              </w:rPr>
              <w:t>EP</w:t>
            </w:r>
            <w:r w:rsidR="00F307F7">
              <w:rPr>
                <w:color w:val="000000" w:themeColor="text1"/>
                <w:lang w:val="en-GB"/>
              </w:rPr>
              <w:t>”</w:t>
            </w:r>
            <w:r w:rsidR="00484150">
              <w:rPr>
                <w:color w:val="000000" w:themeColor="text1"/>
                <w:lang w:val="en-GB"/>
              </w:rPr>
              <w:t xml:space="preserve"> maintain in </w:t>
            </w:r>
            <w:r w:rsidR="00484150" w:rsidRPr="00484150">
              <w:rPr>
                <w:color w:val="000000" w:themeColor="text1"/>
                <w:lang w:val="en-GB"/>
              </w:rPr>
              <w:t>ZFI_DEVELOPMENTS</w:t>
            </w:r>
            <w:r w:rsidR="00484150">
              <w:rPr>
                <w:color w:val="000000" w:themeColor="text1"/>
                <w:lang w:val="en-GB"/>
              </w:rPr>
              <w:t xml:space="preserve"> </w:t>
            </w:r>
            <w:r w:rsidR="00F307F7">
              <w:rPr>
                <w:color w:val="000000" w:themeColor="text1"/>
                <w:lang w:val="en-GB"/>
              </w:rPr>
              <w:t xml:space="preserve">table for E-pay request. </w:t>
            </w:r>
            <w:r w:rsidR="00546239">
              <w:rPr>
                <w:color w:val="000000" w:themeColor="text1"/>
                <w:lang w:val="en-GB"/>
              </w:rPr>
              <w:t xml:space="preserve">Two parameters </w:t>
            </w:r>
            <w:r w:rsidR="00546239" w:rsidRPr="00546239">
              <w:rPr>
                <w:color w:val="000000" w:themeColor="text1"/>
                <w:lang w:val="en-GB"/>
              </w:rPr>
              <w:t>NR</w:t>
            </w:r>
            <w:r w:rsidR="00546239">
              <w:rPr>
                <w:color w:val="000000" w:themeColor="text1"/>
                <w:lang w:val="en-GB"/>
              </w:rPr>
              <w:t xml:space="preserve"> &amp; EP are required for updating ZFI_EPAY_COCKPIT table.</w:t>
            </w:r>
          </w:p>
          <w:p w14:paraId="60CC84A0" w14:textId="5FA87288" w:rsidR="00084B1C" w:rsidRPr="00424256" w:rsidRDefault="00404F30" w:rsidP="00340C25">
            <w:pPr>
              <w:pStyle w:val="ListParagraph"/>
              <w:numPr>
                <w:ilvl w:val="0"/>
                <w:numId w:val="16"/>
              </w:numPr>
              <w:rPr>
                <w:rFonts w:cs="Calibri"/>
                <w:lang w:val="en-GB"/>
              </w:rPr>
            </w:pPr>
            <w:r w:rsidRPr="75E296B2">
              <w:rPr>
                <w:color w:val="000000" w:themeColor="text1"/>
                <w:lang w:val="en-GB"/>
              </w:rPr>
              <w:t>Activate default WHtax for co. code 3410</w:t>
            </w:r>
            <w:r w:rsidR="005734C1">
              <w:t xml:space="preserve"> </w:t>
            </w:r>
          </w:p>
        </w:tc>
        <w:tc>
          <w:tcPr>
            <w:tcW w:w="1559" w:type="dxa"/>
            <w:vMerge w:val="restart"/>
            <w:vAlign w:val="center"/>
          </w:tcPr>
          <w:p w14:paraId="1E6D7F28" w14:textId="77777777" w:rsidR="00424256" w:rsidRDefault="4EE3B18C" w:rsidP="003731FA">
            <w:pPr>
              <w:spacing w:before="0"/>
              <w:jc w:val="left"/>
              <w:rPr>
                <w:lang w:val="en-GB"/>
              </w:rPr>
            </w:pPr>
            <w:r w:rsidRPr="4EE3B18C">
              <w:rPr>
                <w:lang w:val="en-GB"/>
              </w:rPr>
              <w:t>DE1K9A07BP</w:t>
            </w:r>
          </w:p>
          <w:p w14:paraId="6D6FAC69" w14:textId="0630AB01" w:rsidR="00AF29D6" w:rsidRPr="007C77B1" w:rsidRDefault="00AF29D6" w:rsidP="003731FA">
            <w:pPr>
              <w:spacing w:before="0"/>
              <w:jc w:val="left"/>
              <w:rPr>
                <w:lang w:val="en-GB"/>
              </w:rPr>
            </w:pPr>
            <w:r w:rsidRPr="00AF29D6">
              <w:rPr>
                <w:lang w:val="en-GB"/>
              </w:rPr>
              <w:t>DE1K9A07PX</w:t>
            </w:r>
          </w:p>
        </w:tc>
      </w:tr>
      <w:tr w:rsidR="00424256" w:rsidRPr="0011645A" w14:paraId="38688054" w14:textId="77777777" w:rsidTr="57F23EA6">
        <w:tc>
          <w:tcPr>
            <w:tcW w:w="1440" w:type="dxa"/>
            <w:vMerge/>
            <w:vAlign w:val="center"/>
          </w:tcPr>
          <w:p w14:paraId="69FD0D02" w14:textId="77777777" w:rsidR="00424256" w:rsidRDefault="00424256" w:rsidP="003731FA">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2BE902A2" w14:textId="1AEBCD6B" w:rsidR="00424256" w:rsidRDefault="009B1626" w:rsidP="003731FA">
            <w:pPr>
              <w:spacing w:before="0"/>
              <w:jc w:val="left"/>
              <w:rPr>
                <w:lang w:val="en-GB"/>
              </w:rPr>
            </w:pPr>
            <w:r>
              <w:rPr>
                <w:lang w:val="en-GB"/>
              </w:rPr>
              <w:t>05-MAY-2022</w:t>
            </w:r>
          </w:p>
        </w:tc>
        <w:tc>
          <w:tcPr>
            <w:tcW w:w="4453" w:type="dxa"/>
            <w:tcBorders>
              <w:top w:val="single" w:sz="4" w:space="0" w:color="auto"/>
              <w:left w:val="single" w:sz="4" w:space="0" w:color="auto"/>
              <w:bottom w:val="single" w:sz="4" w:space="0" w:color="auto"/>
              <w:right w:val="single" w:sz="4" w:space="0" w:color="auto"/>
            </w:tcBorders>
            <w:vAlign w:val="center"/>
          </w:tcPr>
          <w:p w14:paraId="45840FCF" w14:textId="77777777" w:rsidR="00424256" w:rsidRDefault="009B1626" w:rsidP="003731FA">
            <w:pPr>
              <w:spacing w:before="0"/>
              <w:jc w:val="left"/>
              <w:rPr>
                <w:lang w:val="en-GB"/>
              </w:rPr>
            </w:pPr>
            <w:r>
              <w:rPr>
                <w:lang w:val="en-GB"/>
              </w:rPr>
              <w:t>FS updated by Manish Sharma (E631097)</w:t>
            </w:r>
          </w:p>
          <w:p w14:paraId="2516D2D3" w14:textId="5C550A96" w:rsidR="00084B1C" w:rsidRPr="00424256" w:rsidRDefault="00084B1C" w:rsidP="003731FA">
            <w:pPr>
              <w:spacing w:before="0"/>
              <w:jc w:val="left"/>
              <w:rPr>
                <w:lang w:val="en-GB"/>
              </w:rPr>
            </w:pPr>
          </w:p>
        </w:tc>
        <w:tc>
          <w:tcPr>
            <w:tcW w:w="1559" w:type="dxa"/>
            <w:vMerge/>
            <w:vAlign w:val="center"/>
          </w:tcPr>
          <w:p w14:paraId="77A2B78C" w14:textId="77777777" w:rsidR="00424256" w:rsidRPr="0011645A" w:rsidRDefault="00424256" w:rsidP="003731FA">
            <w:pPr>
              <w:spacing w:before="0"/>
              <w:jc w:val="left"/>
              <w:rPr>
                <w:lang w:val="en-GB"/>
              </w:rPr>
            </w:pPr>
          </w:p>
        </w:tc>
      </w:tr>
      <w:tr w:rsidR="00424256" w:rsidRPr="0011645A" w14:paraId="5A5ED000" w14:textId="77777777" w:rsidTr="57F23EA6">
        <w:tc>
          <w:tcPr>
            <w:tcW w:w="1440" w:type="dxa"/>
            <w:vMerge/>
            <w:vAlign w:val="center"/>
          </w:tcPr>
          <w:p w14:paraId="1C0FE3C5" w14:textId="77777777" w:rsidR="00424256" w:rsidRDefault="00424256" w:rsidP="003731FA">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28A1BA75" w14:textId="57043BBB" w:rsidR="00424256" w:rsidRDefault="4EE3B18C" w:rsidP="003731FA">
            <w:pPr>
              <w:spacing w:before="0"/>
              <w:jc w:val="left"/>
              <w:rPr>
                <w:lang w:val="en-GB"/>
              </w:rPr>
            </w:pPr>
            <w:r w:rsidRPr="4EE3B18C">
              <w:rPr>
                <w:lang w:val="en-GB"/>
              </w:rPr>
              <w:t>18-May-2022</w:t>
            </w:r>
          </w:p>
        </w:tc>
        <w:tc>
          <w:tcPr>
            <w:tcW w:w="4453" w:type="dxa"/>
            <w:tcBorders>
              <w:top w:val="single" w:sz="4" w:space="0" w:color="auto"/>
              <w:left w:val="single" w:sz="4" w:space="0" w:color="auto"/>
              <w:bottom w:val="single" w:sz="4" w:space="0" w:color="auto"/>
              <w:right w:val="single" w:sz="4" w:space="0" w:color="auto"/>
            </w:tcBorders>
            <w:vAlign w:val="center"/>
          </w:tcPr>
          <w:p w14:paraId="5F7AF5B1" w14:textId="141516AA" w:rsidR="00424256" w:rsidRPr="00424256" w:rsidRDefault="4EE3B18C" w:rsidP="003731FA">
            <w:pPr>
              <w:spacing w:before="0"/>
              <w:jc w:val="left"/>
              <w:rPr>
                <w:lang w:val="en-GB"/>
              </w:rPr>
            </w:pPr>
            <w:r w:rsidRPr="4EE3B18C">
              <w:rPr>
                <w:lang w:val="en-GB"/>
              </w:rPr>
              <w:t>TS Updated by Shamik Das(E633074)</w:t>
            </w:r>
          </w:p>
        </w:tc>
        <w:tc>
          <w:tcPr>
            <w:tcW w:w="1559" w:type="dxa"/>
            <w:vMerge/>
            <w:vAlign w:val="center"/>
          </w:tcPr>
          <w:p w14:paraId="0B306351" w14:textId="77777777" w:rsidR="00424256" w:rsidRPr="0011645A" w:rsidRDefault="00424256" w:rsidP="003731FA">
            <w:pPr>
              <w:spacing w:before="0"/>
              <w:jc w:val="left"/>
              <w:rPr>
                <w:lang w:val="en-GB"/>
              </w:rPr>
            </w:pPr>
          </w:p>
        </w:tc>
      </w:tr>
      <w:tr w:rsidR="00424256" w:rsidRPr="0011645A" w14:paraId="2EFCE169" w14:textId="77777777" w:rsidTr="57F23EA6">
        <w:tc>
          <w:tcPr>
            <w:tcW w:w="1440" w:type="dxa"/>
            <w:vMerge/>
            <w:vAlign w:val="center"/>
          </w:tcPr>
          <w:p w14:paraId="025E64F9" w14:textId="77777777" w:rsidR="00424256" w:rsidRDefault="00424256" w:rsidP="003731FA">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7A54572E" w14:textId="77777777" w:rsidR="00424256" w:rsidRDefault="00424256" w:rsidP="003731FA">
            <w:pPr>
              <w:spacing w:before="0"/>
              <w:jc w:val="left"/>
              <w:rPr>
                <w:lang w:val="en-GB"/>
              </w:rPr>
            </w:pPr>
          </w:p>
        </w:tc>
        <w:tc>
          <w:tcPr>
            <w:tcW w:w="4453" w:type="dxa"/>
            <w:tcBorders>
              <w:top w:val="single" w:sz="4" w:space="0" w:color="auto"/>
              <w:left w:val="single" w:sz="4" w:space="0" w:color="auto"/>
              <w:bottom w:val="double" w:sz="4" w:space="0" w:color="auto"/>
              <w:right w:val="single" w:sz="4" w:space="0" w:color="auto"/>
            </w:tcBorders>
            <w:vAlign w:val="center"/>
          </w:tcPr>
          <w:p w14:paraId="10A17ECB" w14:textId="77777777" w:rsidR="00424256" w:rsidRPr="00424256" w:rsidRDefault="00424256" w:rsidP="003731FA">
            <w:pPr>
              <w:spacing w:before="0"/>
              <w:jc w:val="left"/>
              <w:rPr>
                <w:lang w:val="en-GB"/>
              </w:rPr>
            </w:pPr>
          </w:p>
        </w:tc>
        <w:tc>
          <w:tcPr>
            <w:tcW w:w="1559" w:type="dxa"/>
            <w:vMerge/>
            <w:vAlign w:val="center"/>
          </w:tcPr>
          <w:p w14:paraId="1E89FEB3" w14:textId="77777777" w:rsidR="00424256" w:rsidRPr="0011645A" w:rsidRDefault="00424256" w:rsidP="003731FA">
            <w:pPr>
              <w:spacing w:before="0"/>
              <w:jc w:val="left"/>
              <w:rPr>
                <w:lang w:val="en-GB"/>
              </w:rPr>
            </w:pPr>
          </w:p>
        </w:tc>
      </w:tr>
      <w:tr w:rsidR="00AE6299" w:rsidRPr="007C77B1" w14:paraId="2745827D" w14:textId="77777777" w:rsidTr="57F23EA6">
        <w:tc>
          <w:tcPr>
            <w:tcW w:w="1440" w:type="dxa"/>
            <w:vMerge w:val="restart"/>
            <w:vAlign w:val="center"/>
          </w:tcPr>
          <w:p w14:paraId="097DC25F" w14:textId="226015AB" w:rsidR="00AE6299" w:rsidRDefault="00AE6299" w:rsidP="003731FA">
            <w:pPr>
              <w:spacing w:before="0"/>
              <w:jc w:val="left"/>
              <w:rPr>
                <w:lang w:val="en-GB"/>
              </w:rPr>
            </w:pPr>
            <w:r>
              <w:rPr>
                <w:lang w:val="en-GB"/>
              </w:rPr>
              <w:t>29</w:t>
            </w:r>
          </w:p>
        </w:tc>
        <w:tc>
          <w:tcPr>
            <w:tcW w:w="1620" w:type="dxa"/>
            <w:tcBorders>
              <w:top w:val="single" w:sz="4" w:space="0" w:color="auto"/>
              <w:left w:val="single" w:sz="4" w:space="0" w:color="auto"/>
              <w:bottom w:val="double" w:sz="4" w:space="0" w:color="auto"/>
              <w:right w:val="single" w:sz="4" w:space="0" w:color="auto"/>
            </w:tcBorders>
            <w:vAlign w:val="center"/>
          </w:tcPr>
          <w:p w14:paraId="38966D49" w14:textId="5F5D915E" w:rsidR="00AE6299" w:rsidRDefault="00AE6299" w:rsidP="003731FA">
            <w:pPr>
              <w:spacing w:before="0"/>
              <w:jc w:val="left"/>
              <w:rPr>
                <w:lang w:val="en-GB"/>
              </w:rPr>
            </w:pPr>
            <w:r>
              <w:rPr>
                <w:lang w:val="en-GB"/>
              </w:rPr>
              <w:t>28-JULY-2022</w:t>
            </w:r>
          </w:p>
        </w:tc>
        <w:tc>
          <w:tcPr>
            <w:tcW w:w="4453" w:type="dxa"/>
            <w:tcBorders>
              <w:top w:val="single" w:sz="4" w:space="0" w:color="auto"/>
              <w:left w:val="single" w:sz="4" w:space="0" w:color="auto"/>
              <w:bottom w:val="double" w:sz="4" w:space="0" w:color="auto"/>
              <w:right w:val="single" w:sz="4" w:space="0" w:color="auto"/>
            </w:tcBorders>
            <w:vAlign w:val="center"/>
          </w:tcPr>
          <w:p w14:paraId="1FA9D574" w14:textId="77777777" w:rsidR="00AE6299" w:rsidRPr="00EB1A9A" w:rsidRDefault="00AE6299" w:rsidP="00AE6299">
            <w:pPr>
              <w:spacing w:before="0"/>
              <w:jc w:val="left"/>
              <w:rPr>
                <w:rFonts w:ascii="Calibri" w:eastAsia="Calibri" w:hAnsi="Calibri"/>
                <w:color w:val="000000" w:themeColor="text1"/>
                <w:sz w:val="22"/>
                <w:szCs w:val="22"/>
                <w:lang w:val="en-GB"/>
              </w:rPr>
            </w:pPr>
            <w:r w:rsidRPr="00EB1A9A">
              <w:rPr>
                <w:rFonts w:ascii="Calibri" w:eastAsia="Calibri" w:hAnsi="Calibri"/>
                <w:color w:val="000000" w:themeColor="text1"/>
                <w:sz w:val="22"/>
                <w:szCs w:val="22"/>
                <w:lang w:val="en-GB"/>
              </w:rPr>
              <w:t>UCB_RUN: All RUN developments and customizing activities ( DE1_P00099 )</w:t>
            </w:r>
          </w:p>
          <w:p w14:paraId="516E7D6F" w14:textId="77777777" w:rsidR="00AE6299" w:rsidRPr="00EB1A9A" w:rsidRDefault="00AE6299" w:rsidP="00AE6299">
            <w:pPr>
              <w:spacing w:before="0"/>
              <w:jc w:val="left"/>
              <w:rPr>
                <w:rFonts w:ascii="Calibri" w:eastAsia="Calibri" w:hAnsi="Calibri"/>
                <w:color w:val="000000" w:themeColor="text1"/>
                <w:sz w:val="22"/>
                <w:szCs w:val="22"/>
                <w:lang w:val="en-GB"/>
              </w:rPr>
            </w:pPr>
            <w:r w:rsidRPr="00EB1A9A">
              <w:rPr>
                <w:rFonts w:ascii="Calibri" w:eastAsia="Calibri" w:hAnsi="Calibri"/>
                <w:color w:val="000000" w:themeColor="text1"/>
                <w:sz w:val="22"/>
                <w:szCs w:val="22"/>
                <w:lang w:val="en-GB"/>
              </w:rPr>
              <w:t>CRQ000010003944</w:t>
            </w:r>
          </w:p>
          <w:p w14:paraId="67D7B76F" w14:textId="77777777" w:rsidR="00AE6299" w:rsidRPr="00EB1A9A" w:rsidRDefault="00AE6299" w:rsidP="00AE6299">
            <w:pPr>
              <w:ind w:left="360"/>
              <w:rPr>
                <w:rFonts w:ascii="Calibri" w:eastAsia="Calibri" w:hAnsi="Calibri"/>
                <w:color w:val="000000" w:themeColor="text1"/>
                <w:sz w:val="22"/>
                <w:szCs w:val="22"/>
                <w:lang w:val="en-GB"/>
              </w:rPr>
            </w:pPr>
            <w:r w:rsidRPr="00EB1A9A">
              <w:rPr>
                <w:rFonts w:ascii="Calibri" w:eastAsia="Calibri" w:hAnsi="Calibri"/>
                <w:color w:val="000000" w:themeColor="text1"/>
                <w:sz w:val="22"/>
                <w:szCs w:val="22"/>
                <w:lang w:val="en-GB"/>
              </w:rPr>
              <w:t xml:space="preserve">SAP PE1 FIORI Bugs in E-payment Request- Backend changes </w:t>
            </w:r>
          </w:p>
          <w:p w14:paraId="7F106846" w14:textId="3B002298" w:rsidR="00EB1A9A" w:rsidRDefault="00EB1A9A" w:rsidP="00340C25">
            <w:pPr>
              <w:pStyle w:val="ListParagraph"/>
              <w:numPr>
                <w:ilvl w:val="0"/>
                <w:numId w:val="17"/>
              </w:numPr>
              <w:rPr>
                <w:color w:val="000000" w:themeColor="text1"/>
                <w:lang w:val="en-GB"/>
              </w:rPr>
            </w:pPr>
            <w:r w:rsidRPr="00EB1A9A">
              <w:rPr>
                <w:color w:val="000000" w:themeColor="text1"/>
                <w:lang w:val="en-GB"/>
              </w:rPr>
              <w:t xml:space="preserve">Header and line-item amount are not visible correctly </w:t>
            </w:r>
            <w:r w:rsidR="00424BCD">
              <w:rPr>
                <w:color w:val="000000" w:themeColor="text1"/>
                <w:lang w:val="en-GB"/>
              </w:rPr>
              <w:t xml:space="preserve">at tables entries </w:t>
            </w:r>
            <w:r w:rsidRPr="00EB1A9A">
              <w:rPr>
                <w:color w:val="000000" w:themeColor="text1"/>
                <w:lang w:val="en-GB"/>
              </w:rPr>
              <w:t xml:space="preserve">in PE1 </w:t>
            </w:r>
            <w:r w:rsidR="00424BCD">
              <w:rPr>
                <w:color w:val="000000" w:themeColor="text1"/>
                <w:lang w:val="en-GB"/>
              </w:rPr>
              <w:t>system</w:t>
            </w:r>
            <w:r w:rsidRPr="00EB1A9A">
              <w:rPr>
                <w:color w:val="000000" w:themeColor="text1"/>
                <w:lang w:val="en-GB"/>
              </w:rPr>
              <w:t>.</w:t>
            </w:r>
          </w:p>
          <w:p w14:paraId="3FEF4907" w14:textId="2E0B9114" w:rsidR="00AE6299" w:rsidRPr="003E63BA" w:rsidRDefault="00EB1A9A" w:rsidP="00340C25">
            <w:pPr>
              <w:pStyle w:val="ListParagraph"/>
              <w:numPr>
                <w:ilvl w:val="0"/>
                <w:numId w:val="17"/>
              </w:numPr>
              <w:rPr>
                <w:color w:val="000000" w:themeColor="text1"/>
                <w:lang w:val="en-GB"/>
              </w:rPr>
            </w:pPr>
            <w:r w:rsidRPr="00EB1A9A">
              <w:rPr>
                <w:color w:val="000000" w:themeColor="text1"/>
                <w:lang w:val="en-GB"/>
              </w:rPr>
              <w:t xml:space="preserve">E-payment request should post all withholding tax rates maintained in vendor master data (Vendor master of UCB Korea includes two WH tax rates). Currently only first WH tax is considered in e-pay request, while standard SAP allow to cover all WH tax rates. </w:t>
            </w:r>
          </w:p>
        </w:tc>
        <w:tc>
          <w:tcPr>
            <w:tcW w:w="1559" w:type="dxa"/>
            <w:vMerge w:val="restart"/>
            <w:vAlign w:val="center"/>
          </w:tcPr>
          <w:p w14:paraId="28A36649" w14:textId="1523568B" w:rsidR="00AE6299" w:rsidRPr="007C77B1" w:rsidRDefault="00AE6299" w:rsidP="62996F0C">
            <w:pPr>
              <w:spacing w:before="0"/>
              <w:jc w:val="left"/>
              <w:rPr>
                <w:lang w:val="en-GB"/>
              </w:rPr>
            </w:pPr>
          </w:p>
          <w:p w14:paraId="0AE578A8" w14:textId="298816C3" w:rsidR="00AE6299" w:rsidRPr="007C77B1" w:rsidRDefault="00AE6299" w:rsidP="62996F0C">
            <w:pPr>
              <w:spacing w:before="0"/>
              <w:jc w:val="left"/>
              <w:rPr>
                <w:lang w:val="en-GB"/>
              </w:rPr>
            </w:pPr>
          </w:p>
          <w:p w14:paraId="6A9C869A" w14:textId="7AB914B0" w:rsidR="00AE6299" w:rsidRPr="007C77B1" w:rsidRDefault="00AE6299" w:rsidP="62996F0C">
            <w:pPr>
              <w:spacing w:before="0"/>
              <w:jc w:val="left"/>
              <w:rPr>
                <w:lang w:val="en-GB"/>
              </w:rPr>
            </w:pPr>
          </w:p>
          <w:p w14:paraId="66C175F8" w14:textId="77F48426" w:rsidR="00AE6299" w:rsidRPr="007C77B1" w:rsidRDefault="00AE6299" w:rsidP="62996F0C">
            <w:pPr>
              <w:spacing w:before="0"/>
              <w:jc w:val="left"/>
              <w:rPr>
                <w:lang w:val="en-GB"/>
              </w:rPr>
            </w:pPr>
          </w:p>
          <w:p w14:paraId="7C2F353D" w14:textId="1E8FFCA1" w:rsidR="00AE6299" w:rsidRPr="007C77B1" w:rsidRDefault="00AE6299" w:rsidP="62996F0C">
            <w:pPr>
              <w:spacing w:before="0"/>
              <w:jc w:val="left"/>
              <w:rPr>
                <w:lang w:val="en-GB"/>
              </w:rPr>
            </w:pPr>
          </w:p>
          <w:p w14:paraId="730C4ABF" w14:textId="73D6364E" w:rsidR="00AE6299" w:rsidRPr="007C77B1" w:rsidRDefault="00AE6299" w:rsidP="62996F0C">
            <w:pPr>
              <w:spacing w:before="0"/>
              <w:jc w:val="left"/>
              <w:rPr>
                <w:lang w:val="en-GB"/>
              </w:rPr>
            </w:pPr>
          </w:p>
          <w:p w14:paraId="015E658D" w14:textId="1F80882F" w:rsidR="00AE6299" w:rsidRPr="007C77B1" w:rsidRDefault="00AE6299" w:rsidP="62996F0C">
            <w:pPr>
              <w:spacing w:before="0"/>
              <w:jc w:val="left"/>
              <w:rPr>
                <w:lang w:val="en-GB"/>
              </w:rPr>
            </w:pPr>
          </w:p>
          <w:p w14:paraId="55572308" w14:textId="477D50C0" w:rsidR="00AE6299" w:rsidRPr="007C77B1" w:rsidRDefault="00AE6299" w:rsidP="62996F0C">
            <w:pPr>
              <w:spacing w:before="0"/>
              <w:jc w:val="left"/>
              <w:rPr>
                <w:lang w:val="en-GB"/>
              </w:rPr>
            </w:pPr>
          </w:p>
          <w:p w14:paraId="0A6240CB" w14:textId="33F979B5" w:rsidR="00AE6299" w:rsidRPr="007C77B1" w:rsidRDefault="00AE6299" w:rsidP="62996F0C">
            <w:pPr>
              <w:spacing w:before="0"/>
              <w:jc w:val="left"/>
              <w:rPr>
                <w:lang w:val="en-GB"/>
              </w:rPr>
            </w:pPr>
          </w:p>
          <w:p w14:paraId="4D000B9E" w14:textId="799A0C61" w:rsidR="00AE6299" w:rsidRPr="007C77B1" w:rsidRDefault="004368DA" w:rsidP="62996F0C">
            <w:pPr>
              <w:spacing w:before="0"/>
              <w:jc w:val="left"/>
              <w:rPr>
                <w:lang w:val="en-GB"/>
              </w:rPr>
            </w:pPr>
            <w:r w:rsidRPr="004368DA">
              <w:rPr>
                <w:lang w:val="en-GB"/>
              </w:rPr>
              <w:t>DE1K9A08BR</w:t>
            </w:r>
          </w:p>
          <w:p w14:paraId="40324F2E" w14:textId="29766506" w:rsidR="00AE6299" w:rsidRPr="007C77B1" w:rsidRDefault="00AE6299" w:rsidP="62996F0C">
            <w:pPr>
              <w:spacing w:before="0"/>
              <w:jc w:val="left"/>
              <w:rPr>
                <w:lang w:val="en-GB"/>
              </w:rPr>
            </w:pPr>
          </w:p>
          <w:p w14:paraId="36A38B49" w14:textId="4DBAE479" w:rsidR="00AE6299" w:rsidRPr="007C77B1" w:rsidRDefault="00AE6299" w:rsidP="62996F0C">
            <w:pPr>
              <w:spacing w:before="0"/>
              <w:jc w:val="left"/>
              <w:rPr>
                <w:lang w:val="en-GB"/>
              </w:rPr>
            </w:pPr>
          </w:p>
          <w:p w14:paraId="0CEAC25A" w14:textId="433B8876" w:rsidR="00AE6299" w:rsidRPr="007C77B1" w:rsidRDefault="00AE6299" w:rsidP="62996F0C">
            <w:pPr>
              <w:spacing w:before="0"/>
              <w:jc w:val="left"/>
              <w:rPr>
                <w:lang w:val="en-GB"/>
              </w:rPr>
            </w:pPr>
          </w:p>
          <w:p w14:paraId="5511B367" w14:textId="6464F8BC" w:rsidR="00AE6299" w:rsidRPr="007C77B1" w:rsidRDefault="00AE6299" w:rsidP="62996F0C">
            <w:pPr>
              <w:spacing w:before="0"/>
              <w:jc w:val="left"/>
              <w:rPr>
                <w:lang w:val="en-GB"/>
              </w:rPr>
            </w:pPr>
          </w:p>
          <w:p w14:paraId="6190B425" w14:textId="5DD04C66" w:rsidR="00AE6299" w:rsidRPr="007C77B1" w:rsidRDefault="00AE6299" w:rsidP="62996F0C">
            <w:pPr>
              <w:spacing w:before="0"/>
              <w:jc w:val="left"/>
              <w:rPr>
                <w:lang w:val="en-GB"/>
              </w:rPr>
            </w:pPr>
          </w:p>
          <w:p w14:paraId="4B47CF01" w14:textId="3B17C9E8" w:rsidR="00AE6299" w:rsidRPr="007C77B1" w:rsidRDefault="00AE6299" w:rsidP="62996F0C">
            <w:pPr>
              <w:spacing w:before="0"/>
              <w:jc w:val="left"/>
              <w:rPr>
                <w:lang w:val="en-GB"/>
              </w:rPr>
            </w:pPr>
          </w:p>
          <w:p w14:paraId="3DB91B3A" w14:textId="4C091BE8" w:rsidR="00AE6299" w:rsidRPr="007C77B1" w:rsidRDefault="00AE6299" w:rsidP="62996F0C">
            <w:pPr>
              <w:spacing w:before="0"/>
              <w:jc w:val="left"/>
              <w:rPr>
                <w:lang w:val="en-GB"/>
              </w:rPr>
            </w:pPr>
          </w:p>
          <w:p w14:paraId="50AA1070" w14:textId="46D1C234" w:rsidR="00AE6299" w:rsidRPr="007C77B1" w:rsidRDefault="62996F0C" w:rsidP="62996F0C">
            <w:pPr>
              <w:spacing w:before="0"/>
              <w:jc w:val="left"/>
              <w:rPr>
                <w:lang w:val="en-GB"/>
              </w:rPr>
            </w:pPr>
            <w:r w:rsidRPr="62996F0C">
              <w:rPr>
                <w:lang w:val="en-GB"/>
              </w:rPr>
              <w:t>DE1K9A08BR</w:t>
            </w:r>
          </w:p>
        </w:tc>
      </w:tr>
      <w:tr w:rsidR="00AE6299" w:rsidRPr="0011645A" w14:paraId="6B0FC854" w14:textId="77777777" w:rsidTr="57F23EA6">
        <w:tc>
          <w:tcPr>
            <w:tcW w:w="1440" w:type="dxa"/>
            <w:vMerge/>
            <w:vAlign w:val="center"/>
          </w:tcPr>
          <w:p w14:paraId="30ABBB2B" w14:textId="77777777" w:rsidR="00AE6299" w:rsidRDefault="00AE6299" w:rsidP="003731FA">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47383E95" w14:textId="7DEEC12B" w:rsidR="00AE6299" w:rsidRDefault="00245B45" w:rsidP="003731FA">
            <w:pPr>
              <w:spacing w:before="0"/>
              <w:jc w:val="left"/>
              <w:rPr>
                <w:lang w:val="en-GB"/>
              </w:rPr>
            </w:pPr>
            <w:r>
              <w:rPr>
                <w:lang w:val="en-GB"/>
              </w:rPr>
              <w:t>01-</w:t>
            </w:r>
            <w:r w:rsidR="0078205A">
              <w:rPr>
                <w:lang w:val="en-GB"/>
              </w:rPr>
              <w:t>Aug-2022</w:t>
            </w:r>
          </w:p>
        </w:tc>
        <w:tc>
          <w:tcPr>
            <w:tcW w:w="4453" w:type="dxa"/>
            <w:tcBorders>
              <w:top w:val="single" w:sz="4" w:space="0" w:color="auto"/>
              <w:left w:val="single" w:sz="4" w:space="0" w:color="auto"/>
              <w:bottom w:val="double" w:sz="4" w:space="0" w:color="auto"/>
              <w:right w:val="single" w:sz="4" w:space="0" w:color="auto"/>
            </w:tcBorders>
            <w:vAlign w:val="center"/>
          </w:tcPr>
          <w:p w14:paraId="07F96F3F" w14:textId="77777777" w:rsidR="00AE6299" w:rsidRDefault="009F7DA6" w:rsidP="003731FA">
            <w:pPr>
              <w:spacing w:before="0"/>
              <w:jc w:val="left"/>
              <w:rPr>
                <w:lang w:val="en-GB"/>
              </w:rPr>
            </w:pPr>
            <w:r>
              <w:rPr>
                <w:lang w:val="en-GB"/>
              </w:rPr>
              <w:t xml:space="preserve">FS updated by </w:t>
            </w:r>
            <w:r w:rsidRPr="009F7DA6">
              <w:rPr>
                <w:lang w:val="en-GB"/>
              </w:rPr>
              <w:t>Raktim Roy</w:t>
            </w:r>
            <w:r>
              <w:rPr>
                <w:lang w:val="en-GB"/>
              </w:rPr>
              <w:t xml:space="preserve"> (E631509)</w:t>
            </w:r>
          </w:p>
          <w:p w14:paraId="614E5182" w14:textId="622D894E" w:rsidR="00E85977" w:rsidRPr="00424256" w:rsidRDefault="00E85977" w:rsidP="003731FA">
            <w:pPr>
              <w:spacing w:before="0"/>
              <w:jc w:val="left"/>
              <w:rPr>
                <w:lang w:val="en-GB"/>
              </w:rPr>
            </w:pPr>
          </w:p>
        </w:tc>
        <w:tc>
          <w:tcPr>
            <w:tcW w:w="1559" w:type="dxa"/>
            <w:vMerge/>
            <w:vAlign w:val="center"/>
          </w:tcPr>
          <w:p w14:paraId="1499CB0F" w14:textId="77777777" w:rsidR="00AE6299" w:rsidRPr="0011645A" w:rsidRDefault="00AE6299" w:rsidP="003731FA">
            <w:pPr>
              <w:spacing w:before="0"/>
              <w:jc w:val="left"/>
              <w:rPr>
                <w:lang w:val="en-GB"/>
              </w:rPr>
            </w:pPr>
          </w:p>
        </w:tc>
      </w:tr>
      <w:tr w:rsidR="00AE6299" w:rsidRPr="0011645A" w14:paraId="30602EA5" w14:textId="77777777" w:rsidTr="57F23EA6">
        <w:tc>
          <w:tcPr>
            <w:tcW w:w="1440" w:type="dxa"/>
            <w:vMerge/>
            <w:vAlign w:val="center"/>
          </w:tcPr>
          <w:p w14:paraId="57851C1A" w14:textId="77777777" w:rsidR="00AE6299" w:rsidRDefault="00AE6299" w:rsidP="003731FA">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2893E657" w14:textId="6EF7D1EC" w:rsidR="00AE6299" w:rsidRDefault="62996F0C" w:rsidP="003731FA">
            <w:pPr>
              <w:spacing w:before="0"/>
              <w:jc w:val="left"/>
              <w:rPr>
                <w:lang w:val="en-GB"/>
              </w:rPr>
            </w:pPr>
            <w:r w:rsidRPr="62996F0C">
              <w:rPr>
                <w:lang w:val="en-GB"/>
              </w:rPr>
              <w:t>18-Aug-2022</w:t>
            </w:r>
          </w:p>
        </w:tc>
        <w:tc>
          <w:tcPr>
            <w:tcW w:w="4453" w:type="dxa"/>
            <w:tcBorders>
              <w:top w:val="single" w:sz="4" w:space="0" w:color="auto"/>
              <w:left w:val="single" w:sz="4" w:space="0" w:color="auto"/>
              <w:bottom w:val="double" w:sz="4" w:space="0" w:color="auto"/>
              <w:right w:val="single" w:sz="4" w:space="0" w:color="auto"/>
            </w:tcBorders>
            <w:vAlign w:val="center"/>
          </w:tcPr>
          <w:p w14:paraId="4CF869BA" w14:textId="5531E307" w:rsidR="00AE6299" w:rsidRPr="00424256" w:rsidRDefault="62996F0C" w:rsidP="003731FA">
            <w:pPr>
              <w:spacing w:before="0"/>
              <w:jc w:val="left"/>
              <w:rPr>
                <w:lang w:val="en-GB"/>
              </w:rPr>
            </w:pPr>
            <w:r w:rsidRPr="62996F0C">
              <w:rPr>
                <w:lang w:val="en-GB"/>
              </w:rPr>
              <w:t>TS updated by Shamik Das (E633074)</w:t>
            </w:r>
          </w:p>
        </w:tc>
        <w:tc>
          <w:tcPr>
            <w:tcW w:w="1559" w:type="dxa"/>
            <w:vMerge/>
            <w:vAlign w:val="center"/>
          </w:tcPr>
          <w:p w14:paraId="70FCE167" w14:textId="77777777" w:rsidR="00AE6299" w:rsidRPr="0011645A" w:rsidRDefault="00AE6299" w:rsidP="003731FA">
            <w:pPr>
              <w:spacing w:before="0"/>
              <w:jc w:val="left"/>
              <w:rPr>
                <w:lang w:val="en-GB"/>
              </w:rPr>
            </w:pPr>
          </w:p>
        </w:tc>
      </w:tr>
      <w:tr w:rsidR="00AE6299" w:rsidRPr="0011645A" w14:paraId="06D39933" w14:textId="77777777" w:rsidTr="57F23EA6">
        <w:tc>
          <w:tcPr>
            <w:tcW w:w="1440" w:type="dxa"/>
            <w:vMerge/>
            <w:vAlign w:val="center"/>
          </w:tcPr>
          <w:p w14:paraId="74EA3E17" w14:textId="77777777" w:rsidR="00AE6299" w:rsidRDefault="00AE6299" w:rsidP="003731FA">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595CE380" w14:textId="77777777" w:rsidR="00AE6299" w:rsidRDefault="00AE6299" w:rsidP="003731FA">
            <w:pPr>
              <w:spacing w:before="0"/>
              <w:jc w:val="left"/>
              <w:rPr>
                <w:lang w:val="en-GB"/>
              </w:rPr>
            </w:pPr>
          </w:p>
        </w:tc>
        <w:tc>
          <w:tcPr>
            <w:tcW w:w="4453" w:type="dxa"/>
            <w:tcBorders>
              <w:top w:val="single" w:sz="4" w:space="0" w:color="auto"/>
              <w:left w:val="single" w:sz="4" w:space="0" w:color="auto"/>
              <w:bottom w:val="double" w:sz="4" w:space="0" w:color="auto"/>
              <w:right w:val="single" w:sz="4" w:space="0" w:color="auto"/>
            </w:tcBorders>
            <w:vAlign w:val="center"/>
          </w:tcPr>
          <w:p w14:paraId="5B909C1C" w14:textId="77777777" w:rsidR="00AE6299" w:rsidRPr="00424256" w:rsidRDefault="00AE6299" w:rsidP="003731FA">
            <w:pPr>
              <w:spacing w:before="0"/>
              <w:jc w:val="left"/>
              <w:rPr>
                <w:lang w:val="en-GB"/>
              </w:rPr>
            </w:pPr>
          </w:p>
        </w:tc>
        <w:tc>
          <w:tcPr>
            <w:tcW w:w="1559" w:type="dxa"/>
            <w:vMerge/>
            <w:vAlign w:val="center"/>
          </w:tcPr>
          <w:p w14:paraId="55C1CC9D" w14:textId="77777777" w:rsidR="00AE6299" w:rsidRPr="0011645A" w:rsidRDefault="00AE6299" w:rsidP="003731FA">
            <w:pPr>
              <w:spacing w:before="0"/>
              <w:jc w:val="left"/>
              <w:rPr>
                <w:lang w:val="en-GB"/>
              </w:rPr>
            </w:pPr>
          </w:p>
        </w:tc>
      </w:tr>
      <w:tr w:rsidR="00174330" w:rsidRPr="007C77B1" w14:paraId="78D0F0D3" w14:textId="77777777" w:rsidTr="57F23EA6">
        <w:tc>
          <w:tcPr>
            <w:tcW w:w="1440" w:type="dxa"/>
            <w:vMerge w:val="restart"/>
            <w:vAlign w:val="center"/>
          </w:tcPr>
          <w:p w14:paraId="6A34292E" w14:textId="2D4A64E4" w:rsidR="00174330" w:rsidRDefault="00174330" w:rsidP="003731FA">
            <w:pPr>
              <w:spacing w:before="0"/>
              <w:jc w:val="left"/>
              <w:rPr>
                <w:lang w:val="en-GB"/>
              </w:rPr>
            </w:pPr>
            <w:r>
              <w:rPr>
                <w:lang w:val="en-GB"/>
              </w:rPr>
              <w:t>30</w:t>
            </w:r>
          </w:p>
        </w:tc>
        <w:tc>
          <w:tcPr>
            <w:tcW w:w="1620" w:type="dxa"/>
            <w:tcBorders>
              <w:top w:val="single" w:sz="4" w:space="0" w:color="auto"/>
              <w:left w:val="single" w:sz="4" w:space="0" w:color="auto"/>
              <w:bottom w:val="double" w:sz="4" w:space="0" w:color="auto"/>
              <w:right w:val="single" w:sz="4" w:space="0" w:color="auto"/>
            </w:tcBorders>
            <w:vAlign w:val="center"/>
          </w:tcPr>
          <w:p w14:paraId="6E1CC38B" w14:textId="0B8CF376" w:rsidR="00174330" w:rsidRDefault="00174330" w:rsidP="003731FA">
            <w:pPr>
              <w:spacing w:before="0"/>
              <w:jc w:val="left"/>
              <w:rPr>
                <w:lang w:val="en-GB"/>
              </w:rPr>
            </w:pPr>
            <w:r>
              <w:rPr>
                <w:lang w:val="en-GB"/>
              </w:rPr>
              <w:t>14-SEPT-2022</w:t>
            </w:r>
          </w:p>
        </w:tc>
        <w:tc>
          <w:tcPr>
            <w:tcW w:w="4453" w:type="dxa"/>
            <w:tcBorders>
              <w:top w:val="single" w:sz="4" w:space="0" w:color="auto"/>
              <w:left w:val="single" w:sz="4" w:space="0" w:color="auto"/>
              <w:bottom w:val="double" w:sz="4" w:space="0" w:color="auto"/>
              <w:right w:val="single" w:sz="4" w:space="0" w:color="auto"/>
            </w:tcBorders>
            <w:vAlign w:val="center"/>
          </w:tcPr>
          <w:p w14:paraId="608692AC" w14:textId="3964BF39" w:rsidR="00174330" w:rsidRPr="00174330" w:rsidRDefault="00174330" w:rsidP="003731FA">
            <w:pPr>
              <w:spacing w:before="0"/>
              <w:jc w:val="left"/>
              <w:rPr>
                <w:rFonts w:ascii="Calibri" w:eastAsia="Calibri" w:hAnsi="Calibri"/>
                <w:b/>
                <w:bCs/>
                <w:color w:val="000000" w:themeColor="text1"/>
                <w:sz w:val="22"/>
                <w:szCs w:val="22"/>
                <w:u w:val="single"/>
                <w:lang w:val="en-GB"/>
              </w:rPr>
            </w:pPr>
            <w:r w:rsidRPr="00174330">
              <w:rPr>
                <w:rFonts w:ascii="Calibri" w:eastAsia="Calibri" w:hAnsi="Calibri"/>
                <w:b/>
                <w:bCs/>
                <w:color w:val="000000" w:themeColor="text1"/>
                <w:sz w:val="22"/>
                <w:szCs w:val="22"/>
                <w:u w:val="single"/>
                <w:lang w:val="en-GB"/>
              </w:rPr>
              <w:t xml:space="preserve">UCB_RUN: </w:t>
            </w:r>
          </w:p>
          <w:p w14:paraId="221A9F4A" w14:textId="77777777" w:rsidR="00174330" w:rsidRPr="00174330" w:rsidRDefault="00174330" w:rsidP="00174330">
            <w:pPr>
              <w:rPr>
                <w:rFonts w:ascii="Calibri" w:eastAsia="Calibri" w:hAnsi="Calibri"/>
                <w:b/>
                <w:bCs/>
                <w:color w:val="000000" w:themeColor="text1"/>
                <w:sz w:val="22"/>
                <w:szCs w:val="22"/>
                <w:u w:val="single"/>
                <w:lang w:val="en-GB"/>
              </w:rPr>
            </w:pPr>
            <w:r w:rsidRPr="00174330">
              <w:rPr>
                <w:rFonts w:ascii="Calibri" w:eastAsia="Calibri" w:hAnsi="Calibri"/>
                <w:b/>
                <w:bCs/>
                <w:color w:val="000000" w:themeColor="text1"/>
                <w:sz w:val="22"/>
                <w:szCs w:val="22"/>
                <w:u w:val="single"/>
                <w:lang w:val="en-GB"/>
              </w:rPr>
              <w:t>CRQ000010004597</w:t>
            </w:r>
          </w:p>
          <w:p w14:paraId="0CC9F79F" w14:textId="77777777" w:rsidR="00174330" w:rsidRDefault="00174330" w:rsidP="00174330">
            <w:pPr>
              <w:rPr>
                <w:color w:val="000000" w:themeColor="text1"/>
                <w:lang w:val="en-GB"/>
              </w:rPr>
            </w:pPr>
            <w:r w:rsidRPr="00174330">
              <w:rPr>
                <w:color w:val="000000" w:themeColor="text1"/>
                <w:lang w:val="en-GB"/>
              </w:rPr>
              <w:t xml:space="preserve">SAP PE1 FIORI Bugs in E-payment Request- Backend changes (UDD1372) Poland White List &amp; WF Issue </w:t>
            </w:r>
          </w:p>
          <w:p w14:paraId="2B4A0071" w14:textId="77777777" w:rsidR="00D97696" w:rsidRPr="00D97696" w:rsidRDefault="00D97696" w:rsidP="00340C25">
            <w:pPr>
              <w:pStyle w:val="ListParagraph"/>
              <w:numPr>
                <w:ilvl w:val="0"/>
                <w:numId w:val="18"/>
              </w:numPr>
              <w:rPr>
                <w:color w:val="000000" w:themeColor="text1"/>
                <w:lang w:val="en-GB"/>
              </w:rPr>
            </w:pPr>
            <w:r>
              <w:rPr>
                <w:rFonts w:ascii="Helvetica" w:hAnsi="Helvetica" w:cs="Helvetica"/>
                <w:color w:val="333333"/>
                <w:sz w:val="21"/>
                <w:szCs w:val="21"/>
                <w:shd w:val="clear" w:color="auto" w:fill="FFFFFF"/>
              </w:rPr>
              <w:t>Workflow not getting generated with message "Loop more than 10000 times exceed"</w:t>
            </w:r>
          </w:p>
          <w:p w14:paraId="12AED3CC" w14:textId="18C171C1" w:rsidR="00646DEC" w:rsidRPr="00174330" w:rsidRDefault="00646DEC" w:rsidP="00340C25">
            <w:pPr>
              <w:pStyle w:val="ListParagraph"/>
              <w:numPr>
                <w:ilvl w:val="0"/>
                <w:numId w:val="18"/>
              </w:numPr>
              <w:rPr>
                <w:color w:val="000000" w:themeColor="text1"/>
                <w:lang w:val="en-GB"/>
              </w:rPr>
            </w:pPr>
            <w:r>
              <w:rPr>
                <w:rFonts w:ascii="Helvetica" w:hAnsi="Helvetica" w:cs="Helvetica"/>
                <w:color w:val="333333"/>
                <w:sz w:val="21"/>
                <w:szCs w:val="21"/>
                <w:shd w:val="clear" w:color="auto" w:fill="FFFFFF"/>
              </w:rPr>
              <w:t xml:space="preserve">Expected due date not getting </w:t>
            </w:r>
            <w:r w:rsidR="00492BAB">
              <w:rPr>
                <w:rFonts w:ascii="Helvetica" w:hAnsi="Helvetica" w:cs="Helvetica"/>
                <w:color w:val="333333"/>
                <w:sz w:val="21"/>
                <w:szCs w:val="21"/>
                <w:shd w:val="clear" w:color="auto" w:fill="FFFFFF"/>
              </w:rPr>
              <w:t>updated after changing ve</w:t>
            </w:r>
            <w:r w:rsidR="00711103">
              <w:rPr>
                <w:rFonts w:ascii="Helvetica" w:hAnsi="Helvetica" w:cs="Helvetica"/>
                <w:color w:val="333333"/>
                <w:sz w:val="21"/>
                <w:szCs w:val="21"/>
                <w:shd w:val="clear" w:color="auto" w:fill="FFFFFF"/>
              </w:rPr>
              <w:t xml:space="preserve">ndor number in e-pay request. </w:t>
            </w:r>
          </w:p>
        </w:tc>
        <w:tc>
          <w:tcPr>
            <w:tcW w:w="1559" w:type="dxa"/>
            <w:vMerge w:val="restart"/>
            <w:vAlign w:val="center"/>
          </w:tcPr>
          <w:p w14:paraId="727E7810" w14:textId="44D20127" w:rsidR="00174330" w:rsidRPr="007C77B1" w:rsidRDefault="00DA6901" w:rsidP="003731FA">
            <w:pPr>
              <w:spacing w:before="0"/>
              <w:jc w:val="left"/>
              <w:rPr>
                <w:lang w:val="en-GB"/>
              </w:rPr>
            </w:pPr>
            <w:r w:rsidRPr="00DA6901">
              <w:rPr>
                <w:lang w:val="en-GB"/>
              </w:rPr>
              <w:t>DE1K9A08TQ</w:t>
            </w:r>
          </w:p>
        </w:tc>
      </w:tr>
      <w:tr w:rsidR="00F02C0D" w:rsidRPr="0011645A" w14:paraId="5DE71229" w14:textId="77777777" w:rsidTr="57F23EA6">
        <w:tc>
          <w:tcPr>
            <w:tcW w:w="1440" w:type="dxa"/>
            <w:vMerge/>
            <w:vAlign w:val="center"/>
          </w:tcPr>
          <w:p w14:paraId="02B3C7F7" w14:textId="77777777" w:rsidR="00F02C0D" w:rsidRDefault="00F02C0D" w:rsidP="00F02C0D">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460B0534" w14:textId="37FC44B6" w:rsidR="00F02C0D" w:rsidRDefault="00F02C0D" w:rsidP="00F02C0D">
            <w:pPr>
              <w:spacing w:before="0"/>
              <w:jc w:val="left"/>
              <w:rPr>
                <w:lang w:val="en-GB"/>
              </w:rPr>
            </w:pPr>
            <w:r>
              <w:rPr>
                <w:lang w:val="en-GB"/>
              </w:rPr>
              <w:t>20-SEPT-2022</w:t>
            </w:r>
          </w:p>
        </w:tc>
        <w:tc>
          <w:tcPr>
            <w:tcW w:w="4453" w:type="dxa"/>
            <w:tcBorders>
              <w:top w:val="single" w:sz="4" w:space="0" w:color="auto"/>
              <w:left w:val="single" w:sz="4" w:space="0" w:color="auto"/>
              <w:bottom w:val="double" w:sz="4" w:space="0" w:color="auto"/>
              <w:right w:val="single" w:sz="4" w:space="0" w:color="auto"/>
            </w:tcBorders>
            <w:vAlign w:val="center"/>
          </w:tcPr>
          <w:p w14:paraId="702D1420" w14:textId="77777777" w:rsidR="00F02C0D" w:rsidRDefault="00F02C0D" w:rsidP="00F02C0D">
            <w:pPr>
              <w:spacing w:before="0"/>
              <w:jc w:val="left"/>
              <w:rPr>
                <w:lang w:val="en-GB"/>
              </w:rPr>
            </w:pPr>
            <w:r>
              <w:rPr>
                <w:lang w:val="en-GB"/>
              </w:rPr>
              <w:t xml:space="preserve">FS updated by </w:t>
            </w:r>
            <w:r w:rsidRPr="009F7DA6">
              <w:rPr>
                <w:lang w:val="en-GB"/>
              </w:rPr>
              <w:t>Raktim Roy</w:t>
            </w:r>
            <w:r>
              <w:rPr>
                <w:lang w:val="en-GB"/>
              </w:rPr>
              <w:t xml:space="preserve"> (E631509)</w:t>
            </w:r>
          </w:p>
          <w:p w14:paraId="5EA60C1D" w14:textId="77777777" w:rsidR="00F02C0D" w:rsidRPr="00424256" w:rsidRDefault="00F02C0D" w:rsidP="00F02C0D">
            <w:pPr>
              <w:spacing w:before="0"/>
              <w:jc w:val="left"/>
              <w:rPr>
                <w:lang w:val="en-GB"/>
              </w:rPr>
            </w:pPr>
          </w:p>
        </w:tc>
        <w:tc>
          <w:tcPr>
            <w:tcW w:w="1559" w:type="dxa"/>
            <w:vMerge/>
            <w:vAlign w:val="center"/>
          </w:tcPr>
          <w:p w14:paraId="232BAF0C" w14:textId="77777777" w:rsidR="00F02C0D" w:rsidRPr="0011645A" w:rsidRDefault="00F02C0D" w:rsidP="00F02C0D">
            <w:pPr>
              <w:spacing w:before="0"/>
              <w:jc w:val="left"/>
              <w:rPr>
                <w:lang w:val="en-GB"/>
              </w:rPr>
            </w:pPr>
          </w:p>
        </w:tc>
      </w:tr>
      <w:tr w:rsidR="00F02C0D" w:rsidRPr="0011645A" w14:paraId="7F8D058D" w14:textId="77777777" w:rsidTr="57F23EA6">
        <w:tc>
          <w:tcPr>
            <w:tcW w:w="1440" w:type="dxa"/>
            <w:vMerge/>
            <w:vAlign w:val="center"/>
          </w:tcPr>
          <w:p w14:paraId="1424FDC2" w14:textId="77777777" w:rsidR="00F02C0D" w:rsidRDefault="00F02C0D" w:rsidP="00F02C0D">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6A27AEA6" w14:textId="621ADC2F" w:rsidR="00F02C0D" w:rsidRDefault="00A04377" w:rsidP="00F02C0D">
            <w:pPr>
              <w:spacing w:before="0"/>
              <w:jc w:val="left"/>
              <w:rPr>
                <w:lang w:val="en-GB"/>
              </w:rPr>
            </w:pPr>
            <w:r>
              <w:rPr>
                <w:lang w:val="en-GB"/>
              </w:rPr>
              <w:t>11-OCT-2022</w:t>
            </w:r>
          </w:p>
        </w:tc>
        <w:tc>
          <w:tcPr>
            <w:tcW w:w="4453" w:type="dxa"/>
            <w:tcBorders>
              <w:top w:val="single" w:sz="4" w:space="0" w:color="auto"/>
              <w:left w:val="single" w:sz="4" w:space="0" w:color="auto"/>
              <w:bottom w:val="double" w:sz="4" w:space="0" w:color="auto"/>
              <w:right w:val="single" w:sz="4" w:space="0" w:color="auto"/>
            </w:tcBorders>
            <w:vAlign w:val="center"/>
          </w:tcPr>
          <w:p w14:paraId="0F6418D5" w14:textId="7457E7A1" w:rsidR="00F02C0D" w:rsidRPr="00424256" w:rsidRDefault="00A04377" w:rsidP="00F02C0D">
            <w:pPr>
              <w:spacing w:before="0"/>
              <w:jc w:val="left"/>
              <w:rPr>
                <w:lang w:val="en-GB"/>
              </w:rPr>
            </w:pPr>
            <w:r>
              <w:rPr>
                <w:lang w:val="en-GB"/>
              </w:rPr>
              <w:t>TS Updated by Hardik Patel</w:t>
            </w:r>
            <w:r w:rsidR="00170366">
              <w:rPr>
                <w:lang w:val="en-GB"/>
              </w:rPr>
              <w:t xml:space="preserve"> </w:t>
            </w:r>
            <w:r>
              <w:rPr>
                <w:lang w:val="en-GB"/>
              </w:rPr>
              <w:t>(E633073)</w:t>
            </w:r>
          </w:p>
        </w:tc>
        <w:tc>
          <w:tcPr>
            <w:tcW w:w="1559" w:type="dxa"/>
            <w:vMerge/>
            <w:vAlign w:val="center"/>
          </w:tcPr>
          <w:p w14:paraId="0E1966E5" w14:textId="77777777" w:rsidR="00F02C0D" w:rsidRPr="0011645A" w:rsidRDefault="00F02C0D" w:rsidP="00F02C0D">
            <w:pPr>
              <w:spacing w:before="0"/>
              <w:jc w:val="left"/>
              <w:rPr>
                <w:lang w:val="en-GB"/>
              </w:rPr>
            </w:pPr>
          </w:p>
        </w:tc>
      </w:tr>
      <w:tr w:rsidR="00567B91" w:rsidRPr="007C77B1" w14:paraId="65BC98AF" w14:textId="77777777" w:rsidTr="57F23EA6">
        <w:tc>
          <w:tcPr>
            <w:tcW w:w="1440" w:type="dxa"/>
            <w:vMerge w:val="restart"/>
            <w:vAlign w:val="center"/>
          </w:tcPr>
          <w:p w14:paraId="5712D32F" w14:textId="6F3365AA" w:rsidR="00567B91" w:rsidRDefault="00567B91" w:rsidP="00292D11">
            <w:pPr>
              <w:spacing w:before="0"/>
              <w:jc w:val="left"/>
              <w:rPr>
                <w:lang w:val="en-GB"/>
              </w:rPr>
            </w:pPr>
            <w:r>
              <w:rPr>
                <w:lang w:val="en-GB"/>
              </w:rPr>
              <w:t>31</w:t>
            </w:r>
          </w:p>
        </w:tc>
        <w:tc>
          <w:tcPr>
            <w:tcW w:w="1620" w:type="dxa"/>
            <w:tcBorders>
              <w:top w:val="single" w:sz="4" w:space="0" w:color="auto"/>
              <w:left w:val="single" w:sz="4" w:space="0" w:color="auto"/>
              <w:bottom w:val="double" w:sz="4" w:space="0" w:color="auto"/>
              <w:right w:val="single" w:sz="4" w:space="0" w:color="auto"/>
            </w:tcBorders>
            <w:vAlign w:val="center"/>
          </w:tcPr>
          <w:p w14:paraId="083CA04C" w14:textId="08501F6F" w:rsidR="00567B91" w:rsidRPr="007B266B" w:rsidRDefault="00567B91" w:rsidP="00292D11">
            <w:pPr>
              <w:spacing w:before="0"/>
              <w:jc w:val="left"/>
              <w:rPr>
                <w:lang w:val="en-GB"/>
              </w:rPr>
            </w:pPr>
            <w:r w:rsidRPr="007B266B">
              <w:rPr>
                <w:lang w:val="en-GB"/>
              </w:rPr>
              <w:t>20-OCT-2022</w:t>
            </w:r>
          </w:p>
        </w:tc>
        <w:tc>
          <w:tcPr>
            <w:tcW w:w="4453" w:type="dxa"/>
            <w:tcBorders>
              <w:top w:val="single" w:sz="4" w:space="0" w:color="auto"/>
              <w:left w:val="single" w:sz="4" w:space="0" w:color="auto"/>
              <w:bottom w:val="double" w:sz="4" w:space="0" w:color="auto"/>
              <w:right w:val="single" w:sz="4" w:space="0" w:color="auto"/>
            </w:tcBorders>
            <w:vAlign w:val="center"/>
          </w:tcPr>
          <w:p w14:paraId="18DE3E81" w14:textId="77777777" w:rsidR="00567B91" w:rsidRPr="007B266B" w:rsidRDefault="00567B91" w:rsidP="00292D11">
            <w:pPr>
              <w:spacing w:before="0"/>
              <w:jc w:val="left"/>
              <w:rPr>
                <w:rFonts w:ascii="Calibri" w:eastAsia="Calibri" w:hAnsi="Calibri"/>
                <w:b/>
                <w:bCs/>
                <w:sz w:val="22"/>
                <w:szCs w:val="22"/>
                <w:u w:val="single"/>
                <w:lang w:val="en-GB"/>
              </w:rPr>
            </w:pPr>
            <w:r w:rsidRPr="007B266B">
              <w:rPr>
                <w:rFonts w:ascii="Calibri" w:eastAsia="Calibri" w:hAnsi="Calibri"/>
                <w:b/>
                <w:bCs/>
                <w:sz w:val="22"/>
                <w:szCs w:val="22"/>
                <w:u w:val="single"/>
                <w:lang w:val="en-GB"/>
              </w:rPr>
              <w:t xml:space="preserve">UCB_RUN: </w:t>
            </w:r>
          </w:p>
          <w:p w14:paraId="78025E77" w14:textId="77777777" w:rsidR="00567B91" w:rsidRPr="007B266B" w:rsidRDefault="00567B91" w:rsidP="00567B91">
            <w:pPr>
              <w:jc w:val="left"/>
              <w:rPr>
                <w:rFonts w:cs="Arial"/>
                <w:b/>
                <w:bCs/>
                <w:u w:val="single"/>
              </w:rPr>
            </w:pPr>
            <w:r w:rsidRPr="007B266B">
              <w:rPr>
                <w:rFonts w:cs="Arial"/>
                <w:b/>
                <w:bCs/>
                <w:u w:val="single"/>
              </w:rPr>
              <w:t>CRQ000010005708</w:t>
            </w:r>
          </w:p>
          <w:p w14:paraId="015CDE2A" w14:textId="77777777" w:rsidR="00567B91" w:rsidRPr="007B266B" w:rsidRDefault="00567B91" w:rsidP="00567B91">
            <w:pPr>
              <w:jc w:val="left"/>
              <w:rPr>
                <w:rFonts w:cs="Arial"/>
                <w:b/>
                <w:bCs/>
                <w:u w:val="single"/>
              </w:rPr>
            </w:pPr>
            <w:r w:rsidRPr="007B266B">
              <w:rPr>
                <w:rFonts w:cs="Arial"/>
                <w:b/>
                <w:bCs/>
                <w:u w:val="single"/>
              </w:rPr>
              <w:t>SAP PE1 FIORI E-payment Enhancement Request Phase 1 (UDD 1372)</w:t>
            </w:r>
          </w:p>
          <w:p w14:paraId="28854740" w14:textId="0D62454E" w:rsidR="004A42A7" w:rsidRPr="007B266B" w:rsidRDefault="004A42A7" w:rsidP="004A42A7">
            <w:pPr>
              <w:jc w:val="left"/>
              <w:rPr>
                <w:rFonts w:cs="Arial"/>
              </w:rPr>
            </w:pPr>
            <w:r w:rsidRPr="007B266B">
              <w:rPr>
                <w:rFonts w:cs="Arial"/>
              </w:rPr>
              <w:t xml:space="preserve">1. Activate Recall/Delete functionality for e-pay request </w:t>
            </w:r>
          </w:p>
          <w:p w14:paraId="1C0B2B62" w14:textId="0E097856" w:rsidR="004A42A7" w:rsidRPr="007B266B" w:rsidRDefault="004A42A7" w:rsidP="004A42A7">
            <w:pPr>
              <w:jc w:val="left"/>
              <w:rPr>
                <w:rFonts w:cs="Arial"/>
              </w:rPr>
            </w:pPr>
            <w:r w:rsidRPr="007B266B">
              <w:rPr>
                <w:rFonts w:cs="Arial"/>
              </w:rPr>
              <w:t xml:space="preserve">2. Add complete name of the user for E-Payment requester in additional to corporate ID. </w:t>
            </w:r>
          </w:p>
          <w:p w14:paraId="738C0CDD" w14:textId="1C5A3B29" w:rsidR="004A42A7" w:rsidRPr="007B266B" w:rsidRDefault="004A42A7" w:rsidP="004A42A7">
            <w:pPr>
              <w:jc w:val="left"/>
              <w:rPr>
                <w:rFonts w:cs="Arial"/>
              </w:rPr>
            </w:pPr>
            <w:r w:rsidRPr="007B266B">
              <w:rPr>
                <w:rFonts w:cs="Arial"/>
              </w:rPr>
              <w:t xml:space="preserve">3. Enhance e-pay dashboard so that after approval of e-pay at Y1 level, e-pay request should be removed from Y1 - approver's dashboard. </w:t>
            </w:r>
          </w:p>
          <w:p w14:paraId="5ED67850" w14:textId="4C9C450C" w:rsidR="004A42A7" w:rsidRPr="007B266B" w:rsidRDefault="004A42A7" w:rsidP="004A42A7">
            <w:pPr>
              <w:jc w:val="left"/>
              <w:rPr>
                <w:rFonts w:cs="Arial"/>
              </w:rPr>
            </w:pPr>
            <w:r w:rsidRPr="007B266B">
              <w:rPr>
                <w:rFonts w:cs="Arial"/>
              </w:rPr>
              <w:t xml:space="preserve">4. Create a new program to send reminder email for e-pay request pending more than one week for approval </w:t>
            </w:r>
          </w:p>
          <w:p w14:paraId="101B4951" w14:textId="0253384B" w:rsidR="004A42A7" w:rsidRPr="007B266B" w:rsidRDefault="004A42A7" w:rsidP="004A42A7">
            <w:pPr>
              <w:jc w:val="left"/>
              <w:rPr>
                <w:rFonts w:cs="Arial"/>
              </w:rPr>
            </w:pPr>
            <w:r w:rsidRPr="007B266B">
              <w:rPr>
                <w:rFonts w:cs="Arial"/>
              </w:rPr>
              <w:t xml:space="preserve">5. </w:t>
            </w:r>
            <w:r w:rsidR="00594BE4" w:rsidRPr="007B266B">
              <w:rPr>
                <w:rFonts w:cs="Arial"/>
              </w:rPr>
              <w:t>Correct</w:t>
            </w:r>
            <w:r w:rsidRPr="007B266B">
              <w:rPr>
                <w:rFonts w:cs="Arial"/>
              </w:rPr>
              <w:t xml:space="preserve"> e-pay functionality to determine posting date based on system date of final approval. </w:t>
            </w:r>
          </w:p>
          <w:p w14:paraId="63DC6B30" w14:textId="076C3E65" w:rsidR="00657221" w:rsidRPr="007B266B" w:rsidRDefault="006B10A5" w:rsidP="004A42A7">
            <w:pPr>
              <w:jc w:val="left"/>
              <w:rPr>
                <w:rFonts w:cs="Arial"/>
              </w:rPr>
            </w:pPr>
            <w:r w:rsidRPr="007B266B">
              <w:rPr>
                <w:rFonts w:cs="Arial"/>
              </w:rPr>
              <w:t>6. ZFI_MANAGE_EPAY not able to capture all error message correctly</w:t>
            </w:r>
            <w:r w:rsidR="00625A96" w:rsidRPr="007B266B">
              <w:rPr>
                <w:rFonts w:cs="Arial"/>
              </w:rPr>
              <w:t xml:space="preserve"> (bug)</w:t>
            </w:r>
            <w:r w:rsidRPr="007B266B">
              <w:rPr>
                <w:rFonts w:cs="Arial"/>
              </w:rPr>
              <w:t>.</w:t>
            </w:r>
          </w:p>
        </w:tc>
        <w:tc>
          <w:tcPr>
            <w:tcW w:w="1559" w:type="dxa"/>
            <w:vMerge w:val="restart"/>
            <w:vAlign w:val="center"/>
          </w:tcPr>
          <w:p w14:paraId="07446F6A" w14:textId="77777777" w:rsidR="00567B91" w:rsidRDefault="00712A50" w:rsidP="00292D11">
            <w:pPr>
              <w:spacing w:before="0"/>
              <w:jc w:val="left"/>
              <w:rPr>
                <w:lang w:val="en-GB"/>
              </w:rPr>
            </w:pPr>
            <w:r w:rsidRPr="00712A50">
              <w:rPr>
                <w:lang w:val="en-GB"/>
              </w:rPr>
              <w:t>DE1K9A0973</w:t>
            </w:r>
          </w:p>
          <w:p w14:paraId="35455DD8" w14:textId="77777777" w:rsidR="00CC331F" w:rsidRPr="00CC331F" w:rsidRDefault="00CC331F" w:rsidP="00CC331F">
            <w:pPr>
              <w:spacing w:before="0"/>
              <w:jc w:val="left"/>
              <w:rPr>
                <w:lang w:val="en-GB"/>
              </w:rPr>
            </w:pPr>
            <w:r w:rsidRPr="00CC331F">
              <w:rPr>
                <w:lang w:val="en-GB"/>
              </w:rPr>
              <w:t>DE1K9A098S</w:t>
            </w:r>
          </w:p>
          <w:p w14:paraId="1A08FC1D" w14:textId="412DF698" w:rsidR="00CC331F" w:rsidRPr="007C77B1" w:rsidRDefault="00CC331F" w:rsidP="00CC331F">
            <w:pPr>
              <w:spacing w:before="0"/>
              <w:jc w:val="left"/>
              <w:rPr>
                <w:lang w:val="en-GB"/>
              </w:rPr>
            </w:pPr>
            <w:r w:rsidRPr="00CC331F">
              <w:rPr>
                <w:lang w:val="en-GB"/>
              </w:rPr>
              <w:t>DE1K9A0996</w:t>
            </w:r>
          </w:p>
        </w:tc>
      </w:tr>
      <w:tr w:rsidR="00567B91" w:rsidRPr="0011645A" w14:paraId="080A11EF" w14:textId="77777777" w:rsidTr="57F23EA6">
        <w:tc>
          <w:tcPr>
            <w:tcW w:w="1440" w:type="dxa"/>
            <w:vMerge/>
            <w:vAlign w:val="center"/>
          </w:tcPr>
          <w:p w14:paraId="0F3A5B9A" w14:textId="77777777" w:rsidR="00567B91" w:rsidRDefault="00567B91" w:rsidP="00292D11">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4CD8D73F" w14:textId="54A689FC" w:rsidR="00567B91" w:rsidRDefault="005A2439" w:rsidP="00292D11">
            <w:pPr>
              <w:spacing w:before="0"/>
              <w:jc w:val="left"/>
              <w:rPr>
                <w:lang w:val="en-GB"/>
              </w:rPr>
            </w:pPr>
            <w:r>
              <w:rPr>
                <w:lang w:val="en-GB"/>
              </w:rPr>
              <w:t>31-OCT-2022</w:t>
            </w:r>
          </w:p>
        </w:tc>
        <w:tc>
          <w:tcPr>
            <w:tcW w:w="4453" w:type="dxa"/>
            <w:tcBorders>
              <w:top w:val="single" w:sz="4" w:space="0" w:color="auto"/>
              <w:left w:val="single" w:sz="4" w:space="0" w:color="auto"/>
              <w:bottom w:val="double" w:sz="4" w:space="0" w:color="auto"/>
              <w:right w:val="single" w:sz="4" w:space="0" w:color="auto"/>
            </w:tcBorders>
            <w:vAlign w:val="center"/>
          </w:tcPr>
          <w:p w14:paraId="15FD3079" w14:textId="2B9D613D" w:rsidR="00567B91" w:rsidRPr="00424256" w:rsidRDefault="005A2439" w:rsidP="00292D11">
            <w:pPr>
              <w:spacing w:before="0"/>
              <w:jc w:val="left"/>
              <w:rPr>
                <w:lang w:val="en-GB"/>
              </w:rPr>
            </w:pPr>
            <w:r>
              <w:rPr>
                <w:lang w:val="en-GB"/>
              </w:rPr>
              <w:t>FS updated by Manish (E63</w:t>
            </w:r>
            <w:r w:rsidR="004A42A7">
              <w:rPr>
                <w:lang w:val="en-GB"/>
              </w:rPr>
              <w:t>1097)</w:t>
            </w:r>
          </w:p>
        </w:tc>
        <w:tc>
          <w:tcPr>
            <w:tcW w:w="1559" w:type="dxa"/>
            <w:vMerge/>
            <w:vAlign w:val="center"/>
          </w:tcPr>
          <w:p w14:paraId="2D393DF1" w14:textId="77777777" w:rsidR="00567B91" w:rsidRPr="0011645A" w:rsidRDefault="00567B91" w:rsidP="00292D11">
            <w:pPr>
              <w:spacing w:before="0"/>
              <w:jc w:val="left"/>
              <w:rPr>
                <w:lang w:val="en-GB"/>
              </w:rPr>
            </w:pPr>
          </w:p>
        </w:tc>
      </w:tr>
      <w:tr w:rsidR="00567B91" w:rsidRPr="0011645A" w14:paraId="1164F0A5" w14:textId="77777777" w:rsidTr="57F23EA6">
        <w:tc>
          <w:tcPr>
            <w:tcW w:w="1440" w:type="dxa"/>
            <w:vMerge/>
            <w:vAlign w:val="center"/>
          </w:tcPr>
          <w:p w14:paraId="055EA6F7" w14:textId="77777777" w:rsidR="00567B91" w:rsidRDefault="00567B91" w:rsidP="00292D11">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1B37FA7E" w14:textId="0FFD25D8" w:rsidR="00567B91" w:rsidRDefault="00712A50" w:rsidP="00292D11">
            <w:pPr>
              <w:spacing w:before="0"/>
              <w:jc w:val="left"/>
              <w:rPr>
                <w:lang w:val="en-GB"/>
              </w:rPr>
            </w:pPr>
            <w:r>
              <w:rPr>
                <w:lang w:val="en-GB"/>
              </w:rPr>
              <w:t>05-DEC-2022</w:t>
            </w:r>
          </w:p>
        </w:tc>
        <w:tc>
          <w:tcPr>
            <w:tcW w:w="4453" w:type="dxa"/>
            <w:tcBorders>
              <w:top w:val="single" w:sz="4" w:space="0" w:color="auto"/>
              <w:left w:val="single" w:sz="4" w:space="0" w:color="auto"/>
              <w:bottom w:val="single" w:sz="4" w:space="0" w:color="auto"/>
              <w:right w:val="single" w:sz="4" w:space="0" w:color="auto"/>
            </w:tcBorders>
            <w:vAlign w:val="center"/>
          </w:tcPr>
          <w:p w14:paraId="4D91866B" w14:textId="48F8980E" w:rsidR="00567B91" w:rsidRPr="00424256" w:rsidRDefault="00712A50" w:rsidP="00292D11">
            <w:pPr>
              <w:spacing w:before="0"/>
              <w:jc w:val="left"/>
              <w:rPr>
                <w:lang w:val="en-GB"/>
              </w:rPr>
            </w:pPr>
            <w:r>
              <w:rPr>
                <w:lang w:val="en-GB"/>
              </w:rPr>
              <w:t xml:space="preserve">TS updated by Shamik </w:t>
            </w:r>
            <w:r w:rsidR="00334BC2">
              <w:rPr>
                <w:lang w:val="en-GB"/>
              </w:rPr>
              <w:t xml:space="preserve">Das </w:t>
            </w:r>
            <w:r>
              <w:rPr>
                <w:lang w:val="en-GB"/>
              </w:rPr>
              <w:t>(E633074)</w:t>
            </w:r>
            <w:r w:rsidR="00334BC2">
              <w:rPr>
                <w:lang w:val="en-GB"/>
              </w:rPr>
              <w:t>/Hardik Patel</w:t>
            </w:r>
            <w:r>
              <w:rPr>
                <w:lang w:val="en-GB"/>
              </w:rPr>
              <w:t>(E63307</w:t>
            </w:r>
            <w:r w:rsidR="00F813E1">
              <w:rPr>
                <w:lang w:val="en-GB"/>
              </w:rPr>
              <w:t>3</w:t>
            </w:r>
            <w:r>
              <w:rPr>
                <w:lang w:val="en-GB"/>
              </w:rPr>
              <w:t>)</w:t>
            </w:r>
          </w:p>
        </w:tc>
        <w:tc>
          <w:tcPr>
            <w:tcW w:w="1559" w:type="dxa"/>
            <w:vMerge/>
            <w:vAlign w:val="center"/>
          </w:tcPr>
          <w:p w14:paraId="62DE9E1F" w14:textId="77777777" w:rsidR="00567B91" w:rsidRPr="0011645A" w:rsidRDefault="00567B91" w:rsidP="00292D11">
            <w:pPr>
              <w:spacing w:before="0"/>
              <w:jc w:val="left"/>
              <w:rPr>
                <w:lang w:val="en-GB"/>
              </w:rPr>
            </w:pPr>
          </w:p>
        </w:tc>
      </w:tr>
      <w:tr w:rsidR="00CB1B19" w:rsidRPr="0011645A" w14:paraId="7FA864A8" w14:textId="77777777" w:rsidTr="57F23EA6">
        <w:tc>
          <w:tcPr>
            <w:tcW w:w="1440" w:type="dxa"/>
            <w:vMerge w:val="restart"/>
            <w:vAlign w:val="center"/>
          </w:tcPr>
          <w:p w14:paraId="3D4403BE" w14:textId="3DAF75D8" w:rsidR="00CB1B19" w:rsidRPr="00C64289" w:rsidRDefault="00CB1B19" w:rsidP="00292D11">
            <w:pPr>
              <w:spacing w:before="0"/>
              <w:jc w:val="left"/>
              <w:rPr>
                <w:lang w:val="en-GB"/>
              </w:rPr>
            </w:pPr>
            <w:r w:rsidRPr="00C64289">
              <w:rPr>
                <w:lang w:val="en-GB"/>
              </w:rPr>
              <w:t>32</w:t>
            </w:r>
          </w:p>
        </w:tc>
        <w:tc>
          <w:tcPr>
            <w:tcW w:w="1620" w:type="dxa"/>
            <w:tcBorders>
              <w:top w:val="single" w:sz="4" w:space="0" w:color="auto"/>
              <w:left w:val="single" w:sz="4" w:space="0" w:color="auto"/>
              <w:bottom w:val="single" w:sz="4" w:space="0" w:color="auto"/>
              <w:right w:val="single" w:sz="4" w:space="0" w:color="auto"/>
            </w:tcBorders>
            <w:vAlign w:val="center"/>
          </w:tcPr>
          <w:p w14:paraId="75505807" w14:textId="3EFEC276" w:rsidR="00CB1B19" w:rsidRPr="00C64289" w:rsidRDefault="00CB1B19" w:rsidP="00292D11">
            <w:pPr>
              <w:spacing w:before="0"/>
              <w:jc w:val="left"/>
              <w:rPr>
                <w:lang w:val="en-GB"/>
              </w:rPr>
            </w:pPr>
            <w:r w:rsidRPr="00C64289">
              <w:rPr>
                <w:lang w:val="en-GB"/>
              </w:rPr>
              <w:t>23-DEC-2022</w:t>
            </w:r>
          </w:p>
        </w:tc>
        <w:tc>
          <w:tcPr>
            <w:tcW w:w="4453" w:type="dxa"/>
            <w:tcBorders>
              <w:top w:val="single" w:sz="4" w:space="0" w:color="auto"/>
              <w:left w:val="single" w:sz="4" w:space="0" w:color="auto"/>
              <w:bottom w:val="single" w:sz="4" w:space="0" w:color="auto"/>
              <w:right w:val="single" w:sz="4" w:space="0" w:color="auto"/>
            </w:tcBorders>
            <w:vAlign w:val="center"/>
          </w:tcPr>
          <w:p w14:paraId="6E7EF748" w14:textId="77777777" w:rsidR="00CB1B19" w:rsidRPr="00C64289" w:rsidRDefault="00CB1B19" w:rsidP="00C64289">
            <w:pPr>
              <w:spacing w:before="0"/>
              <w:jc w:val="left"/>
              <w:rPr>
                <w:b/>
                <w:bCs/>
                <w:u w:val="single"/>
                <w:lang w:val="en-GB"/>
              </w:rPr>
            </w:pPr>
            <w:r w:rsidRPr="00C64289">
              <w:rPr>
                <w:b/>
                <w:bCs/>
                <w:u w:val="single"/>
                <w:lang w:val="en-GB"/>
              </w:rPr>
              <w:t>RICEF 01876 - UCB_RUN : UCB_RUN : UCB_RUN: All RUN developments and customizing activities ( DE1_P00099 )</w:t>
            </w:r>
          </w:p>
          <w:p w14:paraId="17E180F1" w14:textId="77777777" w:rsidR="00CB1B19" w:rsidRPr="00C64289" w:rsidRDefault="00CB1B19" w:rsidP="00C64289">
            <w:pPr>
              <w:spacing w:before="0"/>
              <w:jc w:val="left"/>
              <w:rPr>
                <w:b/>
                <w:bCs/>
                <w:u w:val="single"/>
                <w:lang w:val="en-GB"/>
              </w:rPr>
            </w:pPr>
            <w:r w:rsidRPr="00C64289">
              <w:rPr>
                <w:b/>
                <w:bCs/>
                <w:u w:val="single"/>
                <w:lang w:val="en-GB"/>
              </w:rPr>
              <w:t>CRQ000010006877</w:t>
            </w:r>
          </w:p>
          <w:p w14:paraId="37381C66" w14:textId="77777777" w:rsidR="00CB1B19" w:rsidRDefault="00CB1B19" w:rsidP="00C64289">
            <w:pPr>
              <w:spacing w:before="0"/>
              <w:jc w:val="left"/>
              <w:rPr>
                <w:b/>
                <w:bCs/>
                <w:u w:val="single"/>
                <w:lang w:val="en-GB"/>
              </w:rPr>
            </w:pPr>
            <w:r w:rsidRPr="00C64289">
              <w:rPr>
                <w:b/>
                <w:bCs/>
                <w:u w:val="single"/>
                <w:lang w:val="en-GB"/>
              </w:rPr>
              <w:t>WP - SAP PE1 FIORI E-payment Enhancement Request Phase 2 (UDD 1372)</w:t>
            </w:r>
          </w:p>
          <w:p w14:paraId="49B260F4" w14:textId="77777777" w:rsidR="00CB1B19" w:rsidRDefault="00CB1B19" w:rsidP="00C64289">
            <w:pPr>
              <w:spacing w:before="0"/>
              <w:jc w:val="left"/>
              <w:rPr>
                <w:b/>
                <w:bCs/>
                <w:u w:val="single"/>
                <w:lang w:val="en-GB"/>
              </w:rPr>
            </w:pPr>
          </w:p>
          <w:p w14:paraId="30340E44" w14:textId="7D62BA24" w:rsidR="00CB1B19" w:rsidRDefault="00CB1B19" w:rsidP="00CF56D0">
            <w:pPr>
              <w:spacing w:before="0"/>
              <w:jc w:val="left"/>
              <w:rPr>
                <w:lang w:val="en-GB"/>
              </w:rPr>
            </w:pPr>
            <w:r w:rsidRPr="00CD5FD5">
              <w:rPr>
                <w:lang w:val="en-GB"/>
              </w:rPr>
              <w:t xml:space="preserve">1. For One Time Vendor make </w:t>
            </w:r>
            <w:r>
              <w:rPr>
                <w:rStyle w:val="ui-provider"/>
              </w:rPr>
              <w:t>Bank Control Key</w:t>
            </w:r>
            <w:r w:rsidRPr="00CD5FD5">
              <w:rPr>
                <w:lang w:val="en-GB"/>
              </w:rPr>
              <w:t xml:space="preserve"> mandatory while updating Bank account information in </w:t>
            </w:r>
            <w:r>
              <w:rPr>
                <w:lang w:val="en-GB"/>
              </w:rPr>
              <w:t xml:space="preserve">bank </w:t>
            </w:r>
            <w:r w:rsidRPr="00CD5FD5">
              <w:rPr>
                <w:lang w:val="en-GB"/>
              </w:rPr>
              <w:t>countries where-ever it's applicable (Requirement no 85)</w:t>
            </w:r>
            <w:r>
              <w:rPr>
                <w:lang w:val="en-GB"/>
              </w:rPr>
              <w:t xml:space="preserve"> (see UDD1945 for details)</w:t>
            </w:r>
          </w:p>
          <w:p w14:paraId="5A409BC6" w14:textId="77777777" w:rsidR="00CB1B19" w:rsidRPr="00CD5FD5" w:rsidRDefault="00CB1B19" w:rsidP="00CF56D0">
            <w:pPr>
              <w:spacing w:before="0"/>
              <w:jc w:val="left"/>
              <w:rPr>
                <w:lang w:val="en-GB"/>
              </w:rPr>
            </w:pPr>
          </w:p>
          <w:p w14:paraId="58142603" w14:textId="76FE0DB4" w:rsidR="00CB1B19" w:rsidRDefault="00CB1B19" w:rsidP="00CF56D0">
            <w:pPr>
              <w:spacing w:before="0"/>
              <w:jc w:val="left"/>
              <w:rPr>
                <w:lang w:val="en-GB"/>
              </w:rPr>
            </w:pPr>
            <w:r w:rsidRPr="00CD5FD5">
              <w:rPr>
                <w:lang w:val="en-GB"/>
              </w:rPr>
              <w:t>2. At e-pay creation screen, rename button "Down payment FI" to “Down payment without PO””. (Requirement no 134)</w:t>
            </w:r>
            <w:r>
              <w:rPr>
                <w:lang w:val="en-GB"/>
              </w:rPr>
              <w:t xml:space="preserve"> (only documentation impact in the backend) (see UDD1945 for implementation)</w:t>
            </w:r>
          </w:p>
          <w:p w14:paraId="4C636E4A" w14:textId="77777777" w:rsidR="00CB1B19" w:rsidRPr="00CD5FD5" w:rsidRDefault="00CB1B19" w:rsidP="00CF56D0">
            <w:pPr>
              <w:spacing w:before="0"/>
              <w:jc w:val="left"/>
              <w:rPr>
                <w:lang w:val="en-GB"/>
              </w:rPr>
            </w:pPr>
          </w:p>
          <w:p w14:paraId="1803283B" w14:textId="395D64EF" w:rsidR="00CB1B19" w:rsidRDefault="00CB1B19" w:rsidP="00CF56D0">
            <w:pPr>
              <w:spacing w:before="0"/>
              <w:jc w:val="left"/>
              <w:rPr>
                <w:lang w:val="en-GB"/>
              </w:rPr>
            </w:pPr>
            <w:r w:rsidRPr="00CD5FD5">
              <w:rPr>
                <w:lang w:val="en-GB"/>
              </w:rPr>
              <w:t>3. Enhance down payments request to consider all down pay raised in past against same purchase order and issue error message if current down payment exceed total PO value plus maximum tax for country. (Requirement no 225)</w:t>
            </w:r>
          </w:p>
          <w:p w14:paraId="4EF5F0F3" w14:textId="77777777" w:rsidR="00CB1B19" w:rsidRPr="00CD5FD5" w:rsidRDefault="00CB1B19" w:rsidP="00CF56D0">
            <w:pPr>
              <w:spacing w:before="0"/>
              <w:jc w:val="left"/>
              <w:rPr>
                <w:lang w:val="en-GB"/>
              </w:rPr>
            </w:pPr>
          </w:p>
          <w:p w14:paraId="4C2B2737" w14:textId="2893DB80" w:rsidR="00CB1B19" w:rsidRDefault="00CB1B19" w:rsidP="00CF56D0">
            <w:pPr>
              <w:spacing w:before="0"/>
              <w:jc w:val="left"/>
              <w:rPr>
                <w:lang w:val="en-GB"/>
              </w:rPr>
            </w:pPr>
            <w:r w:rsidRPr="00CD5FD5">
              <w:rPr>
                <w:lang w:val="en-GB"/>
              </w:rPr>
              <w:t xml:space="preserve">4. In My Inbox, </w:t>
            </w:r>
            <w:r>
              <w:rPr>
                <w:lang w:val="en-GB"/>
              </w:rPr>
              <w:t>action item title changed for more readability in WF template (Requirement 251)</w:t>
            </w:r>
          </w:p>
          <w:p w14:paraId="32546D85" w14:textId="77777777" w:rsidR="00CB1B19" w:rsidRPr="00CD5FD5" w:rsidRDefault="00CB1B19" w:rsidP="00CF56D0">
            <w:pPr>
              <w:spacing w:before="0"/>
              <w:jc w:val="left"/>
              <w:rPr>
                <w:lang w:val="en-GB"/>
              </w:rPr>
            </w:pPr>
          </w:p>
          <w:p w14:paraId="65D5F295" w14:textId="77777777" w:rsidR="00CB1B19" w:rsidRPr="00CD5FD5" w:rsidRDefault="00CB1B19" w:rsidP="00CF56D0">
            <w:pPr>
              <w:spacing w:before="0"/>
              <w:jc w:val="left"/>
              <w:rPr>
                <w:lang w:val="en-GB"/>
              </w:rPr>
            </w:pPr>
          </w:p>
          <w:p w14:paraId="01658F38" w14:textId="138F3343" w:rsidR="00CB1B19" w:rsidRDefault="00CB1B19" w:rsidP="00CF56D0">
            <w:pPr>
              <w:spacing w:before="0"/>
              <w:jc w:val="left"/>
              <w:rPr>
                <w:lang w:val="en-GB"/>
              </w:rPr>
            </w:pPr>
            <w:r w:rsidRPr="00CD5FD5">
              <w:rPr>
                <w:lang w:val="en-GB"/>
              </w:rPr>
              <w:t>6. Withholding Tax: Enhance WH tax functionality that business user can update WHtax base amount at ePayment creation screen if Withholding Tax Default value step is maintained for company code in ZFI_DEVELOPMENTS. (Requirement no 253)</w:t>
            </w:r>
          </w:p>
          <w:p w14:paraId="77AE50F3" w14:textId="72AFCB76" w:rsidR="00CB1B19" w:rsidRDefault="00CB1B19" w:rsidP="00CF56D0">
            <w:pPr>
              <w:spacing w:before="0"/>
              <w:jc w:val="left"/>
              <w:rPr>
                <w:lang w:val="en-GB"/>
              </w:rPr>
            </w:pPr>
          </w:p>
          <w:p w14:paraId="2C2BFBEF" w14:textId="18DCBD45" w:rsidR="00CB1B19" w:rsidRDefault="00CB1B19" w:rsidP="00CF56D0">
            <w:pPr>
              <w:spacing w:before="0"/>
              <w:jc w:val="left"/>
              <w:rPr>
                <w:lang w:val="en-GB"/>
              </w:rPr>
            </w:pPr>
          </w:p>
          <w:p w14:paraId="00AA6980" w14:textId="30FFDE90" w:rsidR="00CB1B19" w:rsidRDefault="00CB1B19" w:rsidP="00CF56D0">
            <w:pPr>
              <w:spacing w:before="0"/>
              <w:jc w:val="left"/>
              <w:rPr>
                <w:lang w:val="en-GB"/>
              </w:rPr>
            </w:pPr>
            <w:r>
              <w:rPr>
                <w:lang w:val="en-GB"/>
              </w:rPr>
              <w:t>7.. Bank Key updating from IBAN correction</w:t>
            </w:r>
          </w:p>
          <w:p w14:paraId="293B6CFB" w14:textId="597CEF68" w:rsidR="00CB1B19" w:rsidRDefault="00CB1B19" w:rsidP="00CF56D0">
            <w:pPr>
              <w:spacing w:before="0"/>
              <w:jc w:val="left"/>
              <w:rPr>
                <w:lang w:val="en-GB"/>
              </w:rPr>
            </w:pPr>
            <w:r>
              <w:rPr>
                <w:rFonts w:eastAsia="Arial" w:cs="Arial"/>
                <w:color w:val="000000" w:themeColor="text1"/>
                <w:u w:val="single"/>
              </w:rPr>
              <w:t>8.</w:t>
            </w:r>
            <w:r w:rsidRPr="0012423C">
              <w:rPr>
                <w:rFonts w:eastAsia="Arial" w:cs="Arial"/>
                <w:color w:val="000000" w:themeColor="text1"/>
                <w:u w:val="single"/>
              </w:rPr>
              <w:t xml:space="preserve"> ZFI_DEV </w:t>
            </w:r>
            <w:r>
              <w:rPr>
                <w:rFonts w:eastAsia="Arial" w:cs="Arial"/>
                <w:color w:val="000000" w:themeColor="text1"/>
                <w:u w:val="single"/>
              </w:rPr>
              <w:t xml:space="preserve">step MTS </w:t>
            </w:r>
            <w:r w:rsidRPr="0012423C">
              <w:rPr>
                <w:rFonts w:eastAsia="Arial" w:cs="Arial"/>
                <w:color w:val="000000" w:themeColor="text1"/>
                <w:u w:val="single"/>
              </w:rPr>
              <w:t>parameter pointing to</w:t>
            </w:r>
            <w:r>
              <w:rPr>
                <w:rFonts w:eastAsia="Arial" w:cs="Arial"/>
                <w:color w:val="000000" w:themeColor="text1"/>
                <w:u w:val="single"/>
              </w:rPr>
              <w:t xml:space="preserve"> hardcoded text, this should become a SO10</w:t>
            </w:r>
          </w:p>
          <w:p w14:paraId="264DF3BD" w14:textId="5B3E5591" w:rsidR="00CB1B19" w:rsidRPr="00C64289" w:rsidRDefault="00CB1B19" w:rsidP="00C64289">
            <w:pPr>
              <w:spacing w:before="0"/>
              <w:jc w:val="left"/>
              <w:rPr>
                <w:lang w:val="en-GB"/>
              </w:rPr>
            </w:pPr>
          </w:p>
        </w:tc>
        <w:tc>
          <w:tcPr>
            <w:tcW w:w="1559" w:type="dxa"/>
            <w:vAlign w:val="center"/>
          </w:tcPr>
          <w:p w14:paraId="178C626B" w14:textId="77777777" w:rsidR="00CB1B19" w:rsidRPr="0011645A" w:rsidRDefault="00CB1B19" w:rsidP="00292D11">
            <w:pPr>
              <w:spacing w:before="0"/>
              <w:jc w:val="left"/>
              <w:rPr>
                <w:lang w:val="en-GB"/>
              </w:rPr>
            </w:pPr>
          </w:p>
        </w:tc>
      </w:tr>
      <w:tr w:rsidR="00CB1B19" w:rsidRPr="0011645A" w14:paraId="6AEAF820" w14:textId="77777777" w:rsidTr="57F23EA6">
        <w:tc>
          <w:tcPr>
            <w:tcW w:w="1440" w:type="dxa"/>
            <w:vMerge/>
            <w:vAlign w:val="center"/>
          </w:tcPr>
          <w:p w14:paraId="40C04953" w14:textId="77777777" w:rsidR="00CB1B19" w:rsidRDefault="00CB1B19" w:rsidP="00CF56D0">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2BC9BDD6" w14:textId="65BD5791" w:rsidR="00CB1B19" w:rsidRDefault="00CB1B19" w:rsidP="00CF56D0">
            <w:pPr>
              <w:spacing w:before="0"/>
              <w:jc w:val="left"/>
              <w:rPr>
                <w:lang w:val="en-GB"/>
              </w:rPr>
            </w:pPr>
            <w:r>
              <w:rPr>
                <w:lang w:val="en-GB"/>
              </w:rPr>
              <w:t>05-JAN-2023</w:t>
            </w:r>
          </w:p>
        </w:tc>
        <w:tc>
          <w:tcPr>
            <w:tcW w:w="4453" w:type="dxa"/>
            <w:tcBorders>
              <w:top w:val="single" w:sz="4" w:space="0" w:color="auto"/>
              <w:left w:val="single" w:sz="4" w:space="0" w:color="auto"/>
              <w:bottom w:val="single" w:sz="4" w:space="0" w:color="auto"/>
              <w:right w:val="single" w:sz="4" w:space="0" w:color="auto"/>
            </w:tcBorders>
            <w:vAlign w:val="center"/>
          </w:tcPr>
          <w:p w14:paraId="7584758F" w14:textId="0FDB3518" w:rsidR="00CB1B19" w:rsidRDefault="00CB1B19" w:rsidP="00CF56D0">
            <w:pPr>
              <w:spacing w:before="0"/>
              <w:jc w:val="left"/>
              <w:rPr>
                <w:lang w:val="en-GB"/>
              </w:rPr>
            </w:pPr>
            <w:r>
              <w:rPr>
                <w:lang w:val="en-GB"/>
              </w:rPr>
              <w:t xml:space="preserve">FS updated by </w:t>
            </w:r>
            <w:r w:rsidRPr="00CF56D0">
              <w:rPr>
                <w:lang w:val="en-GB"/>
              </w:rPr>
              <w:t>Raktim Roy</w:t>
            </w:r>
            <w:r>
              <w:rPr>
                <w:lang w:val="en-GB"/>
              </w:rPr>
              <w:t xml:space="preserve"> (E631509)</w:t>
            </w:r>
          </w:p>
        </w:tc>
        <w:tc>
          <w:tcPr>
            <w:tcW w:w="1559" w:type="dxa"/>
            <w:vAlign w:val="center"/>
          </w:tcPr>
          <w:p w14:paraId="759EDF57" w14:textId="77777777" w:rsidR="00CB1B19" w:rsidRPr="0011645A" w:rsidRDefault="00CB1B19" w:rsidP="00CF56D0">
            <w:pPr>
              <w:spacing w:before="0"/>
              <w:jc w:val="left"/>
              <w:rPr>
                <w:lang w:val="en-GB"/>
              </w:rPr>
            </w:pPr>
          </w:p>
        </w:tc>
      </w:tr>
      <w:tr w:rsidR="00CB1B19" w:rsidRPr="0011645A" w14:paraId="340CEEBF" w14:textId="77777777" w:rsidTr="57F23EA6">
        <w:tc>
          <w:tcPr>
            <w:tcW w:w="1440" w:type="dxa"/>
            <w:vMerge/>
            <w:vAlign w:val="center"/>
          </w:tcPr>
          <w:p w14:paraId="1D1E6E4C" w14:textId="77777777" w:rsidR="00CB1B19" w:rsidRDefault="00CB1B19" w:rsidP="00CF56D0">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337A2B48" w14:textId="630A162C" w:rsidR="00CB1B19" w:rsidRDefault="00CB1B19" w:rsidP="00CF56D0">
            <w:pPr>
              <w:spacing w:before="0"/>
              <w:jc w:val="left"/>
              <w:rPr>
                <w:lang w:val="en-GB"/>
              </w:rPr>
            </w:pPr>
            <w:r>
              <w:rPr>
                <w:lang w:val="en-GB"/>
              </w:rPr>
              <w:t>14-MAR-2023</w:t>
            </w:r>
          </w:p>
        </w:tc>
        <w:tc>
          <w:tcPr>
            <w:tcW w:w="4453" w:type="dxa"/>
            <w:tcBorders>
              <w:top w:val="single" w:sz="4" w:space="0" w:color="auto"/>
              <w:left w:val="single" w:sz="4" w:space="0" w:color="auto"/>
              <w:bottom w:val="single" w:sz="4" w:space="0" w:color="auto"/>
              <w:right w:val="single" w:sz="4" w:space="0" w:color="auto"/>
            </w:tcBorders>
            <w:vAlign w:val="center"/>
          </w:tcPr>
          <w:p w14:paraId="5C61E208" w14:textId="02994C90" w:rsidR="00CB1B19" w:rsidRDefault="00CB1B19" w:rsidP="00DB0F7E">
            <w:pPr>
              <w:spacing w:before="0"/>
              <w:jc w:val="left"/>
              <w:rPr>
                <w:lang w:val="en-GB"/>
              </w:rPr>
            </w:pPr>
            <w:r>
              <w:rPr>
                <w:lang w:val="en-GB"/>
              </w:rPr>
              <w:t xml:space="preserve">TS updated by Dharma Teja(E634536) </w:t>
            </w:r>
          </w:p>
          <w:p w14:paraId="720F5D29" w14:textId="77777777" w:rsidR="00CB1B19" w:rsidRDefault="00CB1B19" w:rsidP="00DB0F7E">
            <w:pPr>
              <w:spacing w:before="0"/>
              <w:jc w:val="left"/>
              <w:rPr>
                <w:lang w:val="en-GB"/>
              </w:rPr>
            </w:pPr>
          </w:p>
          <w:p w14:paraId="70DB428B" w14:textId="5614ECC7" w:rsidR="00CB1B19" w:rsidRDefault="00CB1B19" w:rsidP="00DB0F7E">
            <w:pPr>
              <w:spacing w:before="0"/>
              <w:jc w:val="left"/>
              <w:rPr>
                <w:lang w:val="en-GB"/>
              </w:rPr>
            </w:pPr>
            <w:r>
              <w:rPr>
                <w:lang w:val="en-GB"/>
              </w:rPr>
              <w:t xml:space="preserve">Technical Update : In method </w:t>
            </w:r>
            <w:r w:rsidRPr="0BEF0AE1">
              <w:rPr>
                <w:lang w:val="en-GB"/>
              </w:rPr>
              <w:t>CREATE_EPAY_REQ</w:t>
            </w:r>
            <w:r>
              <w:rPr>
                <w:lang w:val="en-GB"/>
              </w:rPr>
              <w:t xml:space="preserve"> and </w:t>
            </w:r>
            <w:r w:rsidRPr="00156733">
              <w:rPr>
                <w:lang w:val="en-GB"/>
              </w:rPr>
              <w:t xml:space="preserve">UPDATE_EPAY_REQ </w:t>
            </w:r>
            <w:r>
              <w:rPr>
                <w:lang w:val="en-GB"/>
              </w:rPr>
              <w:t xml:space="preserve"> conversion for BANK_CTRL and </w:t>
            </w:r>
            <w:r w:rsidRPr="002B10D0">
              <w:rPr>
                <w:lang w:val="en-GB"/>
              </w:rPr>
              <w:t>AMOUNT_INCURR</w:t>
            </w:r>
            <w:r>
              <w:rPr>
                <w:lang w:val="en-GB"/>
              </w:rPr>
              <w:t xml:space="preserve"> field is done.</w:t>
            </w:r>
          </w:p>
        </w:tc>
        <w:tc>
          <w:tcPr>
            <w:tcW w:w="1559" w:type="dxa"/>
            <w:vAlign w:val="center"/>
          </w:tcPr>
          <w:p w14:paraId="2694C316" w14:textId="129536E1" w:rsidR="00CB1B19" w:rsidRPr="0011645A" w:rsidRDefault="00CB1B19" w:rsidP="00CF56D0">
            <w:pPr>
              <w:spacing w:before="0"/>
              <w:jc w:val="left"/>
              <w:rPr>
                <w:lang w:val="en-GB"/>
              </w:rPr>
            </w:pPr>
            <w:r w:rsidRPr="00F067E9">
              <w:rPr>
                <w:lang w:val="en-GB"/>
              </w:rPr>
              <w:t>DE1K9A09J1</w:t>
            </w:r>
          </w:p>
        </w:tc>
      </w:tr>
      <w:tr w:rsidR="00A54910" w:rsidRPr="0011645A" w14:paraId="08EE3540" w14:textId="77777777" w:rsidTr="57F23EA6">
        <w:tc>
          <w:tcPr>
            <w:tcW w:w="1440" w:type="dxa"/>
            <w:vMerge/>
            <w:vAlign w:val="center"/>
          </w:tcPr>
          <w:p w14:paraId="64C2C533" w14:textId="77777777" w:rsidR="00A54910" w:rsidRDefault="00A54910" w:rsidP="00A54910">
            <w:pPr>
              <w:spacing w:before="0"/>
              <w:jc w:val="left"/>
              <w:rPr>
                <w:lang w:val="en-GB"/>
              </w:rPr>
            </w:pPr>
          </w:p>
        </w:tc>
        <w:tc>
          <w:tcPr>
            <w:tcW w:w="1620" w:type="dxa"/>
            <w:tcBorders>
              <w:top w:val="single" w:sz="4" w:space="0" w:color="auto"/>
              <w:left w:val="single" w:sz="4" w:space="0" w:color="auto"/>
              <w:bottom w:val="double" w:sz="4" w:space="0" w:color="auto"/>
              <w:right w:val="single" w:sz="4" w:space="0" w:color="auto"/>
            </w:tcBorders>
            <w:vAlign w:val="center"/>
          </w:tcPr>
          <w:p w14:paraId="1F141FEE" w14:textId="15018A5A" w:rsidR="00A54910" w:rsidRDefault="00A54910" w:rsidP="00A54910">
            <w:pPr>
              <w:spacing w:before="0"/>
              <w:jc w:val="left"/>
              <w:rPr>
                <w:lang w:val="en-GB"/>
              </w:rPr>
            </w:pPr>
            <w:r>
              <w:rPr>
                <w:lang w:val="en-GB"/>
              </w:rPr>
              <w:t>04-APR-2023</w:t>
            </w:r>
          </w:p>
        </w:tc>
        <w:tc>
          <w:tcPr>
            <w:tcW w:w="4453" w:type="dxa"/>
            <w:tcBorders>
              <w:top w:val="single" w:sz="4" w:space="0" w:color="auto"/>
              <w:left w:val="single" w:sz="4" w:space="0" w:color="auto"/>
              <w:bottom w:val="double" w:sz="4" w:space="0" w:color="auto"/>
              <w:right w:val="single" w:sz="4" w:space="0" w:color="auto"/>
            </w:tcBorders>
            <w:vAlign w:val="center"/>
          </w:tcPr>
          <w:p w14:paraId="62199E3D" w14:textId="7D012A92" w:rsidR="00A54910" w:rsidRDefault="009F7862" w:rsidP="00A54910">
            <w:pPr>
              <w:spacing w:before="0"/>
              <w:jc w:val="left"/>
              <w:rPr>
                <w:lang w:val="en-GB"/>
              </w:rPr>
            </w:pPr>
            <w:r>
              <w:rPr>
                <w:lang w:val="en-GB"/>
              </w:rPr>
              <w:t xml:space="preserve">Defect </w:t>
            </w:r>
            <w:r w:rsidR="00A4202A" w:rsidRPr="00A4202A">
              <w:rPr>
                <w:lang w:val="en-GB"/>
              </w:rPr>
              <w:t>4697</w:t>
            </w:r>
            <w:r w:rsidR="00A4202A">
              <w:rPr>
                <w:lang w:val="en-GB"/>
              </w:rPr>
              <w:t xml:space="preserve"> :</w:t>
            </w:r>
            <w:r w:rsidR="00A4202A">
              <w:rPr>
                <w:rFonts w:ascii="Courier New" w:hAnsi="Courier New" w:cs="Courier New"/>
                <w:color w:val="3399FF"/>
                <w:shd w:val="clear" w:color="auto" w:fill="FFFFFF"/>
                <w:lang w:val="en-IN"/>
              </w:rPr>
              <w:t xml:space="preserve"> </w:t>
            </w:r>
            <w:r w:rsidR="00A54910">
              <w:rPr>
                <w:lang w:val="en-GB"/>
              </w:rPr>
              <w:t>Replaced BT</w:t>
            </w:r>
            <w:r w:rsidR="00D8368E">
              <w:rPr>
                <w:lang w:val="en-GB"/>
              </w:rPr>
              <w:t>(Between)</w:t>
            </w:r>
            <w:r w:rsidR="00A54910">
              <w:rPr>
                <w:lang w:val="en-GB"/>
              </w:rPr>
              <w:t xml:space="preserve"> with EQ</w:t>
            </w:r>
            <w:r w:rsidR="00D8368E">
              <w:rPr>
                <w:lang w:val="en-GB"/>
              </w:rPr>
              <w:t>(Equal)</w:t>
            </w:r>
            <w:r w:rsidR="00A54910">
              <w:rPr>
                <w:lang w:val="en-GB"/>
              </w:rPr>
              <w:t xml:space="preserve"> in LR_STATUS range variable in method </w:t>
            </w:r>
            <w:r w:rsidR="00A54910" w:rsidRPr="00F6294D">
              <w:rPr>
                <w:lang w:val="en-GB"/>
              </w:rPr>
              <w:t>DO_SPECIFIC_CHECKS</w:t>
            </w:r>
          </w:p>
        </w:tc>
        <w:tc>
          <w:tcPr>
            <w:tcW w:w="1559" w:type="dxa"/>
            <w:vAlign w:val="center"/>
          </w:tcPr>
          <w:p w14:paraId="0BD86D85" w14:textId="30CB2F88" w:rsidR="00A54910" w:rsidRPr="00F067E9" w:rsidRDefault="00A54910" w:rsidP="00A54910">
            <w:pPr>
              <w:spacing w:before="0"/>
              <w:jc w:val="left"/>
              <w:rPr>
                <w:lang w:val="en-GB"/>
              </w:rPr>
            </w:pPr>
            <w:r w:rsidRPr="00CB1B19">
              <w:rPr>
                <w:lang w:val="en-GB"/>
              </w:rPr>
              <w:t>DE1K9A0A3B</w:t>
            </w:r>
          </w:p>
        </w:tc>
      </w:tr>
      <w:tr w:rsidR="00D53448" w:rsidRPr="0011645A" w14:paraId="05A55B5B" w14:textId="77777777" w:rsidTr="57F23EA6">
        <w:tc>
          <w:tcPr>
            <w:tcW w:w="1440" w:type="dxa"/>
            <w:vMerge w:val="restart"/>
            <w:vAlign w:val="center"/>
          </w:tcPr>
          <w:p w14:paraId="7ED79CC7" w14:textId="3A00D490" w:rsidR="00D53448" w:rsidRPr="00C64289" w:rsidRDefault="00D53448" w:rsidP="001858BD">
            <w:pPr>
              <w:spacing w:before="0"/>
              <w:jc w:val="left"/>
              <w:rPr>
                <w:lang w:val="en-GB"/>
              </w:rPr>
            </w:pPr>
            <w:r w:rsidRPr="00C64289">
              <w:rPr>
                <w:lang w:val="en-GB"/>
              </w:rPr>
              <w:t>3</w:t>
            </w:r>
            <w:r>
              <w:rPr>
                <w:lang w:val="en-GB"/>
              </w:rPr>
              <w:t>3</w:t>
            </w:r>
          </w:p>
        </w:tc>
        <w:tc>
          <w:tcPr>
            <w:tcW w:w="1620" w:type="dxa"/>
            <w:tcBorders>
              <w:top w:val="single" w:sz="4" w:space="0" w:color="auto"/>
              <w:left w:val="single" w:sz="4" w:space="0" w:color="auto"/>
              <w:bottom w:val="single" w:sz="4" w:space="0" w:color="auto"/>
              <w:right w:val="single" w:sz="4" w:space="0" w:color="auto"/>
            </w:tcBorders>
            <w:vAlign w:val="center"/>
          </w:tcPr>
          <w:p w14:paraId="30A68517" w14:textId="081A0429" w:rsidR="00D53448" w:rsidRPr="00C64289" w:rsidRDefault="006A15E1" w:rsidP="001858BD">
            <w:pPr>
              <w:spacing w:before="0"/>
              <w:jc w:val="left"/>
              <w:rPr>
                <w:lang w:val="en-GB"/>
              </w:rPr>
            </w:pPr>
            <w:r>
              <w:rPr>
                <w:lang w:val="en-GB"/>
              </w:rPr>
              <w:t>18</w:t>
            </w:r>
            <w:r w:rsidR="00D53448">
              <w:rPr>
                <w:lang w:val="en-GB"/>
              </w:rPr>
              <w:t>-APR-2023</w:t>
            </w:r>
          </w:p>
        </w:tc>
        <w:tc>
          <w:tcPr>
            <w:tcW w:w="4453" w:type="dxa"/>
            <w:tcBorders>
              <w:top w:val="single" w:sz="4" w:space="0" w:color="auto"/>
              <w:left w:val="single" w:sz="4" w:space="0" w:color="auto"/>
              <w:bottom w:val="single" w:sz="4" w:space="0" w:color="auto"/>
              <w:right w:val="single" w:sz="4" w:space="0" w:color="auto"/>
            </w:tcBorders>
            <w:vAlign w:val="center"/>
          </w:tcPr>
          <w:p w14:paraId="7F4C9480" w14:textId="1BA9714C" w:rsidR="00D53448" w:rsidRDefault="00D53448" w:rsidP="001858BD">
            <w:pPr>
              <w:spacing w:before="0"/>
              <w:jc w:val="left"/>
              <w:rPr>
                <w:b/>
                <w:bCs/>
                <w:u w:val="single"/>
                <w:lang w:val="en-GB"/>
              </w:rPr>
            </w:pPr>
            <w:r>
              <w:rPr>
                <w:b/>
                <w:bCs/>
                <w:u w:val="single"/>
                <w:lang w:val="en-GB"/>
              </w:rPr>
              <w:t>UCB_RUN</w:t>
            </w:r>
          </w:p>
          <w:p w14:paraId="209D0C00" w14:textId="3C5D6FB4" w:rsidR="006A15E1" w:rsidRDefault="006A15E1" w:rsidP="001858BD">
            <w:pPr>
              <w:spacing w:before="0"/>
              <w:jc w:val="left"/>
              <w:rPr>
                <w:lang w:val="en-GB"/>
              </w:rPr>
            </w:pPr>
            <w:r w:rsidRPr="006A15E1">
              <w:rPr>
                <w:b/>
                <w:bCs/>
                <w:u w:val="single"/>
                <w:lang w:val="en-GB"/>
              </w:rPr>
              <w:t>CRQ000010008392</w:t>
            </w:r>
          </w:p>
          <w:p w14:paraId="1722C5CD" w14:textId="7CA8301B" w:rsidR="00D53448" w:rsidRDefault="006A15E1" w:rsidP="001858BD">
            <w:pPr>
              <w:spacing w:before="0"/>
              <w:jc w:val="left"/>
              <w:rPr>
                <w:rFonts w:cs="Arial"/>
              </w:rPr>
            </w:pPr>
            <w:r w:rsidRPr="006A15E1">
              <w:rPr>
                <w:rFonts w:cs="Arial"/>
              </w:rPr>
              <w:t>SAP PE1 BUG Fix E-payment Request (UDD 1372)</w:t>
            </w:r>
          </w:p>
          <w:p w14:paraId="5B4A82D4" w14:textId="3D976868" w:rsidR="00F81679" w:rsidRDefault="00F81679" w:rsidP="001858BD">
            <w:pPr>
              <w:spacing w:before="0"/>
              <w:jc w:val="left"/>
              <w:rPr>
                <w:rFonts w:cs="Arial"/>
              </w:rPr>
            </w:pPr>
          </w:p>
          <w:p w14:paraId="514B9A95" w14:textId="1B735B1C" w:rsidR="00F81679" w:rsidRPr="00F81679" w:rsidRDefault="00F81679" w:rsidP="00F81679">
            <w:pPr>
              <w:spacing w:before="0"/>
              <w:jc w:val="left"/>
              <w:rPr>
                <w:lang w:val="en-GB"/>
              </w:rPr>
            </w:pPr>
            <w:r w:rsidRPr="00F81679">
              <w:rPr>
                <w:lang w:val="en-GB"/>
              </w:rPr>
              <w:t>i. Incorrect determination of expected due date based on payment terms.</w:t>
            </w:r>
            <w:r w:rsidR="00E05C46">
              <w:rPr>
                <w:lang w:val="en-GB"/>
              </w:rPr>
              <w:t>(</w:t>
            </w:r>
            <w:r w:rsidR="00E05C46">
              <w:t xml:space="preserve"> </w:t>
            </w:r>
            <w:r w:rsidR="00E05C46" w:rsidRPr="00E05C46">
              <w:rPr>
                <w:lang w:val="en-GB"/>
              </w:rPr>
              <w:t>Modify ABAPcode to updated expected due date in FM for posting accounting document. E-pay header details are getting updated correctly but</w:t>
            </w:r>
            <w:r w:rsidR="00D135E2">
              <w:rPr>
                <w:lang w:val="en-GB"/>
              </w:rPr>
              <w:t xml:space="preserve"> </w:t>
            </w:r>
            <w:r w:rsidR="00E05C46" w:rsidRPr="00E05C46">
              <w:rPr>
                <w:lang w:val="en-GB"/>
              </w:rPr>
              <w:t>not the accounting document.</w:t>
            </w:r>
            <w:r w:rsidR="00E05C46">
              <w:rPr>
                <w:lang w:val="en-GB"/>
              </w:rPr>
              <w:t>)</w:t>
            </w:r>
          </w:p>
          <w:p w14:paraId="5C76242A" w14:textId="337AFC24" w:rsidR="00F81679" w:rsidRPr="00F81679" w:rsidRDefault="00F81679" w:rsidP="00F81679">
            <w:pPr>
              <w:spacing w:before="0"/>
              <w:jc w:val="left"/>
              <w:rPr>
                <w:lang w:val="en-GB"/>
              </w:rPr>
            </w:pPr>
            <w:r w:rsidRPr="00F81679">
              <w:rPr>
                <w:lang w:val="en-GB"/>
              </w:rPr>
              <w:t>ii. Incorrect calculation of maximum purchase order value for new down-payment e-pay request at Y1 approval (duplicate consideration of e-pay request at Y1 approval while comparing with maximum PO value).</w:t>
            </w:r>
            <w:r w:rsidR="00E05C46">
              <w:rPr>
                <w:lang w:val="en-GB"/>
              </w:rPr>
              <w:t xml:space="preserve"> (</w:t>
            </w:r>
            <w:r w:rsidR="00E05C46" w:rsidRPr="00E05C46">
              <w:rPr>
                <w:lang w:val="en-GB"/>
              </w:rPr>
              <w:t>While determining down payment value for e-pay request for purchase order: Modify ABAP code</w:t>
            </w:r>
            <w:r w:rsidR="002B4470">
              <w:rPr>
                <w:lang w:val="en-GB"/>
              </w:rPr>
              <w:t xml:space="preserve"> </w:t>
            </w:r>
            <w:r w:rsidR="00E05C46" w:rsidRPr="00E05C46">
              <w:rPr>
                <w:lang w:val="en-GB"/>
              </w:rPr>
              <w:t>to exclude same e-pay request, which is coming from front end e-pay screen, while extracting date from e-pay header table (Double</w:t>
            </w:r>
            <w:r w:rsidR="003C3BD7">
              <w:rPr>
                <w:lang w:val="en-GB"/>
              </w:rPr>
              <w:t xml:space="preserve"> </w:t>
            </w:r>
            <w:r w:rsidR="00E05C46" w:rsidRPr="00E05C46">
              <w:rPr>
                <w:lang w:val="en-GB"/>
              </w:rPr>
              <w:t>counting to be corrected).</w:t>
            </w:r>
            <w:r w:rsidR="00E05C46">
              <w:rPr>
                <w:lang w:val="en-GB"/>
              </w:rPr>
              <w:t>)</w:t>
            </w:r>
          </w:p>
          <w:p w14:paraId="748D3F1C" w14:textId="1027C90C" w:rsidR="00F81679" w:rsidRDefault="00F81679" w:rsidP="00F81679">
            <w:pPr>
              <w:spacing w:before="0"/>
              <w:jc w:val="left"/>
              <w:rPr>
                <w:lang w:val="en-GB"/>
              </w:rPr>
            </w:pPr>
            <w:r w:rsidRPr="00F81679">
              <w:rPr>
                <w:lang w:val="en-GB"/>
              </w:rPr>
              <w:t>i</w:t>
            </w:r>
            <w:r w:rsidR="003806C3">
              <w:rPr>
                <w:lang w:val="en-GB"/>
              </w:rPr>
              <w:t>ii</w:t>
            </w:r>
            <w:r w:rsidRPr="00F81679">
              <w:rPr>
                <w:lang w:val="en-GB"/>
              </w:rPr>
              <w:t>. Bank details not getting updated for One Time Vendor through IBAN.</w:t>
            </w:r>
            <w:r w:rsidR="00E05C46">
              <w:rPr>
                <w:lang w:val="en-GB"/>
              </w:rPr>
              <w:t>(</w:t>
            </w:r>
            <w:r w:rsidR="00E05C46">
              <w:t xml:space="preserve"> </w:t>
            </w:r>
            <w:r w:rsidR="00E05C46" w:rsidRPr="00E05C46">
              <w:rPr>
                <w:lang w:val="en-GB"/>
              </w:rPr>
              <w:t>Bank details not getting updated for One Time Vendor through IBAN. Code need to be modified topass values from e-pay header table to FM to post accounting document.</w:t>
            </w:r>
            <w:r w:rsidR="00E05C46">
              <w:rPr>
                <w:lang w:val="en-GB"/>
              </w:rPr>
              <w:t>)</w:t>
            </w:r>
          </w:p>
          <w:p w14:paraId="72A5FE7E" w14:textId="2DD6C106" w:rsidR="002B4470" w:rsidRDefault="002B4470" w:rsidP="00F81679">
            <w:pPr>
              <w:spacing w:before="0"/>
              <w:jc w:val="left"/>
              <w:rPr>
                <w:lang w:val="en-GB"/>
              </w:rPr>
            </w:pPr>
            <w:r>
              <w:rPr>
                <w:lang w:val="en-GB"/>
              </w:rPr>
              <w:t xml:space="preserve">iv. </w:t>
            </w:r>
            <w:r w:rsidRPr="002B4470">
              <w:rPr>
                <w:lang w:val="en-GB"/>
              </w:rPr>
              <w:t>ePay Req Name</w:t>
            </w:r>
            <w:r>
              <w:rPr>
                <w:lang w:val="en-GB"/>
              </w:rPr>
              <w:t xml:space="preserve"> to be updated as “Header Text” in </w:t>
            </w:r>
            <w:r w:rsidRPr="002B4470">
              <w:rPr>
                <w:lang w:val="en-GB"/>
              </w:rPr>
              <w:t>ZFI_EPAY_COCKPIT</w:t>
            </w:r>
            <w:r>
              <w:rPr>
                <w:lang w:val="en-GB"/>
              </w:rPr>
              <w:t xml:space="preserve"> and “Doc Header Text” in FI document. </w:t>
            </w:r>
          </w:p>
          <w:p w14:paraId="22B7C724" w14:textId="7FDB570D" w:rsidR="00452A54" w:rsidRPr="006A15E1" w:rsidRDefault="00452A54" w:rsidP="00F81679">
            <w:pPr>
              <w:spacing w:before="0"/>
              <w:jc w:val="left"/>
              <w:rPr>
                <w:lang w:val="en-GB"/>
              </w:rPr>
            </w:pPr>
            <w:r>
              <w:rPr>
                <w:lang w:val="en-GB"/>
              </w:rPr>
              <w:t xml:space="preserve">v. </w:t>
            </w:r>
            <w:r w:rsidR="0013567E">
              <w:rPr>
                <w:lang w:val="en-GB"/>
              </w:rPr>
              <w:t xml:space="preserve">Rectify code for </w:t>
            </w:r>
            <w:r w:rsidR="00B422C0">
              <w:rPr>
                <w:lang w:val="en-GB"/>
              </w:rPr>
              <w:t xml:space="preserve">Dump </w:t>
            </w:r>
            <w:r w:rsidR="00B422C0" w:rsidRPr="00B422C0">
              <w:rPr>
                <w:lang w:val="en-GB"/>
              </w:rPr>
              <w:t>ITAB_LINE_NOT_FOUND</w:t>
            </w:r>
          </w:p>
          <w:p w14:paraId="3D34A1B9" w14:textId="77777777" w:rsidR="00D53448" w:rsidRPr="00C64289" w:rsidRDefault="00D53448" w:rsidP="00D53448">
            <w:pPr>
              <w:spacing w:before="0"/>
              <w:jc w:val="left"/>
              <w:rPr>
                <w:lang w:val="en-GB"/>
              </w:rPr>
            </w:pPr>
          </w:p>
        </w:tc>
        <w:tc>
          <w:tcPr>
            <w:tcW w:w="1559" w:type="dxa"/>
            <w:vAlign w:val="center"/>
          </w:tcPr>
          <w:p w14:paraId="272D0855" w14:textId="77777777" w:rsidR="00D53448" w:rsidRPr="0011645A" w:rsidRDefault="00D53448" w:rsidP="001858BD">
            <w:pPr>
              <w:spacing w:before="0"/>
              <w:jc w:val="left"/>
              <w:rPr>
                <w:lang w:val="en-GB"/>
              </w:rPr>
            </w:pPr>
          </w:p>
        </w:tc>
      </w:tr>
      <w:tr w:rsidR="001D5328" w:rsidRPr="0011645A" w14:paraId="7D260981" w14:textId="77777777" w:rsidTr="57F23EA6">
        <w:tc>
          <w:tcPr>
            <w:tcW w:w="1440" w:type="dxa"/>
            <w:vMerge/>
            <w:vAlign w:val="center"/>
          </w:tcPr>
          <w:p w14:paraId="33AE678F" w14:textId="77777777" w:rsidR="001D5328" w:rsidRDefault="001D5328" w:rsidP="001D5328">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44C7A6F3" w14:textId="00CB7647" w:rsidR="001D5328" w:rsidRDefault="001D5328" w:rsidP="001D5328">
            <w:pPr>
              <w:spacing w:before="0"/>
              <w:jc w:val="left"/>
              <w:rPr>
                <w:lang w:val="en-GB"/>
              </w:rPr>
            </w:pPr>
            <w:r>
              <w:rPr>
                <w:lang w:val="en-GB"/>
              </w:rPr>
              <w:t>18-APR-2022</w:t>
            </w:r>
          </w:p>
        </w:tc>
        <w:tc>
          <w:tcPr>
            <w:tcW w:w="4453" w:type="dxa"/>
            <w:tcBorders>
              <w:top w:val="single" w:sz="4" w:space="0" w:color="auto"/>
              <w:left w:val="single" w:sz="4" w:space="0" w:color="auto"/>
              <w:bottom w:val="single" w:sz="4" w:space="0" w:color="auto"/>
              <w:right w:val="single" w:sz="4" w:space="0" w:color="auto"/>
            </w:tcBorders>
            <w:vAlign w:val="center"/>
          </w:tcPr>
          <w:p w14:paraId="3680C90A" w14:textId="77777777" w:rsidR="001D5328" w:rsidRDefault="001D5328" w:rsidP="001D5328">
            <w:pPr>
              <w:spacing w:before="0"/>
              <w:jc w:val="left"/>
              <w:rPr>
                <w:lang w:val="en-GB"/>
              </w:rPr>
            </w:pPr>
            <w:r>
              <w:rPr>
                <w:lang w:val="en-GB"/>
              </w:rPr>
              <w:t xml:space="preserve">FS updated by </w:t>
            </w:r>
            <w:r w:rsidRPr="009F7DA6">
              <w:rPr>
                <w:lang w:val="en-GB"/>
              </w:rPr>
              <w:t>Raktim Roy</w:t>
            </w:r>
            <w:r>
              <w:rPr>
                <w:lang w:val="en-GB"/>
              </w:rPr>
              <w:t xml:space="preserve"> (E631509)</w:t>
            </w:r>
          </w:p>
          <w:p w14:paraId="3A5C957D" w14:textId="72394821" w:rsidR="001D5328" w:rsidRDefault="001D5328" w:rsidP="001D5328">
            <w:pPr>
              <w:spacing w:before="0"/>
              <w:jc w:val="left"/>
              <w:rPr>
                <w:lang w:val="en-GB"/>
              </w:rPr>
            </w:pPr>
          </w:p>
        </w:tc>
        <w:tc>
          <w:tcPr>
            <w:tcW w:w="1559" w:type="dxa"/>
            <w:vAlign w:val="center"/>
          </w:tcPr>
          <w:p w14:paraId="0CDFB4C1" w14:textId="79B16ED4" w:rsidR="001D5328" w:rsidRPr="0011645A" w:rsidRDefault="0034572A" w:rsidP="001D5328">
            <w:pPr>
              <w:spacing w:before="0"/>
              <w:jc w:val="left"/>
              <w:rPr>
                <w:lang w:val="en-GB"/>
              </w:rPr>
            </w:pPr>
            <w:r w:rsidRPr="0034572A">
              <w:rPr>
                <w:lang w:val="en-GB"/>
              </w:rPr>
              <w:t>DE1K9A0A6N</w:t>
            </w:r>
          </w:p>
        </w:tc>
      </w:tr>
      <w:tr w:rsidR="001D5328" w:rsidRPr="0011645A" w14:paraId="45EC715E" w14:textId="77777777" w:rsidTr="57F23EA6">
        <w:tc>
          <w:tcPr>
            <w:tcW w:w="1440" w:type="dxa"/>
            <w:vMerge/>
            <w:vAlign w:val="center"/>
          </w:tcPr>
          <w:p w14:paraId="37479F50" w14:textId="77777777" w:rsidR="001D5328" w:rsidRDefault="001D5328" w:rsidP="001D5328">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51B786DE" w14:textId="16DDAD49" w:rsidR="001D5328" w:rsidRDefault="00C65B6E" w:rsidP="001D5328">
            <w:pPr>
              <w:spacing w:before="0"/>
              <w:jc w:val="left"/>
              <w:rPr>
                <w:lang w:val="en-GB"/>
              </w:rPr>
            </w:pPr>
            <w:r>
              <w:rPr>
                <w:lang w:val="en-GB"/>
              </w:rPr>
              <w:t>20-APR-2023</w:t>
            </w:r>
          </w:p>
        </w:tc>
        <w:tc>
          <w:tcPr>
            <w:tcW w:w="4453" w:type="dxa"/>
            <w:tcBorders>
              <w:top w:val="single" w:sz="4" w:space="0" w:color="auto"/>
              <w:left w:val="single" w:sz="4" w:space="0" w:color="auto"/>
              <w:bottom w:val="single" w:sz="4" w:space="0" w:color="auto"/>
              <w:right w:val="single" w:sz="4" w:space="0" w:color="auto"/>
            </w:tcBorders>
            <w:vAlign w:val="center"/>
          </w:tcPr>
          <w:p w14:paraId="201B6C14" w14:textId="77777777" w:rsidR="001D5328" w:rsidRDefault="00C65B6E" w:rsidP="001D5328">
            <w:pPr>
              <w:spacing w:before="0"/>
              <w:jc w:val="left"/>
              <w:rPr>
                <w:lang w:val="en-GB"/>
              </w:rPr>
            </w:pPr>
            <w:r>
              <w:rPr>
                <w:lang w:val="en-GB"/>
              </w:rPr>
              <w:t>TS updated by Dharma Teja (E634536)</w:t>
            </w:r>
          </w:p>
          <w:p w14:paraId="23460112" w14:textId="77777777" w:rsidR="00015036" w:rsidRDefault="00015036" w:rsidP="001D5328">
            <w:pPr>
              <w:spacing w:before="0"/>
              <w:jc w:val="left"/>
              <w:rPr>
                <w:lang w:val="en-GB"/>
              </w:rPr>
            </w:pPr>
          </w:p>
          <w:p w14:paraId="7CDAFD5C" w14:textId="61588E46" w:rsidR="00015036" w:rsidRDefault="00016E17" w:rsidP="001D5328">
            <w:pPr>
              <w:spacing w:before="0"/>
              <w:jc w:val="left"/>
              <w:rPr>
                <w:lang w:val="en-GB"/>
              </w:rPr>
            </w:pPr>
            <w:r>
              <w:rPr>
                <w:lang w:val="en-GB"/>
              </w:rPr>
              <w:t xml:space="preserve">i. </w:t>
            </w:r>
            <w:r w:rsidR="00015036">
              <w:rPr>
                <w:lang w:val="en-GB"/>
              </w:rPr>
              <w:t xml:space="preserve">Added Bank_no in importing parameter of FM </w:t>
            </w:r>
            <w:r w:rsidR="00015036" w:rsidRPr="00015036">
              <w:rPr>
                <w:lang w:val="en-GB"/>
              </w:rPr>
              <w:t>CONVERT_IBAN_2_BANK_ACCOUNT</w:t>
            </w:r>
            <w:r>
              <w:rPr>
                <w:lang w:val="en-GB"/>
              </w:rPr>
              <w:t>.</w:t>
            </w:r>
          </w:p>
          <w:p w14:paraId="22DE814E" w14:textId="77777777" w:rsidR="004D3403" w:rsidRDefault="004D3403" w:rsidP="001D5328">
            <w:pPr>
              <w:spacing w:before="0"/>
              <w:jc w:val="left"/>
              <w:rPr>
                <w:lang w:val="en-GB"/>
              </w:rPr>
            </w:pPr>
          </w:p>
          <w:p w14:paraId="52F2A5C6" w14:textId="220CA996" w:rsidR="00016E17" w:rsidRDefault="00016E17" w:rsidP="001D5328">
            <w:pPr>
              <w:spacing w:before="0"/>
              <w:jc w:val="left"/>
              <w:rPr>
                <w:lang w:val="en-GB"/>
              </w:rPr>
            </w:pPr>
            <w:r>
              <w:rPr>
                <w:lang w:val="en-GB"/>
              </w:rPr>
              <w:t>ii.</w:t>
            </w:r>
            <w:r w:rsidR="00B1054F">
              <w:rPr>
                <w:lang w:val="en-GB"/>
              </w:rPr>
              <w:t xml:space="preserve"> </w:t>
            </w:r>
            <w:r w:rsidR="000D7022" w:rsidRPr="000D7022">
              <w:rPr>
                <w:lang w:val="en-GB"/>
              </w:rPr>
              <w:t>Send ePayment request name (EPAY_REQ_NAME) to cockpit header table document text</w:t>
            </w:r>
            <w:r w:rsidR="00F4415D">
              <w:rPr>
                <w:lang w:val="en-GB"/>
              </w:rPr>
              <w:t xml:space="preserve"> </w:t>
            </w:r>
            <w:r w:rsidR="000D7022" w:rsidRPr="000D7022">
              <w:rPr>
                <w:lang w:val="en-GB"/>
              </w:rPr>
              <w:t>(BKTXT) in FM ZFI_EPAY_POST_COMPL_BLOCK and to BAPI header text in method MAP_EPAY_REQ_DATA_TO_FI_DOC.</w:t>
            </w:r>
          </w:p>
          <w:p w14:paraId="6813C473" w14:textId="77777777" w:rsidR="000D7022" w:rsidRDefault="000D7022" w:rsidP="001D5328">
            <w:pPr>
              <w:spacing w:before="0"/>
              <w:jc w:val="left"/>
              <w:rPr>
                <w:lang w:val="en-GB"/>
              </w:rPr>
            </w:pPr>
          </w:p>
          <w:p w14:paraId="46AD219C" w14:textId="41752A10" w:rsidR="00691106" w:rsidRDefault="00691106" w:rsidP="001D5328">
            <w:pPr>
              <w:spacing w:before="0"/>
              <w:jc w:val="left"/>
              <w:rPr>
                <w:lang w:val="en-GB"/>
              </w:rPr>
            </w:pPr>
            <w:r>
              <w:rPr>
                <w:lang w:val="en-GB"/>
              </w:rPr>
              <w:t xml:space="preserve">iii. </w:t>
            </w:r>
            <w:r w:rsidR="004D3403" w:rsidRPr="004D3403">
              <w:rPr>
                <w:lang w:val="en-GB"/>
              </w:rPr>
              <w:t>Include 'Optional' in finding percentage syntax in the</w:t>
            </w:r>
            <w:r w:rsidR="004D3403">
              <w:rPr>
                <w:lang w:val="en-GB"/>
              </w:rPr>
              <w:t xml:space="preserve"> </w:t>
            </w:r>
            <w:r w:rsidR="004D3403" w:rsidRPr="004D3403">
              <w:rPr>
                <w:lang w:val="en-GB"/>
              </w:rPr>
              <w:t>WITHHOLDBASEAMTC_GET_ENTITY method.</w:t>
            </w:r>
          </w:p>
        </w:tc>
        <w:tc>
          <w:tcPr>
            <w:tcW w:w="1559" w:type="dxa"/>
            <w:vAlign w:val="center"/>
          </w:tcPr>
          <w:p w14:paraId="7AEF35B6" w14:textId="0A4BDD67" w:rsidR="001D5328" w:rsidRPr="0011645A" w:rsidRDefault="00CE31D7" w:rsidP="001D5328">
            <w:pPr>
              <w:spacing w:before="0"/>
              <w:jc w:val="left"/>
              <w:rPr>
                <w:lang w:val="en-GB"/>
              </w:rPr>
            </w:pPr>
            <w:r w:rsidRPr="00CE31D7">
              <w:rPr>
                <w:lang w:val="en-GB"/>
              </w:rPr>
              <w:t>DE1K9A0A6T</w:t>
            </w:r>
          </w:p>
        </w:tc>
      </w:tr>
      <w:tr w:rsidR="00130C16" w:rsidRPr="0011645A" w14:paraId="215ED5C9" w14:textId="77777777" w:rsidTr="57F23EA6">
        <w:tc>
          <w:tcPr>
            <w:tcW w:w="1440" w:type="dxa"/>
            <w:vMerge w:val="restart"/>
            <w:vAlign w:val="center"/>
          </w:tcPr>
          <w:p w14:paraId="5780D947" w14:textId="63EE2A2D" w:rsidR="00130C16" w:rsidRPr="00C64289" w:rsidRDefault="00130C16" w:rsidP="001858BD">
            <w:pPr>
              <w:spacing w:before="0"/>
              <w:jc w:val="left"/>
              <w:rPr>
                <w:lang w:val="en-GB"/>
              </w:rPr>
            </w:pPr>
            <w:r w:rsidRPr="00C64289">
              <w:rPr>
                <w:lang w:val="en-GB"/>
              </w:rPr>
              <w:t>3</w:t>
            </w:r>
            <w:r>
              <w:rPr>
                <w:lang w:val="en-GB"/>
              </w:rPr>
              <w:t>4</w:t>
            </w:r>
          </w:p>
        </w:tc>
        <w:tc>
          <w:tcPr>
            <w:tcW w:w="1620" w:type="dxa"/>
            <w:tcBorders>
              <w:top w:val="single" w:sz="4" w:space="0" w:color="auto"/>
              <w:left w:val="single" w:sz="4" w:space="0" w:color="auto"/>
              <w:bottom w:val="single" w:sz="4" w:space="0" w:color="auto"/>
              <w:right w:val="single" w:sz="4" w:space="0" w:color="auto"/>
            </w:tcBorders>
            <w:vAlign w:val="center"/>
          </w:tcPr>
          <w:p w14:paraId="051C503D" w14:textId="605F7E4C" w:rsidR="00130C16" w:rsidRPr="00C64289" w:rsidRDefault="00130C16" w:rsidP="001858BD">
            <w:pPr>
              <w:spacing w:before="0"/>
              <w:jc w:val="left"/>
              <w:rPr>
                <w:lang w:val="en-GB"/>
              </w:rPr>
            </w:pPr>
            <w:r>
              <w:rPr>
                <w:lang w:val="en-GB"/>
              </w:rPr>
              <w:t>28-APR-2023</w:t>
            </w:r>
          </w:p>
        </w:tc>
        <w:tc>
          <w:tcPr>
            <w:tcW w:w="4453" w:type="dxa"/>
            <w:tcBorders>
              <w:top w:val="single" w:sz="4" w:space="0" w:color="auto"/>
              <w:left w:val="single" w:sz="4" w:space="0" w:color="auto"/>
              <w:bottom w:val="single" w:sz="4" w:space="0" w:color="auto"/>
              <w:right w:val="single" w:sz="4" w:space="0" w:color="auto"/>
            </w:tcBorders>
            <w:vAlign w:val="center"/>
          </w:tcPr>
          <w:p w14:paraId="2A3EE6AA" w14:textId="77777777" w:rsidR="00130C16" w:rsidRDefault="00130C16" w:rsidP="001858BD">
            <w:pPr>
              <w:spacing w:before="0"/>
              <w:jc w:val="left"/>
              <w:rPr>
                <w:b/>
                <w:bCs/>
                <w:u w:val="single"/>
                <w:lang w:val="en-GB"/>
              </w:rPr>
            </w:pPr>
            <w:r>
              <w:rPr>
                <w:b/>
                <w:bCs/>
                <w:u w:val="single"/>
                <w:lang w:val="en-GB"/>
              </w:rPr>
              <w:t>UCB_RUN</w:t>
            </w:r>
          </w:p>
          <w:p w14:paraId="773FC44A" w14:textId="24302632" w:rsidR="00130C16" w:rsidRPr="00130C16" w:rsidRDefault="00130C16" w:rsidP="57F23EA6">
            <w:pPr>
              <w:spacing w:before="0"/>
              <w:jc w:val="left"/>
              <w:rPr>
                <w:b/>
                <w:bCs/>
                <w:u w:val="single"/>
                <w:lang w:val="en-GB"/>
              </w:rPr>
            </w:pPr>
            <w:r w:rsidRPr="57F23EA6">
              <w:rPr>
                <w:b/>
                <w:bCs/>
                <w:u w:val="single"/>
                <w:lang w:val="en-GB"/>
              </w:rPr>
              <w:t>CRQ0000</w:t>
            </w:r>
            <w:r w:rsidRPr="57F23EA6" w:rsidDel="00130C16">
              <w:rPr>
                <w:b/>
                <w:bCs/>
                <w:u w:val="single"/>
                <w:lang w:val="en-GB"/>
              </w:rPr>
              <w:t>10008036</w:t>
            </w:r>
          </w:p>
          <w:p w14:paraId="35CC637D" w14:textId="77777777" w:rsidR="00130C16" w:rsidRDefault="00130C16" w:rsidP="00130C16">
            <w:pPr>
              <w:spacing w:before="0"/>
              <w:jc w:val="left"/>
              <w:rPr>
                <w:rFonts w:cs="Arial"/>
                <w:u w:val="single"/>
              </w:rPr>
            </w:pPr>
            <w:r w:rsidRPr="00130C16">
              <w:rPr>
                <w:rFonts w:cs="Arial"/>
                <w:u w:val="single"/>
              </w:rPr>
              <w:t>WP - SAP PE1 FIORI E-payment Enhancement Request Phase 3 (UDD 1372)</w:t>
            </w:r>
          </w:p>
          <w:p w14:paraId="23E5FFA6" w14:textId="77777777" w:rsidR="00E25C1B" w:rsidRDefault="00E25C1B" w:rsidP="00130C16">
            <w:pPr>
              <w:spacing w:before="0"/>
              <w:jc w:val="left"/>
              <w:rPr>
                <w:rFonts w:cs="Arial"/>
                <w:u w:val="single"/>
              </w:rPr>
            </w:pPr>
          </w:p>
          <w:p w14:paraId="79F2A84A" w14:textId="0BC8C68C" w:rsidR="00E25C1B" w:rsidRDefault="00E25C1B" w:rsidP="00E25C1B">
            <w:pPr>
              <w:spacing w:before="0"/>
              <w:jc w:val="left"/>
              <w:rPr>
                <w:u w:val="single"/>
                <w:lang w:val="en-GB"/>
              </w:rPr>
            </w:pPr>
            <w:r w:rsidRPr="00E25C1B">
              <w:rPr>
                <w:u w:val="single"/>
                <w:lang w:val="en-GB"/>
              </w:rPr>
              <w:t>1. Activate Change Log at Table</w:t>
            </w:r>
            <w:r w:rsidR="00633D18">
              <w:rPr>
                <w:u w:val="single"/>
                <w:lang w:val="en-GB"/>
              </w:rPr>
              <w:t xml:space="preserve"> </w:t>
            </w:r>
            <w:r w:rsidRPr="00E25C1B">
              <w:rPr>
                <w:u w:val="single"/>
                <w:lang w:val="en-GB"/>
              </w:rPr>
              <w:t>Level</w:t>
            </w:r>
            <w:r w:rsidR="00633D18">
              <w:rPr>
                <w:u w:val="single"/>
                <w:lang w:val="en-GB"/>
              </w:rPr>
              <w:t xml:space="preserve"> </w:t>
            </w:r>
            <w:r w:rsidRPr="00E25C1B">
              <w:rPr>
                <w:u w:val="single"/>
                <w:lang w:val="en-GB"/>
              </w:rPr>
              <w:t>(Header)</w:t>
            </w:r>
            <w:r w:rsidR="00633D18">
              <w:rPr>
                <w:u w:val="single"/>
                <w:lang w:val="en-GB"/>
              </w:rPr>
              <w:t xml:space="preserve"> </w:t>
            </w:r>
            <w:r w:rsidRPr="00E25C1B">
              <w:rPr>
                <w:u w:val="single"/>
                <w:lang w:val="en-GB"/>
              </w:rPr>
              <w:t>(Requirement</w:t>
            </w:r>
            <w:r w:rsidR="00633D18">
              <w:rPr>
                <w:u w:val="single"/>
                <w:lang w:val="en-GB"/>
              </w:rPr>
              <w:t xml:space="preserve"> No. </w:t>
            </w:r>
            <w:r w:rsidRPr="00E25C1B">
              <w:rPr>
                <w:u w:val="single"/>
                <w:lang w:val="en-GB"/>
              </w:rPr>
              <w:t>67)</w:t>
            </w:r>
          </w:p>
          <w:p w14:paraId="7DD467A4" w14:textId="77777777" w:rsidR="00633D18" w:rsidRPr="00E25C1B" w:rsidRDefault="00633D18" w:rsidP="00E25C1B">
            <w:pPr>
              <w:spacing w:before="0"/>
              <w:jc w:val="left"/>
              <w:rPr>
                <w:u w:val="single"/>
                <w:lang w:val="en-GB"/>
              </w:rPr>
            </w:pPr>
          </w:p>
          <w:p w14:paraId="6D2F071B" w14:textId="3075A9C0" w:rsidR="00E25C1B" w:rsidRDefault="00E25C1B" w:rsidP="00E25C1B">
            <w:pPr>
              <w:spacing w:before="0"/>
              <w:jc w:val="left"/>
              <w:rPr>
                <w:u w:val="single"/>
                <w:lang w:val="en-GB"/>
              </w:rPr>
            </w:pPr>
            <w:r w:rsidRPr="00E25C1B">
              <w:rPr>
                <w:u w:val="single"/>
                <w:lang w:val="en-GB"/>
              </w:rPr>
              <w:t xml:space="preserve">2. Activate Deletion of Attachments at Edit mode (Requirement </w:t>
            </w:r>
            <w:r w:rsidR="00633D18">
              <w:rPr>
                <w:u w:val="single"/>
                <w:lang w:val="en-GB"/>
              </w:rPr>
              <w:t>N</w:t>
            </w:r>
            <w:r w:rsidRPr="00E25C1B">
              <w:rPr>
                <w:u w:val="single"/>
                <w:lang w:val="en-GB"/>
              </w:rPr>
              <w:t>o 250)</w:t>
            </w:r>
          </w:p>
          <w:p w14:paraId="6922FC68" w14:textId="77777777" w:rsidR="00633D18" w:rsidRPr="00E25C1B" w:rsidRDefault="00633D18" w:rsidP="00E25C1B">
            <w:pPr>
              <w:spacing w:before="0"/>
              <w:jc w:val="left"/>
              <w:rPr>
                <w:u w:val="single"/>
                <w:lang w:val="en-GB"/>
              </w:rPr>
            </w:pPr>
          </w:p>
          <w:p w14:paraId="40308A20" w14:textId="23FDD4D4" w:rsidR="00E25C1B" w:rsidRDefault="00E25C1B" w:rsidP="00E25C1B">
            <w:pPr>
              <w:spacing w:before="0"/>
              <w:jc w:val="left"/>
              <w:rPr>
                <w:u w:val="single"/>
                <w:lang w:val="en-GB"/>
              </w:rPr>
            </w:pPr>
            <w:r w:rsidRPr="00E25C1B">
              <w:rPr>
                <w:u w:val="single"/>
                <w:lang w:val="en-GB"/>
              </w:rPr>
              <w:t xml:space="preserve">3. Usage of the method for a currency conversion (common usage of the method to become public, All conversion in all ABAP of this UDD to use this </w:t>
            </w:r>
            <w:r w:rsidR="00E1709B" w:rsidRPr="00E25C1B">
              <w:rPr>
                <w:u w:val="single"/>
                <w:lang w:val="en-GB"/>
              </w:rPr>
              <w:t xml:space="preserve">method) </w:t>
            </w:r>
          </w:p>
          <w:p w14:paraId="7495D735" w14:textId="77777777" w:rsidR="00E1709B" w:rsidRPr="00E25C1B" w:rsidRDefault="00E1709B" w:rsidP="00E25C1B">
            <w:pPr>
              <w:spacing w:before="0"/>
              <w:jc w:val="left"/>
              <w:rPr>
                <w:u w:val="single"/>
                <w:lang w:val="en-GB"/>
              </w:rPr>
            </w:pPr>
          </w:p>
          <w:p w14:paraId="212FB615" w14:textId="16186F4B" w:rsidR="00E25C1B" w:rsidRPr="00E25C1B" w:rsidRDefault="00E25C1B" w:rsidP="00E25C1B">
            <w:pPr>
              <w:spacing w:before="0"/>
              <w:jc w:val="left"/>
              <w:rPr>
                <w:u w:val="single"/>
                <w:lang w:val="en-GB"/>
              </w:rPr>
            </w:pPr>
            <w:r w:rsidRPr="00E25C1B">
              <w:rPr>
                <w:u w:val="single"/>
                <w:lang w:val="en-GB"/>
              </w:rPr>
              <w:t>4.a. Change the Creator of E-pay (Requirementno138). Create a new t-code</w:t>
            </w:r>
            <w:r w:rsidR="00E1709B">
              <w:rPr>
                <w:u w:val="single"/>
                <w:lang w:val="en-GB"/>
              </w:rPr>
              <w:t xml:space="preserve"> </w:t>
            </w:r>
            <w:r w:rsidRPr="00E25C1B">
              <w:rPr>
                <w:u w:val="single"/>
                <w:lang w:val="en-GB"/>
              </w:rPr>
              <w:t xml:space="preserve">ZFI_EPAY_CHANGEOWNER to meet the business requirements. </w:t>
            </w:r>
          </w:p>
          <w:p w14:paraId="40CDF96F" w14:textId="5BDA8D93" w:rsidR="009D6E69" w:rsidRPr="009D6E69" w:rsidRDefault="00E25C1B" w:rsidP="009D6E69">
            <w:pPr>
              <w:spacing w:before="0"/>
              <w:jc w:val="left"/>
              <w:rPr>
                <w:u w:val="single"/>
                <w:lang w:val="en-GB"/>
              </w:rPr>
            </w:pPr>
            <w:r w:rsidRPr="00E25C1B">
              <w:rPr>
                <w:u w:val="single"/>
                <w:lang w:val="en-GB"/>
              </w:rPr>
              <w:t>4. b. Add new t-code ZFI_EPAY_CHANGEOWNER to the  role</w:t>
            </w:r>
            <w:r w:rsidR="009D6E69">
              <w:rPr>
                <w:u w:val="single"/>
                <w:lang w:val="en-GB"/>
              </w:rPr>
              <w:t xml:space="preserve"> </w:t>
            </w:r>
            <w:r w:rsidR="009D6E69" w:rsidRPr="009D6E69">
              <w:rPr>
                <w:u w:val="single"/>
                <w:lang w:val="en-GB"/>
              </w:rPr>
              <w:t>YM600-XXXX-FI_POWERUSR_CHANGE</w:t>
            </w:r>
          </w:p>
          <w:p w14:paraId="453F6702" w14:textId="3E53A530" w:rsidR="00E25C1B" w:rsidRDefault="009D6E69" w:rsidP="009D6E69">
            <w:pPr>
              <w:spacing w:before="0"/>
              <w:jc w:val="left"/>
              <w:rPr>
                <w:u w:val="single"/>
                <w:lang w:val="en-GB"/>
              </w:rPr>
            </w:pPr>
            <w:r w:rsidRPr="009D6E69">
              <w:rPr>
                <w:u w:val="single"/>
                <w:lang w:val="en-GB"/>
              </w:rPr>
              <w:t>ZC600-0000-FI_POWER_USER</w:t>
            </w:r>
            <w:r>
              <w:rPr>
                <w:u w:val="single"/>
                <w:lang w:val="en-GB"/>
              </w:rPr>
              <w:t xml:space="preserve"> </w:t>
            </w:r>
            <w:r w:rsidR="00E25C1B" w:rsidRPr="00E25C1B">
              <w:rPr>
                <w:u w:val="single"/>
                <w:lang w:val="en-GB"/>
              </w:rPr>
              <w:t>for GKU.</w:t>
            </w:r>
          </w:p>
          <w:p w14:paraId="0C94D74B" w14:textId="77777777" w:rsidR="00E1709B" w:rsidRDefault="00E1709B" w:rsidP="00E25C1B">
            <w:pPr>
              <w:spacing w:before="0"/>
              <w:jc w:val="left"/>
              <w:rPr>
                <w:u w:val="single"/>
                <w:lang w:val="en-GB"/>
              </w:rPr>
            </w:pPr>
          </w:p>
          <w:p w14:paraId="4F75D516" w14:textId="5A01A7F2" w:rsidR="00E1709B" w:rsidRPr="00130C16" w:rsidRDefault="00E1709B" w:rsidP="00E25C1B">
            <w:pPr>
              <w:spacing w:before="0"/>
              <w:jc w:val="left"/>
              <w:rPr>
                <w:u w:val="single"/>
                <w:lang w:val="en-GB"/>
              </w:rPr>
            </w:pPr>
          </w:p>
        </w:tc>
        <w:tc>
          <w:tcPr>
            <w:tcW w:w="1559" w:type="dxa"/>
            <w:vMerge w:val="restart"/>
            <w:vAlign w:val="center"/>
          </w:tcPr>
          <w:p w14:paraId="2480C827" w14:textId="77777777" w:rsidR="00130C16" w:rsidRDefault="00130C16" w:rsidP="001858BD">
            <w:pPr>
              <w:spacing w:before="0"/>
              <w:jc w:val="left"/>
              <w:rPr>
                <w:lang w:val="en-GB"/>
              </w:rPr>
            </w:pPr>
          </w:p>
          <w:p w14:paraId="0A04B45A" w14:textId="77777777" w:rsidR="004C16CF" w:rsidRDefault="004C16CF" w:rsidP="001858BD">
            <w:pPr>
              <w:spacing w:before="0"/>
              <w:jc w:val="left"/>
              <w:rPr>
                <w:lang w:val="en-GB"/>
              </w:rPr>
            </w:pPr>
          </w:p>
          <w:p w14:paraId="7284E779" w14:textId="77777777" w:rsidR="004C16CF" w:rsidRDefault="004C16CF" w:rsidP="001858BD">
            <w:pPr>
              <w:spacing w:before="0"/>
              <w:jc w:val="left"/>
              <w:rPr>
                <w:lang w:val="en-GB"/>
              </w:rPr>
            </w:pPr>
          </w:p>
          <w:p w14:paraId="408A19E9" w14:textId="77777777" w:rsidR="004C16CF" w:rsidRDefault="004C16CF" w:rsidP="001858BD">
            <w:pPr>
              <w:spacing w:before="0"/>
              <w:jc w:val="left"/>
              <w:rPr>
                <w:lang w:val="en-GB"/>
              </w:rPr>
            </w:pPr>
          </w:p>
          <w:p w14:paraId="2D484416" w14:textId="77777777" w:rsidR="004C16CF" w:rsidRDefault="004C16CF" w:rsidP="001858BD">
            <w:pPr>
              <w:spacing w:before="0"/>
              <w:jc w:val="left"/>
              <w:rPr>
                <w:lang w:val="en-GB"/>
              </w:rPr>
            </w:pPr>
          </w:p>
          <w:p w14:paraId="7F6E5384" w14:textId="77777777" w:rsidR="004C16CF" w:rsidRDefault="004C16CF" w:rsidP="001858BD">
            <w:pPr>
              <w:spacing w:before="0"/>
              <w:jc w:val="left"/>
              <w:rPr>
                <w:lang w:val="en-GB"/>
              </w:rPr>
            </w:pPr>
          </w:p>
          <w:p w14:paraId="654DF537" w14:textId="77777777" w:rsidR="004C16CF" w:rsidRDefault="004C16CF" w:rsidP="001858BD">
            <w:pPr>
              <w:spacing w:before="0"/>
              <w:jc w:val="left"/>
              <w:rPr>
                <w:lang w:val="en-GB"/>
              </w:rPr>
            </w:pPr>
          </w:p>
          <w:p w14:paraId="729CA148" w14:textId="77777777" w:rsidR="004C16CF" w:rsidRDefault="004C16CF" w:rsidP="001858BD">
            <w:pPr>
              <w:spacing w:before="0"/>
              <w:jc w:val="left"/>
              <w:rPr>
                <w:lang w:val="en-GB"/>
              </w:rPr>
            </w:pPr>
          </w:p>
          <w:p w14:paraId="22DB7CDC" w14:textId="77777777" w:rsidR="004C16CF" w:rsidRDefault="004C16CF" w:rsidP="001858BD">
            <w:pPr>
              <w:spacing w:before="0"/>
              <w:jc w:val="left"/>
              <w:rPr>
                <w:lang w:val="en-GB"/>
              </w:rPr>
            </w:pPr>
          </w:p>
          <w:p w14:paraId="29ED6267" w14:textId="77777777" w:rsidR="004C16CF" w:rsidRDefault="004C16CF" w:rsidP="001858BD">
            <w:pPr>
              <w:spacing w:before="0"/>
              <w:jc w:val="left"/>
              <w:rPr>
                <w:lang w:val="en-GB"/>
              </w:rPr>
            </w:pPr>
          </w:p>
          <w:p w14:paraId="641E3330" w14:textId="77777777" w:rsidR="004C16CF" w:rsidRDefault="004C16CF" w:rsidP="001858BD">
            <w:pPr>
              <w:spacing w:before="0"/>
              <w:jc w:val="left"/>
              <w:rPr>
                <w:lang w:val="en-GB"/>
              </w:rPr>
            </w:pPr>
          </w:p>
          <w:p w14:paraId="6C244544" w14:textId="77777777" w:rsidR="004C16CF" w:rsidRDefault="004C16CF" w:rsidP="001858BD">
            <w:pPr>
              <w:spacing w:before="0"/>
              <w:jc w:val="left"/>
              <w:rPr>
                <w:lang w:val="en-GB"/>
              </w:rPr>
            </w:pPr>
          </w:p>
          <w:p w14:paraId="66D493AC" w14:textId="77777777" w:rsidR="004C16CF" w:rsidRDefault="004C16CF" w:rsidP="001858BD">
            <w:pPr>
              <w:spacing w:before="0"/>
              <w:jc w:val="left"/>
              <w:rPr>
                <w:lang w:val="en-GB"/>
              </w:rPr>
            </w:pPr>
          </w:p>
          <w:p w14:paraId="7AB5DC41" w14:textId="77777777" w:rsidR="004C16CF" w:rsidRDefault="004C16CF" w:rsidP="001858BD">
            <w:pPr>
              <w:spacing w:before="0"/>
              <w:jc w:val="left"/>
              <w:rPr>
                <w:lang w:val="en-GB"/>
              </w:rPr>
            </w:pPr>
          </w:p>
          <w:p w14:paraId="36858129" w14:textId="77777777" w:rsidR="004C16CF" w:rsidRDefault="004C16CF" w:rsidP="001858BD">
            <w:pPr>
              <w:spacing w:before="0"/>
              <w:jc w:val="left"/>
              <w:rPr>
                <w:lang w:val="en-GB"/>
              </w:rPr>
            </w:pPr>
          </w:p>
          <w:p w14:paraId="767C809C" w14:textId="265DE3F3" w:rsidR="00130C16" w:rsidRPr="0011645A" w:rsidRDefault="004C16CF" w:rsidP="001858BD">
            <w:pPr>
              <w:spacing w:before="0"/>
              <w:jc w:val="left"/>
              <w:rPr>
                <w:lang w:val="en-GB"/>
              </w:rPr>
            </w:pPr>
            <w:r w:rsidRPr="004C16CF">
              <w:rPr>
                <w:lang w:val="en-GB"/>
              </w:rPr>
              <w:t>DE1K9A0AG1</w:t>
            </w:r>
          </w:p>
        </w:tc>
      </w:tr>
      <w:tr w:rsidR="00633D18" w:rsidRPr="0011645A" w14:paraId="67DD73ED" w14:textId="77777777" w:rsidTr="57F23EA6">
        <w:tc>
          <w:tcPr>
            <w:tcW w:w="1440" w:type="dxa"/>
            <w:vMerge/>
            <w:vAlign w:val="center"/>
          </w:tcPr>
          <w:p w14:paraId="4E3C5643" w14:textId="77777777" w:rsidR="00633D18" w:rsidRDefault="00633D18" w:rsidP="00633D18">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7BC624CC" w14:textId="11659FC9" w:rsidR="00633D18" w:rsidRDefault="00633D18" w:rsidP="00633D18">
            <w:pPr>
              <w:spacing w:before="0"/>
              <w:jc w:val="left"/>
              <w:rPr>
                <w:lang w:val="en-GB"/>
              </w:rPr>
            </w:pPr>
            <w:r>
              <w:rPr>
                <w:lang w:val="en-GB"/>
              </w:rPr>
              <w:t>03-MAY-2023</w:t>
            </w:r>
          </w:p>
        </w:tc>
        <w:tc>
          <w:tcPr>
            <w:tcW w:w="4453" w:type="dxa"/>
            <w:tcBorders>
              <w:top w:val="single" w:sz="4" w:space="0" w:color="auto"/>
              <w:left w:val="single" w:sz="4" w:space="0" w:color="auto"/>
              <w:bottom w:val="single" w:sz="4" w:space="0" w:color="auto"/>
              <w:right w:val="single" w:sz="4" w:space="0" w:color="auto"/>
            </w:tcBorders>
            <w:vAlign w:val="center"/>
          </w:tcPr>
          <w:p w14:paraId="26EDDD37" w14:textId="77777777" w:rsidR="00633D18" w:rsidRDefault="00633D18" w:rsidP="00633D18">
            <w:pPr>
              <w:spacing w:before="0"/>
              <w:jc w:val="left"/>
              <w:rPr>
                <w:lang w:val="en-GB"/>
              </w:rPr>
            </w:pPr>
            <w:r>
              <w:rPr>
                <w:lang w:val="en-GB"/>
              </w:rPr>
              <w:t xml:space="preserve">FS updated by </w:t>
            </w:r>
            <w:r w:rsidRPr="009F7DA6">
              <w:rPr>
                <w:lang w:val="en-GB"/>
              </w:rPr>
              <w:t>Raktim Roy</w:t>
            </w:r>
            <w:r>
              <w:rPr>
                <w:lang w:val="en-GB"/>
              </w:rPr>
              <w:t xml:space="preserve"> (E631509)</w:t>
            </w:r>
          </w:p>
          <w:p w14:paraId="4593D33D" w14:textId="77777777" w:rsidR="00633D18" w:rsidRDefault="00633D18" w:rsidP="00633D18">
            <w:pPr>
              <w:spacing w:before="0"/>
              <w:jc w:val="left"/>
              <w:rPr>
                <w:lang w:val="en-GB"/>
              </w:rPr>
            </w:pPr>
          </w:p>
        </w:tc>
        <w:tc>
          <w:tcPr>
            <w:tcW w:w="1559" w:type="dxa"/>
            <w:vMerge/>
            <w:vAlign w:val="center"/>
          </w:tcPr>
          <w:p w14:paraId="531BAD8A" w14:textId="571FEE62" w:rsidR="00633D18" w:rsidRPr="0011645A" w:rsidRDefault="00633D18" w:rsidP="00633D18">
            <w:pPr>
              <w:spacing w:before="0"/>
              <w:jc w:val="left"/>
              <w:rPr>
                <w:lang w:val="en-GB"/>
              </w:rPr>
            </w:pPr>
          </w:p>
        </w:tc>
      </w:tr>
      <w:tr w:rsidR="00633D18" w:rsidRPr="0011645A" w14:paraId="4D1DA284" w14:textId="77777777" w:rsidTr="57F23EA6">
        <w:tc>
          <w:tcPr>
            <w:tcW w:w="1440" w:type="dxa"/>
            <w:vMerge/>
            <w:vAlign w:val="center"/>
          </w:tcPr>
          <w:p w14:paraId="35B54169" w14:textId="77777777" w:rsidR="00633D18" w:rsidRDefault="00633D18" w:rsidP="00633D18">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059B2BB8" w14:textId="29F4F9A8" w:rsidR="00633D18" w:rsidRPr="00416B7E" w:rsidRDefault="007C22C4" w:rsidP="00633D18">
            <w:pPr>
              <w:spacing w:before="0"/>
              <w:jc w:val="left"/>
            </w:pPr>
            <w:r>
              <w:t>06-July</w:t>
            </w:r>
            <w:r w:rsidR="009529E2" w:rsidRPr="00416B7E">
              <w:t>-2023</w:t>
            </w:r>
          </w:p>
        </w:tc>
        <w:tc>
          <w:tcPr>
            <w:tcW w:w="4453" w:type="dxa"/>
            <w:tcBorders>
              <w:top w:val="single" w:sz="4" w:space="0" w:color="auto"/>
              <w:left w:val="single" w:sz="4" w:space="0" w:color="auto"/>
              <w:bottom w:val="single" w:sz="4" w:space="0" w:color="auto"/>
              <w:right w:val="single" w:sz="4" w:space="0" w:color="auto"/>
            </w:tcBorders>
            <w:vAlign w:val="center"/>
          </w:tcPr>
          <w:p w14:paraId="42EAD519" w14:textId="4685884B" w:rsidR="00633D18" w:rsidRPr="00416B7E" w:rsidRDefault="00315B13" w:rsidP="000771AE">
            <w:pPr>
              <w:spacing w:before="0"/>
              <w:jc w:val="left"/>
            </w:pPr>
            <w:r w:rsidRPr="00416B7E">
              <w:t>T</w:t>
            </w:r>
            <w:r w:rsidR="009529E2" w:rsidRPr="00416B7E">
              <w:t xml:space="preserve">S updated by </w:t>
            </w:r>
            <w:r w:rsidRPr="00416B7E">
              <w:t>Dharma Teja (E634536)</w:t>
            </w:r>
          </w:p>
          <w:p w14:paraId="2A53A101" w14:textId="77777777" w:rsidR="00D97A3B" w:rsidRPr="00416B7E" w:rsidRDefault="00D97A3B" w:rsidP="000771AE">
            <w:pPr>
              <w:spacing w:before="0"/>
              <w:jc w:val="left"/>
            </w:pPr>
          </w:p>
          <w:p w14:paraId="129EDCEC" w14:textId="361A65FE" w:rsidR="00D97A3B" w:rsidRPr="00416B7E" w:rsidRDefault="00D97A3B" w:rsidP="000771AE">
            <w:pPr>
              <w:spacing w:before="0"/>
              <w:jc w:val="left"/>
            </w:pPr>
            <w:r w:rsidRPr="00416B7E">
              <w:t xml:space="preserve">Activate </w:t>
            </w:r>
            <w:r w:rsidR="003B19F9">
              <w:t>log data changes</w:t>
            </w:r>
            <w:r w:rsidRPr="00416B7E">
              <w:t xml:space="preserve"> in </w:t>
            </w:r>
            <w:r w:rsidR="003B19F9">
              <w:t xml:space="preserve">technical settings of </w:t>
            </w:r>
            <w:r w:rsidRPr="00416B7E">
              <w:t>ZFI_EPAY_REQ_HD table</w:t>
            </w:r>
            <w:r w:rsidR="00F85137" w:rsidRPr="00416B7E">
              <w:t>.</w:t>
            </w:r>
          </w:p>
          <w:p w14:paraId="270B162F" w14:textId="77777777" w:rsidR="00201132" w:rsidRPr="00416B7E" w:rsidRDefault="00201132" w:rsidP="000771AE">
            <w:pPr>
              <w:spacing w:before="0"/>
              <w:jc w:val="left"/>
            </w:pPr>
          </w:p>
          <w:p w14:paraId="4ABAF9A6" w14:textId="4856F5DA" w:rsidR="00201132" w:rsidRDefault="000771AE" w:rsidP="000771AE">
            <w:pPr>
              <w:spacing w:after="160" w:line="259" w:lineRule="auto"/>
              <w:jc w:val="left"/>
            </w:pPr>
            <w:r>
              <w:t>Manual code for currency conversion is replaced by method DO_AMOUNT_CONV_TO_INTERNAL in CREATE_EPAY_REQ and UPDATE_EPAY_REQ methods.</w:t>
            </w:r>
          </w:p>
          <w:p w14:paraId="20C2EABE" w14:textId="77D88443" w:rsidR="000771AE" w:rsidRPr="00201132" w:rsidRDefault="000771AE" w:rsidP="000771AE">
            <w:pPr>
              <w:spacing w:after="160" w:line="259" w:lineRule="auto"/>
              <w:jc w:val="left"/>
            </w:pPr>
            <w:r>
              <w:t>Manual code for currency conversion is replaced by method DO_AMOUNT_CONV_TO_EXTERNAL in GET_EPAY_REQ_LIST, GET_EXPANDED_ENTITY and ITEMSET_GET_ENTITYSET methods.</w:t>
            </w:r>
          </w:p>
        </w:tc>
        <w:tc>
          <w:tcPr>
            <w:tcW w:w="1559" w:type="dxa"/>
            <w:vMerge/>
            <w:vAlign w:val="center"/>
          </w:tcPr>
          <w:p w14:paraId="70B439E3" w14:textId="3DA7695D" w:rsidR="00633D18" w:rsidRPr="0011645A" w:rsidRDefault="00633D18" w:rsidP="00633D18">
            <w:pPr>
              <w:spacing w:before="0"/>
              <w:jc w:val="left"/>
              <w:rPr>
                <w:lang w:val="en-GB"/>
              </w:rPr>
            </w:pPr>
          </w:p>
        </w:tc>
      </w:tr>
      <w:tr w:rsidR="00F30228" w:rsidRPr="0011645A" w14:paraId="31323563" w14:textId="77777777" w:rsidTr="001858BD">
        <w:tc>
          <w:tcPr>
            <w:tcW w:w="1440" w:type="dxa"/>
            <w:vMerge w:val="restart"/>
            <w:vAlign w:val="center"/>
          </w:tcPr>
          <w:p w14:paraId="66EBD2EC" w14:textId="236155F4" w:rsidR="00F30228" w:rsidRPr="00C64289" w:rsidRDefault="00F30228" w:rsidP="001858BD">
            <w:pPr>
              <w:spacing w:before="0"/>
              <w:jc w:val="left"/>
              <w:rPr>
                <w:lang w:val="en-GB"/>
              </w:rPr>
            </w:pPr>
            <w:r w:rsidRPr="00C64289">
              <w:rPr>
                <w:lang w:val="en-GB"/>
              </w:rPr>
              <w:t>3</w:t>
            </w:r>
            <w:r>
              <w:rPr>
                <w:lang w:val="en-GB"/>
              </w:rPr>
              <w:t>5</w:t>
            </w:r>
          </w:p>
        </w:tc>
        <w:tc>
          <w:tcPr>
            <w:tcW w:w="1620" w:type="dxa"/>
            <w:tcBorders>
              <w:top w:val="single" w:sz="4" w:space="0" w:color="auto"/>
              <w:left w:val="single" w:sz="4" w:space="0" w:color="auto"/>
              <w:bottom w:val="single" w:sz="4" w:space="0" w:color="auto"/>
              <w:right w:val="single" w:sz="4" w:space="0" w:color="auto"/>
            </w:tcBorders>
            <w:vAlign w:val="center"/>
          </w:tcPr>
          <w:p w14:paraId="00078EB1" w14:textId="16C3BC47" w:rsidR="00F30228" w:rsidRPr="00C64289" w:rsidRDefault="00F30228" w:rsidP="001858BD">
            <w:pPr>
              <w:spacing w:before="0"/>
              <w:jc w:val="left"/>
              <w:rPr>
                <w:lang w:val="en-GB"/>
              </w:rPr>
            </w:pPr>
            <w:r>
              <w:rPr>
                <w:lang w:val="en-GB"/>
              </w:rPr>
              <w:t>06-SEP-2023</w:t>
            </w:r>
          </w:p>
        </w:tc>
        <w:tc>
          <w:tcPr>
            <w:tcW w:w="4453" w:type="dxa"/>
            <w:tcBorders>
              <w:top w:val="single" w:sz="4" w:space="0" w:color="auto"/>
              <w:left w:val="single" w:sz="4" w:space="0" w:color="auto"/>
              <w:bottom w:val="single" w:sz="4" w:space="0" w:color="auto"/>
              <w:right w:val="single" w:sz="4" w:space="0" w:color="auto"/>
            </w:tcBorders>
            <w:vAlign w:val="center"/>
          </w:tcPr>
          <w:p w14:paraId="3CF9BF71" w14:textId="77777777" w:rsidR="00F30228" w:rsidRDefault="00F30228" w:rsidP="001858BD">
            <w:pPr>
              <w:spacing w:before="0"/>
              <w:jc w:val="left"/>
              <w:rPr>
                <w:b/>
                <w:bCs/>
                <w:u w:val="single"/>
                <w:lang w:val="en-GB"/>
              </w:rPr>
            </w:pPr>
            <w:r>
              <w:rPr>
                <w:b/>
                <w:bCs/>
                <w:u w:val="single"/>
                <w:lang w:val="en-GB"/>
              </w:rPr>
              <w:t>UCB_RUN</w:t>
            </w:r>
          </w:p>
          <w:p w14:paraId="4C068AE2" w14:textId="77777777" w:rsidR="00F30228" w:rsidRPr="00F30228" w:rsidRDefault="00F30228" w:rsidP="001858BD">
            <w:pPr>
              <w:spacing w:before="0"/>
              <w:jc w:val="left"/>
              <w:rPr>
                <w:b/>
                <w:bCs/>
                <w:u w:val="single"/>
                <w:lang w:val="en-GB"/>
              </w:rPr>
            </w:pPr>
            <w:r w:rsidRPr="00F30228">
              <w:rPr>
                <w:b/>
                <w:bCs/>
                <w:u w:val="single"/>
                <w:lang w:val="en-GB"/>
              </w:rPr>
              <w:t>CRQ000010009115</w:t>
            </w:r>
          </w:p>
          <w:p w14:paraId="3422009D" w14:textId="77777777" w:rsidR="00F30228" w:rsidRDefault="00F30228" w:rsidP="001858BD">
            <w:pPr>
              <w:spacing w:before="0"/>
              <w:jc w:val="left"/>
              <w:rPr>
                <w:u w:val="single"/>
                <w:lang w:val="en-GB"/>
              </w:rPr>
            </w:pPr>
          </w:p>
          <w:p w14:paraId="37119352" w14:textId="6550DEF1" w:rsidR="00F30228" w:rsidRDefault="009A39C4" w:rsidP="001858BD">
            <w:pPr>
              <w:spacing w:before="0"/>
              <w:jc w:val="left"/>
              <w:rPr>
                <w:rFonts w:cs="Arial"/>
              </w:rPr>
            </w:pPr>
            <w:r w:rsidRPr="009A39C4">
              <w:rPr>
                <w:rFonts w:cs="Arial"/>
              </w:rPr>
              <w:t>SAP PE1 BUG Fix E-payment Request (UDD 1372)</w:t>
            </w:r>
          </w:p>
          <w:p w14:paraId="6A85A0AF" w14:textId="1A188CCD" w:rsidR="00BF7316" w:rsidRPr="009A39C4" w:rsidRDefault="00BF7316" w:rsidP="00BF7316">
            <w:pPr>
              <w:spacing w:before="0"/>
              <w:rPr>
                <w:lang w:val="en-GB"/>
              </w:rPr>
            </w:pPr>
            <w:r>
              <w:rPr>
                <w:rFonts w:cs="Arial"/>
              </w:rPr>
              <w:t xml:space="preserve">I. </w:t>
            </w:r>
            <w:r w:rsidRPr="00BF7316">
              <w:rPr>
                <w:rFonts w:cs="Arial"/>
              </w:rPr>
              <w:t>Incorrect determination of approver (requisitioner) in case of stock PO. In general, there is no requisitioner id and accordingly any approval from requisitioner need to refer the failsafe approval table.</w:t>
            </w:r>
            <w:r>
              <w:rPr>
                <w:rFonts w:cs="Arial"/>
              </w:rPr>
              <w:t xml:space="preserve"> </w:t>
            </w:r>
            <w:r w:rsidRPr="00BF7316">
              <w:rPr>
                <w:rFonts w:cs="Arial"/>
              </w:rPr>
              <w:t>(Modify ABAP code to update the expected approver (requisitioner) in case of stock PO.)</w:t>
            </w:r>
          </w:p>
          <w:p w14:paraId="177E6479" w14:textId="77777777" w:rsidR="00F30228" w:rsidRPr="00130C16" w:rsidRDefault="00F30228" w:rsidP="001858BD">
            <w:pPr>
              <w:spacing w:before="0"/>
              <w:jc w:val="left"/>
              <w:rPr>
                <w:u w:val="single"/>
                <w:lang w:val="en-GB"/>
              </w:rPr>
            </w:pPr>
          </w:p>
        </w:tc>
        <w:tc>
          <w:tcPr>
            <w:tcW w:w="1559" w:type="dxa"/>
            <w:vMerge w:val="restart"/>
            <w:vAlign w:val="center"/>
          </w:tcPr>
          <w:p w14:paraId="66E13CD6" w14:textId="77777777" w:rsidR="00F30228" w:rsidRDefault="00F30228" w:rsidP="001858BD">
            <w:pPr>
              <w:spacing w:before="0"/>
              <w:jc w:val="left"/>
              <w:rPr>
                <w:lang w:val="en-GB"/>
              </w:rPr>
            </w:pPr>
          </w:p>
          <w:p w14:paraId="69E7D780" w14:textId="77777777" w:rsidR="00F30228" w:rsidRDefault="00F30228" w:rsidP="001858BD">
            <w:pPr>
              <w:spacing w:before="0"/>
              <w:jc w:val="left"/>
              <w:rPr>
                <w:lang w:val="en-GB"/>
              </w:rPr>
            </w:pPr>
          </w:p>
          <w:p w14:paraId="7E4329B4" w14:textId="77777777" w:rsidR="00F30228" w:rsidRDefault="00F30228" w:rsidP="001858BD">
            <w:pPr>
              <w:spacing w:before="0"/>
              <w:jc w:val="left"/>
              <w:rPr>
                <w:lang w:val="en-GB"/>
              </w:rPr>
            </w:pPr>
          </w:p>
          <w:p w14:paraId="71A3E748" w14:textId="77777777" w:rsidR="00F30228" w:rsidRDefault="00F30228" w:rsidP="001858BD">
            <w:pPr>
              <w:spacing w:before="0"/>
              <w:jc w:val="left"/>
              <w:rPr>
                <w:lang w:val="en-GB"/>
              </w:rPr>
            </w:pPr>
          </w:p>
          <w:p w14:paraId="37ECAFF7" w14:textId="77777777" w:rsidR="00F30228" w:rsidRDefault="00F30228" w:rsidP="001858BD">
            <w:pPr>
              <w:spacing w:before="0"/>
              <w:jc w:val="left"/>
              <w:rPr>
                <w:lang w:val="en-GB"/>
              </w:rPr>
            </w:pPr>
          </w:p>
          <w:p w14:paraId="0E27657C" w14:textId="77777777" w:rsidR="00F30228" w:rsidRDefault="00F30228" w:rsidP="001858BD">
            <w:pPr>
              <w:spacing w:before="0"/>
              <w:jc w:val="left"/>
              <w:rPr>
                <w:lang w:val="en-GB"/>
              </w:rPr>
            </w:pPr>
          </w:p>
          <w:p w14:paraId="186CF5DB" w14:textId="77777777" w:rsidR="00F30228" w:rsidRDefault="00F30228" w:rsidP="001858BD">
            <w:pPr>
              <w:spacing w:before="0"/>
              <w:jc w:val="left"/>
              <w:rPr>
                <w:lang w:val="en-GB"/>
              </w:rPr>
            </w:pPr>
          </w:p>
          <w:p w14:paraId="272081B1" w14:textId="77777777" w:rsidR="00F30228" w:rsidRDefault="00F30228" w:rsidP="001858BD">
            <w:pPr>
              <w:spacing w:before="0"/>
              <w:jc w:val="left"/>
              <w:rPr>
                <w:lang w:val="en-GB"/>
              </w:rPr>
            </w:pPr>
          </w:p>
          <w:p w14:paraId="251C2072" w14:textId="77777777" w:rsidR="00F30228" w:rsidRDefault="00F30228" w:rsidP="001858BD">
            <w:pPr>
              <w:spacing w:before="0"/>
              <w:jc w:val="left"/>
              <w:rPr>
                <w:lang w:val="en-GB"/>
              </w:rPr>
            </w:pPr>
          </w:p>
          <w:p w14:paraId="43157148" w14:textId="769E2A61" w:rsidR="00F30228" w:rsidRDefault="00FC21B6" w:rsidP="001858BD">
            <w:pPr>
              <w:spacing w:before="0"/>
              <w:jc w:val="left"/>
              <w:rPr>
                <w:lang w:val="en-GB"/>
              </w:rPr>
            </w:pPr>
            <w:r w:rsidRPr="00FC21B6">
              <w:rPr>
                <w:lang w:val="en-GB"/>
              </w:rPr>
              <w:t>DE1K9A0B4S</w:t>
            </w:r>
          </w:p>
          <w:p w14:paraId="28A7B604" w14:textId="77777777" w:rsidR="00F30228" w:rsidRDefault="00F30228" w:rsidP="001858BD">
            <w:pPr>
              <w:spacing w:before="0"/>
              <w:jc w:val="left"/>
              <w:rPr>
                <w:lang w:val="en-GB"/>
              </w:rPr>
            </w:pPr>
          </w:p>
          <w:p w14:paraId="44FE8FA5" w14:textId="77777777" w:rsidR="00F30228" w:rsidRDefault="00F30228" w:rsidP="001858BD">
            <w:pPr>
              <w:spacing w:before="0"/>
              <w:jc w:val="left"/>
              <w:rPr>
                <w:lang w:val="en-GB"/>
              </w:rPr>
            </w:pPr>
          </w:p>
          <w:p w14:paraId="74D97EC3" w14:textId="77777777" w:rsidR="00F30228" w:rsidRDefault="00F30228" w:rsidP="001858BD">
            <w:pPr>
              <w:spacing w:before="0"/>
              <w:jc w:val="left"/>
              <w:rPr>
                <w:lang w:val="en-GB"/>
              </w:rPr>
            </w:pPr>
          </w:p>
          <w:p w14:paraId="56E0E62A" w14:textId="77777777" w:rsidR="00F30228" w:rsidRDefault="00F30228" w:rsidP="001858BD">
            <w:pPr>
              <w:spacing w:before="0"/>
              <w:jc w:val="left"/>
              <w:rPr>
                <w:lang w:val="en-GB"/>
              </w:rPr>
            </w:pPr>
          </w:p>
          <w:p w14:paraId="0CEAC5AF" w14:textId="77777777" w:rsidR="00F30228" w:rsidRDefault="00F30228" w:rsidP="001858BD">
            <w:pPr>
              <w:spacing w:before="0"/>
              <w:jc w:val="left"/>
              <w:rPr>
                <w:lang w:val="en-GB"/>
              </w:rPr>
            </w:pPr>
          </w:p>
          <w:p w14:paraId="25AE77AF" w14:textId="04A03612" w:rsidR="00F30228" w:rsidRPr="0011645A" w:rsidRDefault="00F30228" w:rsidP="001858BD">
            <w:pPr>
              <w:spacing w:before="0"/>
              <w:jc w:val="left"/>
              <w:rPr>
                <w:lang w:val="en-GB"/>
              </w:rPr>
            </w:pPr>
          </w:p>
        </w:tc>
      </w:tr>
      <w:tr w:rsidR="00EA0F5A" w:rsidRPr="0011645A" w14:paraId="7CBE6D35" w14:textId="77777777" w:rsidTr="00FF3206">
        <w:trPr>
          <w:trHeight w:val="539"/>
        </w:trPr>
        <w:tc>
          <w:tcPr>
            <w:tcW w:w="1440" w:type="dxa"/>
            <w:vMerge/>
            <w:vAlign w:val="center"/>
          </w:tcPr>
          <w:p w14:paraId="6E36F55F" w14:textId="77777777" w:rsidR="00EA0F5A" w:rsidRDefault="00EA0F5A" w:rsidP="00EA0F5A">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4D70389E" w14:textId="3E705B97" w:rsidR="00EA0F5A" w:rsidRDefault="00EA0F5A" w:rsidP="00EA0F5A">
            <w:pPr>
              <w:spacing w:before="0"/>
              <w:jc w:val="left"/>
              <w:rPr>
                <w:lang w:val="en-GB"/>
              </w:rPr>
            </w:pPr>
            <w:r>
              <w:rPr>
                <w:lang w:val="en-GB"/>
              </w:rPr>
              <w:t>11-SEP-2023</w:t>
            </w:r>
          </w:p>
        </w:tc>
        <w:tc>
          <w:tcPr>
            <w:tcW w:w="4453" w:type="dxa"/>
            <w:tcBorders>
              <w:top w:val="single" w:sz="4" w:space="0" w:color="auto"/>
              <w:left w:val="single" w:sz="4" w:space="0" w:color="auto"/>
              <w:bottom w:val="single" w:sz="4" w:space="0" w:color="auto"/>
              <w:right w:val="single" w:sz="4" w:space="0" w:color="auto"/>
            </w:tcBorders>
            <w:vAlign w:val="center"/>
          </w:tcPr>
          <w:p w14:paraId="621D1D38" w14:textId="77777777" w:rsidR="00EA0F5A" w:rsidRDefault="00EA0F5A" w:rsidP="00EA0F5A">
            <w:pPr>
              <w:spacing w:before="0"/>
              <w:jc w:val="left"/>
              <w:rPr>
                <w:lang w:val="en-GB"/>
              </w:rPr>
            </w:pPr>
            <w:r>
              <w:rPr>
                <w:lang w:val="en-GB"/>
              </w:rPr>
              <w:t xml:space="preserve">FS updated by </w:t>
            </w:r>
            <w:r w:rsidRPr="009F7DA6">
              <w:rPr>
                <w:lang w:val="en-GB"/>
              </w:rPr>
              <w:t>Raktim Roy</w:t>
            </w:r>
            <w:r>
              <w:rPr>
                <w:lang w:val="en-GB"/>
              </w:rPr>
              <w:t xml:space="preserve"> (E631509)</w:t>
            </w:r>
          </w:p>
          <w:p w14:paraId="545CDBDD" w14:textId="77777777" w:rsidR="00EA0F5A" w:rsidRDefault="00EA0F5A" w:rsidP="00EA0F5A">
            <w:pPr>
              <w:spacing w:before="0"/>
              <w:jc w:val="left"/>
              <w:rPr>
                <w:lang w:val="en-GB"/>
              </w:rPr>
            </w:pPr>
          </w:p>
        </w:tc>
        <w:tc>
          <w:tcPr>
            <w:tcW w:w="1559" w:type="dxa"/>
            <w:vMerge/>
            <w:vAlign w:val="center"/>
          </w:tcPr>
          <w:p w14:paraId="096B8448" w14:textId="77777777" w:rsidR="00EA0F5A" w:rsidRPr="0011645A" w:rsidRDefault="00EA0F5A" w:rsidP="00EA0F5A">
            <w:pPr>
              <w:spacing w:before="0"/>
              <w:jc w:val="left"/>
              <w:rPr>
                <w:lang w:val="en-GB"/>
              </w:rPr>
            </w:pPr>
          </w:p>
        </w:tc>
      </w:tr>
      <w:tr w:rsidR="00EA0F5A" w:rsidRPr="0011645A" w14:paraId="22540EB8" w14:textId="77777777" w:rsidTr="00F30228">
        <w:trPr>
          <w:trHeight w:val="710"/>
        </w:trPr>
        <w:tc>
          <w:tcPr>
            <w:tcW w:w="1440" w:type="dxa"/>
            <w:vMerge/>
            <w:vAlign w:val="center"/>
          </w:tcPr>
          <w:p w14:paraId="30708D28" w14:textId="77777777" w:rsidR="00EA0F5A" w:rsidRDefault="00EA0F5A" w:rsidP="00EA0F5A">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68E3F798" w14:textId="26B5CD96" w:rsidR="00EA0F5A" w:rsidRPr="00416B7E" w:rsidRDefault="008F37F6" w:rsidP="00EA0F5A">
            <w:pPr>
              <w:spacing w:before="0"/>
              <w:jc w:val="left"/>
            </w:pPr>
            <w:r>
              <w:t>20</w:t>
            </w:r>
            <w:r w:rsidR="0047077F">
              <w:t>-SEP-2023</w:t>
            </w:r>
          </w:p>
        </w:tc>
        <w:tc>
          <w:tcPr>
            <w:tcW w:w="4453" w:type="dxa"/>
            <w:tcBorders>
              <w:top w:val="single" w:sz="4" w:space="0" w:color="auto"/>
              <w:left w:val="single" w:sz="4" w:space="0" w:color="auto"/>
              <w:bottom w:val="single" w:sz="4" w:space="0" w:color="auto"/>
              <w:right w:val="single" w:sz="4" w:space="0" w:color="auto"/>
            </w:tcBorders>
            <w:vAlign w:val="center"/>
          </w:tcPr>
          <w:p w14:paraId="0EAEB565" w14:textId="2A22FCB3" w:rsidR="00EA0F5A" w:rsidRPr="00201132" w:rsidRDefault="0047077F" w:rsidP="00EA0F5A">
            <w:pPr>
              <w:spacing w:after="160" w:line="259" w:lineRule="auto"/>
              <w:jc w:val="left"/>
            </w:pPr>
            <w:r>
              <w:t>TS updated by Dharma Teja (E634536)</w:t>
            </w:r>
          </w:p>
        </w:tc>
        <w:tc>
          <w:tcPr>
            <w:tcW w:w="1559" w:type="dxa"/>
            <w:vMerge/>
            <w:vAlign w:val="center"/>
          </w:tcPr>
          <w:p w14:paraId="5F718DA6" w14:textId="77777777" w:rsidR="00EA0F5A" w:rsidRPr="0011645A" w:rsidRDefault="00EA0F5A" w:rsidP="00EA0F5A">
            <w:pPr>
              <w:spacing w:before="0"/>
              <w:jc w:val="left"/>
              <w:rPr>
                <w:lang w:val="en-GB"/>
              </w:rPr>
            </w:pPr>
          </w:p>
        </w:tc>
      </w:tr>
      <w:tr w:rsidR="00152D83" w:rsidRPr="0011645A" w14:paraId="5A1BC959" w14:textId="77777777" w:rsidTr="001858BD">
        <w:tc>
          <w:tcPr>
            <w:tcW w:w="1440" w:type="dxa"/>
            <w:vMerge w:val="restart"/>
            <w:vAlign w:val="center"/>
          </w:tcPr>
          <w:p w14:paraId="5889B220" w14:textId="6594A6CC" w:rsidR="00152D83" w:rsidRPr="00C64289" w:rsidRDefault="00152D83" w:rsidP="001858BD">
            <w:pPr>
              <w:spacing w:before="0"/>
              <w:jc w:val="left"/>
              <w:rPr>
                <w:lang w:val="en-GB"/>
              </w:rPr>
            </w:pPr>
            <w:r w:rsidRPr="00C64289">
              <w:rPr>
                <w:lang w:val="en-GB"/>
              </w:rPr>
              <w:t>3</w:t>
            </w:r>
            <w:r>
              <w:rPr>
                <w:lang w:val="en-GB"/>
              </w:rPr>
              <w:t>6</w:t>
            </w:r>
          </w:p>
        </w:tc>
        <w:tc>
          <w:tcPr>
            <w:tcW w:w="1620" w:type="dxa"/>
            <w:tcBorders>
              <w:top w:val="single" w:sz="4" w:space="0" w:color="auto"/>
              <w:left w:val="single" w:sz="4" w:space="0" w:color="auto"/>
              <w:bottom w:val="single" w:sz="4" w:space="0" w:color="auto"/>
              <w:right w:val="single" w:sz="4" w:space="0" w:color="auto"/>
            </w:tcBorders>
            <w:vAlign w:val="center"/>
          </w:tcPr>
          <w:p w14:paraId="35834FFD" w14:textId="1E075C5B" w:rsidR="00152D83" w:rsidRPr="00C64289" w:rsidRDefault="00152D83" w:rsidP="001858BD">
            <w:pPr>
              <w:spacing w:before="0"/>
              <w:jc w:val="left"/>
              <w:rPr>
                <w:lang w:val="en-GB"/>
              </w:rPr>
            </w:pPr>
            <w:r>
              <w:rPr>
                <w:lang w:val="en-GB"/>
              </w:rPr>
              <w:t>20-NOV-2023</w:t>
            </w:r>
          </w:p>
        </w:tc>
        <w:tc>
          <w:tcPr>
            <w:tcW w:w="4453" w:type="dxa"/>
            <w:tcBorders>
              <w:top w:val="single" w:sz="4" w:space="0" w:color="auto"/>
              <w:left w:val="single" w:sz="4" w:space="0" w:color="auto"/>
              <w:bottom w:val="single" w:sz="4" w:space="0" w:color="auto"/>
              <w:right w:val="single" w:sz="4" w:space="0" w:color="auto"/>
            </w:tcBorders>
            <w:vAlign w:val="center"/>
          </w:tcPr>
          <w:p w14:paraId="09A07900" w14:textId="77777777" w:rsidR="00152D83" w:rsidRDefault="00152D83" w:rsidP="001858BD">
            <w:pPr>
              <w:spacing w:before="0"/>
              <w:jc w:val="left"/>
              <w:rPr>
                <w:b/>
                <w:bCs/>
                <w:u w:val="single"/>
                <w:lang w:val="en-GB"/>
              </w:rPr>
            </w:pPr>
            <w:r>
              <w:rPr>
                <w:b/>
                <w:bCs/>
                <w:u w:val="single"/>
                <w:lang w:val="en-GB"/>
              </w:rPr>
              <w:t>UCB_RUN</w:t>
            </w:r>
          </w:p>
          <w:p w14:paraId="16151C66" w14:textId="45C2382A" w:rsidR="00E521A6" w:rsidRPr="00E521A6" w:rsidRDefault="00152D83" w:rsidP="00E521A6">
            <w:pPr>
              <w:spacing w:before="0"/>
              <w:jc w:val="left"/>
              <w:rPr>
                <w:b/>
                <w:bCs/>
                <w:u w:val="single"/>
                <w:lang w:val="en-GB"/>
              </w:rPr>
            </w:pPr>
            <w:r w:rsidRPr="00152D83">
              <w:rPr>
                <w:b/>
                <w:bCs/>
                <w:u w:val="single"/>
                <w:lang w:val="en-GB"/>
              </w:rPr>
              <w:t>CRQ000010013409</w:t>
            </w:r>
          </w:p>
          <w:p w14:paraId="6E3760F4" w14:textId="61A19806" w:rsidR="00E521A6" w:rsidRDefault="00E521A6" w:rsidP="00152D83">
            <w:pPr>
              <w:rPr>
                <w:rFonts w:cs="Arial"/>
              </w:rPr>
            </w:pPr>
            <w:r w:rsidRPr="00E521A6">
              <w:rPr>
                <w:rFonts w:cs="Arial"/>
              </w:rPr>
              <w:t>SAP PE1 Limited users should able to raise E-payment request for UCB U vendors (UDD- 1372)</w:t>
            </w:r>
          </w:p>
          <w:p w14:paraId="5458E77C" w14:textId="3C6AD502" w:rsidR="00C17511" w:rsidRDefault="0094059F" w:rsidP="00152D83">
            <w:pPr>
              <w:rPr>
                <w:rFonts w:ascii="Helvetica" w:hAnsi="Helvetica" w:cs="Helvetica"/>
                <w:color w:val="333333"/>
                <w:sz w:val="21"/>
                <w:szCs w:val="21"/>
                <w:shd w:val="clear" w:color="auto" w:fill="FFFFFF"/>
              </w:rPr>
            </w:pPr>
            <w:r>
              <w:rPr>
                <w:rFonts w:cs="Arial"/>
              </w:rPr>
              <w:t xml:space="preserve">1.  </w:t>
            </w:r>
            <w:r>
              <w:rPr>
                <w:rFonts w:ascii="Helvetica" w:hAnsi="Helvetica" w:cs="Helvetica"/>
                <w:color w:val="333333"/>
                <w:sz w:val="21"/>
                <w:szCs w:val="21"/>
                <w:shd w:val="clear" w:color="auto" w:fill="FFFFFF"/>
              </w:rPr>
              <w:t>Limited users should be able to raise payment request for UCB U</w:t>
            </w:r>
            <w:r w:rsidR="00AB2ADE">
              <w:rPr>
                <w:rFonts w:ascii="Helvetica" w:hAnsi="Helvetica" w:cs="Helvetica"/>
                <w:color w:val="333333"/>
                <w:sz w:val="21"/>
                <w:szCs w:val="21"/>
                <w:shd w:val="clear" w:color="auto" w:fill="FFFFFF"/>
              </w:rPr>
              <w:t>-</w:t>
            </w:r>
            <w:r>
              <w:rPr>
                <w:rFonts w:ascii="Helvetica" w:hAnsi="Helvetica" w:cs="Helvetica"/>
                <w:color w:val="333333"/>
                <w:sz w:val="21"/>
                <w:szCs w:val="21"/>
                <w:shd w:val="clear" w:color="auto" w:fill="FFFFFF"/>
              </w:rPr>
              <w:t>vendors.</w:t>
            </w:r>
          </w:p>
          <w:p w14:paraId="0DC58E2C" w14:textId="77777777" w:rsidR="00AB2ADE" w:rsidRDefault="00AB2ADE" w:rsidP="00152D83">
            <w:pPr>
              <w:rPr>
                <w:rFonts w:ascii="Helvetica" w:hAnsi="Helvetica" w:cs="Helvetica"/>
                <w:color w:val="333333"/>
                <w:sz w:val="21"/>
                <w:szCs w:val="21"/>
                <w:shd w:val="clear" w:color="auto" w:fill="FFFFFF"/>
              </w:rPr>
            </w:pPr>
          </w:p>
          <w:p w14:paraId="6641C393" w14:textId="59870C3B" w:rsidR="0094059F" w:rsidRDefault="0094059F" w:rsidP="00AB2ADE">
            <w:pPr>
              <w:spacing w:before="0"/>
              <w:rPr>
                <w:rFonts w:cs="Arial"/>
              </w:rPr>
            </w:pPr>
            <w:r w:rsidRPr="00253C7B">
              <w:rPr>
                <w:rFonts w:ascii="Helvetica" w:hAnsi="Helvetica" w:cs="Helvetica"/>
                <w:color w:val="333333"/>
                <w:sz w:val="21"/>
                <w:szCs w:val="21"/>
                <w:shd w:val="clear" w:color="auto" w:fill="FFFFFF"/>
              </w:rPr>
              <w:t>2.</w:t>
            </w:r>
            <w:r>
              <w:rPr>
                <w:rFonts w:cs="Arial"/>
                <w:color w:val="00008B"/>
              </w:rPr>
              <w:t xml:space="preserve"> </w:t>
            </w:r>
            <w:r w:rsidRPr="00253C7B">
              <w:rPr>
                <w:rFonts w:ascii="Helvetica" w:hAnsi="Helvetica" w:cs="Helvetica"/>
                <w:color w:val="333333"/>
                <w:sz w:val="21"/>
                <w:szCs w:val="21"/>
                <w:shd w:val="clear" w:color="auto" w:fill="FFFFFF"/>
              </w:rPr>
              <w:t>Incorrect net due date calculation</w:t>
            </w:r>
            <w:r w:rsidR="00253C7B">
              <w:rPr>
                <w:rFonts w:cs="Arial"/>
                <w:color w:val="00008B"/>
              </w:rPr>
              <w:t xml:space="preserve"> </w:t>
            </w:r>
            <w:r w:rsidR="00253C7B" w:rsidRPr="00693BB2">
              <w:rPr>
                <w:rFonts w:ascii="Helvetica" w:hAnsi="Helvetica" w:cs="Helvetica"/>
                <w:color w:val="333333"/>
                <w:sz w:val="21"/>
                <w:szCs w:val="21"/>
                <w:shd w:val="clear" w:color="auto" w:fill="FFFFFF"/>
              </w:rPr>
              <w:t xml:space="preserve">in case of </w:t>
            </w:r>
            <w:r>
              <w:rPr>
                <w:rFonts w:ascii="Helvetica" w:hAnsi="Helvetica" w:cs="Helvetica"/>
                <w:color w:val="333333"/>
                <w:sz w:val="21"/>
                <w:szCs w:val="21"/>
                <w:shd w:val="clear" w:color="auto" w:fill="FFFFFF"/>
              </w:rPr>
              <w:t xml:space="preserve">Payment term </w:t>
            </w:r>
            <w:r w:rsidR="00CB73A8">
              <w:rPr>
                <w:rFonts w:ascii="Helvetica" w:hAnsi="Helvetica" w:cs="Helvetica"/>
                <w:color w:val="333333"/>
                <w:sz w:val="21"/>
                <w:szCs w:val="21"/>
                <w:shd w:val="clear" w:color="auto" w:fill="FFFFFF"/>
              </w:rPr>
              <w:t>(</w:t>
            </w:r>
            <w:r w:rsidR="001D0DCF">
              <w:rPr>
                <w:rFonts w:ascii="Helvetica" w:hAnsi="Helvetica" w:cs="Helvetica"/>
                <w:color w:val="333333"/>
                <w:sz w:val="21"/>
                <w:szCs w:val="21"/>
                <w:shd w:val="clear" w:color="auto" w:fill="FFFFFF"/>
              </w:rPr>
              <w:t>DP01</w:t>
            </w:r>
            <w:r w:rsidR="00CB73A8">
              <w:rPr>
                <w:rFonts w:ascii="Helvetica" w:hAnsi="Helvetica" w:cs="Helvetica"/>
                <w:color w:val="333333"/>
                <w:sz w:val="21"/>
                <w:szCs w:val="21"/>
                <w:shd w:val="clear" w:color="auto" w:fill="FFFFFF"/>
              </w:rPr>
              <w:t>)</w:t>
            </w:r>
            <w:r w:rsidR="001D0DCF">
              <w:rPr>
                <w:rFonts w:ascii="Helvetica" w:hAnsi="Helvetica" w:cs="Helvetica"/>
                <w:color w:val="333333"/>
                <w:sz w:val="21"/>
                <w:szCs w:val="21"/>
                <w:shd w:val="clear" w:color="auto" w:fill="FFFFFF"/>
              </w:rPr>
              <w:t xml:space="preserve">. </w:t>
            </w:r>
            <w:r w:rsidR="00AB2ADE" w:rsidRPr="00BF7316">
              <w:rPr>
                <w:rFonts w:cs="Arial"/>
              </w:rPr>
              <w:t xml:space="preserve">(Modify ABAP code to update the </w:t>
            </w:r>
            <w:r w:rsidR="00AB2ADE">
              <w:rPr>
                <w:rFonts w:cs="Arial"/>
              </w:rPr>
              <w:t>current posting date in the e-pay header table</w:t>
            </w:r>
            <w:r w:rsidR="003617FD">
              <w:rPr>
                <w:rFonts w:cs="Arial"/>
              </w:rPr>
              <w:t>).</w:t>
            </w:r>
          </w:p>
          <w:p w14:paraId="27F6D331" w14:textId="77777777" w:rsidR="005E5ED1" w:rsidRDefault="005E5ED1" w:rsidP="00AB2ADE">
            <w:pPr>
              <w:spacing w:before="0"/>
              <w:rPr>
                <w:rFonts w:ascii="Helvetica" w:hAnsi="Helvetica" w:cs="Helvetica"/>
                <w:color w:val="333333"/>
                <w:sz w:val="21"/>
                <w:szCs w:val="21"/>
                <w:shd w:val="clear" w:color="auto" w:fill="FFFFFF"/>
              </w:rPr>
            </w:pPr>
          </w:p>
          <w:p w14:paraId="07A6CB13" w14:textId="73553B47" w:rsidR="00505A47" w:rsidRDefault="005E5ED1" w:rsidP="00AB2ADE">
            <w:pPr>
              <w:spacing w:before="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3. Incorrect search results using Vendor ID.(Modify ABAP Code to display the correct search results using vendor ID)</w:t>
            </w:r>
          </w:p>
          <w:p w14:paraId="1CC9C69E" w14:textId="77777777" w:rsidR="00505A47" w:rsidRDefault="00505A47" w:rsidP="00AB2ADE">
            <w:pPr>
              <w:spacing w:before="0"/>
              <w:rPr>
                <w:rFonts w:ascii="Helvetica" w:hAnsi="Helvetica" w:cs="Helvetica"/>
                <w:color w:val="333333"/>
                <w:sz w:val="21"/>
                <w:szCs w:val="21"/>
                <w:shd w:val="clear" w:color="auto" w:fill="FFFFFF"/>
              </w:rPr>
            </w:pPr>
          </w:p>
          <w:p w14:paraId="64465124" w14:textId="27D0037D" w:rsidR="006C282A" w:rsidRPr="0023399A" w:rsidRDefault="00505A47" w:rsidP="00505A47">
            <w:pPr>
              <w:spacing w:before="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4. Correction of </w:t>
            </w:r>
            <w:r w:rsidR="003B4E00" w:rsidRPr="0023399A">
              <w:rPr>
                <w:rFonts w:ascii="Helvetica" w:hAnsi="Helvetica" w:cs="Helvetica"/>
                <w:color w:val="333333"/>
                <w:sz w:val="21"/>
                <w:szCs w:val="21"/>
                <w:shd w:val="clear" w:color="auto" w:fill="FFFFFF"/>
              </w:rPr>
              <w:t xml:space="preserve"> </w:t>
            </w:r>
            <w:r>
              <w:rPr>
                <w:rFonts w:ascii="Helvetica" w:hAnsi="Helvetica" w:cs="Helvetica"/>
                <w:color w:val="333333"/>
                <w:sz w:val="21"/>
                <w:szCs w:val="21"/>
                <w:shd w:val="clear" w:color="auto" w:fill="FFFFFF"/>
              </w:rPr>
              <w:t>partner bank type in case of</w:t>
            </w:r>
            <w:r w:rsidR="003B4E00" w:rsidRPr="0023399A">
              <w:rPr>
                <w:rFonts w:ascii="Helvetica" w:hAnsi="Helvetica" w:cs="Helvetica"/>
                <w:color w:val="333333"/>
                <w:sz w:val="21"/>
                <w:szCs w:val="21"/>
                <w:shd w:val="clear" w:color="auto" w:fill="FFFFFF"/>
              </w:rPr>
              <w:t xml:space="preserve"> permitted/alternative payee.</w:t>
            </w:r>
          </w:p>
          <w:p w14:paraId="7EE125D6" w14:textId="4395321C" w:rsidR="00253C7B" w:rsidRPr="00152D83" w:rsidRDefault="00253C7B" w:rsidP="00152D83">
            <w:pPr>
              <w:rPr>
                <w:rFonts w:cs="Arial"/>
                <w:color w:val="00008B"/>
              </w:rPr>
            </w:pPr>
          </w:p>
        </w:tc>
        <w:tc>
          <w:tcPr>
            <w:tcW w:w="1559" w:type="dxa"/>
            <w:vMerge w:val="restart"/>
            <w:vAlign w:val="center"/>
          </w:tcPr>
          <w:p w14:paraId="1E7575D6" w14:textId="77777777" w:rsidR="00152D83" w:rsidRDefault="00152D83" w:rsidP="001858BD">
            <w:pPr>
              <w:spacing w:before="0"/>
              <w:jc w:val="left"/>
              <w:rPr>
                <w:lang w:val="en-GB"/>
              </w:rPr>
            </w:pPr>
          </w:p>
          <w:p w14:paraId="1B364638" w14:textId="77777777" w:rsidR="00152D83" w:rsidRDefault="00152D83" w:rsidP="001858BD">
            <w:pPr>
              <w:spacing w:before="0"/>
              <w:jc w:val="left"/>
              <w:rPr>
                <w:lang w:val="en-GB"/>
              </w:rPr>
            </w:pPr>
          </w:p>
          <w:p w14:paraId="0C30A405" w14:textId="77777777" w:rsidR="00152D83" w:rsidRDefault="00152D83" w:rsidP="001858BD">
            <w:pPr>
              <w:spacing w:before="0"/>
              <w:jc w:val="left"/>
              <w:rPr>
                <w:lang w:val="en-GB"/>
              </w:rPr>
            </w:pPr>
          </w:p>
          <w:p w14:paraId="411106D8" w14:textId="77777777" w:rsidR="00152D83" w:rsidRDefault="00152D83" w:rsidP="001858BD">
            <w:pPr>
              <w:spacing w:before="0"/>
              <w:jc w:val="left"/>
              <w:rPr>
                <w:lang w:val="en-GB"/>
              </w:rPr>
            </w:pPr>
          </w:p>
          <w:p w14:paraId="45405AB2" w14:textId="77777777" w:rsidR="00152D83" w:rsidRDefault="00152D83" w:rsidP="001858BD">
            <w:pPr>
              <w:spacing w:before="0"/>
              <w:jc w:val="left"/>
              <w:rPr>
                <w:lang w:val="en-GB"/>
              </w:rPr>
            </w:pPr>
          </w:p>
          <w:p w14:paraId="50E42A6A" w14:textId="77777777" w:rsidR="00152D83" w:rsidRDefault="00152D83" w:rsidP="001858BD">
            <w:pPr>
              <w:spacing w:before="0"/>
              <w:jc w:val="left"/>
              <w:rPr>
                <w:lang w:val="en-GB"/>
              </w:rPr>
            </w:pPr>
          </w:p>
          <w:p w14:paraId="5C3C16D9" w14:textId="77777777" w:rsidR="00152D83" w:rsidRDefault="00152D83" w:rsidP="001858BD">
            <w:pPr>
              <w:spacing w:before="0"/>
              <w:jc w:val="left"/>
              <w:rPr>
                <w:lang w:val="en-GB"/>
              </w:rPr>
            </w:pPr>
          </w:p>
          <w:p w14:paraId="084563B8" w14:textId="77777777" w:rsidR="00152D83" w:rsidRDefault="00152D83" w:rsidP="001858BD">
            <w:pPr>
              <w:spacing w:before="0"/>
              <w:jc w:val="left"/>
              <w:rPr>
                <w:lang w:val="en-GB"/>
              </w:rPr>
            </w:pPr>
          </w:p>
          <w:p w14:paraId="690F37FF" w14:textId="77777777" w:rsidR="00152D83" w:rsidRDefault="00152D83" w:rsidP="001858BD">
            <w:pPr>
              <w:spacing w:before="0"/>
              <w:jc w:val="left"/>
              <w:rPr>
                <w:lang w:val="en-GB"/>
              </w:rPr>
            </w:pPr>
          </w:p>
          <w:p w14:paraId="57B7DE05" w14:textId="77777777" w:rsidR="00152D83" w:rsidRDefault="00152D83" w:rsidP="001858BD">
            <w:pPr>
              <w:spacing w:before="0"/>
              <w:jc w:val="left"/>
              <w:rPr>
                <w:lang w:val="en-GB"/>
              </w:rPr>
            </w:pPr>
          </w:p>
          <w:p w14:paraId="43CD3FCE" w14:textId="77777777" w:rsidR="00152D83" w:rsidRDefault="00152D83" w:rsidP="001858BD">
            <w:pPr>
              <w:spacing w:before="0"/>
              <w:jc w:val="left"/>
              <w:rPr>
                <w:lang w:val="en-GB"/>
              </w:rPr>
            </w:pPr>
          </w:p>
          <w:p w14:paraId="3415A172" w14:textId="77777777" w:rsidR="00152D83" w:rsidRDefault="00152D83" w:rsidP="001858BD">
            <w:pPr>
              <w:spacing w:before="0"/>
              <w:jc w:val="left"/>
              <w:rPr>
                <w:lang w:val="en-GB"/>
              </w:rPr>
            </w:pPr>
          </w:p>
          <w:p w14:paraId="3CDF6390" w14:textId="77777777" w:rsidR="00152D83" w:rsidRDefault="00152D83" w:rsidP="001858BD">
            <w:pPr>
              <w:spacing w:before="0"/>
              <w:jc w:val="left"/>
              <w:rPr>
                <w:lang w:val="en-GB"/>
              </w:rPr>
            </w:pPr>
          </w:p>
          <w:p w14:paraId="60FB5A49" w14:textId="77777777" w:rsidR="00152D83" w:rsidRDefault="00152D83" w:rsidP="001858BD">
            <w:pPr>
              <w:spacing w:before="0"/>
              <w:jc w:val="left"/>
              <w:rPr>
                <w:lang w:val="en-GB"/>
              </w:rPr>
            </w:pPr>
          </w:p>
          <w:p w14:paraId="25EB02BA" w14:textId="77777777" w:rsidR="00152D83" w:rsidRDefault="007936F9" w:rsidP="001858BD">
            <w:pPr>
              <w:spacing w:before="0"/>
              <w:jc w:val="left"/>
              <w:rPr>
                <w:lang w:val="en-GB"/>
              </w:rPr>
            </w:pPr>
            <w:r w:rsidRPr="007936F9">
              <w:rPr>
                <w:lang w:val="en-GB"/>
              </w:rPr>
              <w:t>DE1K9A0BQ4</w:t>
            </w:r>
          </w:p>
          <w:p w14:paraId="25C38D98" w14:textId="3E0094D4" w:rsidR="003A0A04" w:rsidRPr="0011645A" w:rsidRDefault="003A0A04" w:rsidP="001858BD">
            <w:pPr>
              <w:spacing w:before="0"/>
              <w:jc w:val="left"/>
              <w:rPr>
                <w:lang w:val="en-GB"/>
              </w:rPr>
            </w:pPr>
            <w:r w:rsidRPr="003A0A04">
              <w:rPr>
                <w:lang w:val="en-GB"/>
              </w:rPr>
              <w:t>DE1K9A0D1B</w:t>
            </w:r>
          </w:p>
        </w:tc>
      </w:tr>
      <w:tr w:rsidR="00253C7B" w:rsidRPr="0011645A" w14:paraId="2707C1AD" w14:textId="77777777" w:rsidTr="001858BD">
        <w:trPr>
          <w:trHeight w:val="539"/>
        </w:trPr>
        <w:tc>
          <w:tcPr>
            <w:tcW w:w="1440" w:type="dxa"/>
            <w:vMerge/>
            <w:vAlign w:val="center"/>
          </w:tcPr>
          <w:p w14:paraId="77083FF5" w14:textId="77777777" w:rsidR="00253C7B" w:rsidRDefault="00253C7B" w:rsidP="00253C7B">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128A9809" w14:textId="2D126144" w:rsidR="00253C7B" w:rsidRDefault="00253C7B" w:rsidP="00253C7B">
            <w:pPr>
              <w:spacing w:before="0"/>
              <w:jc w:val="left"/>
              <w:rPr>
                <w:lang w:val="en-GB"/>
              </w:rPr>
            </w:pPr>
            <w:r>
              <w:rPr>
                <w:lang w:val="en-GB"/>
              </w:rPr>
              <w:t>21-NOV-2023</w:t>
            </w:r>
          </w:p>
        </w:tc>
        <w:tc>
          <w:tcPr>
            <w:tcW w:w="4453" w:type="dxa"/>
            <w:tcBorders>
              <w:top w:val="single" w:sz="4" w:space="0" w:color="auto"/>
              <w:left w:val="single" w:sz="4" w:space="0" w:color="auto"/>
              <w:bottom w:val="single" w:sz="4" w:space="0" w:color="auto"/>
              <w:right w:val="single" w:sz="4" w:space="0" w:color="auto"/>
            </w:tcBorders>
            <w:vAlign w:val="center"/>
          </w:tcPr>
          <w:p w14:paraId="54A1C4E2" w14:textId="77777777" w:rsidR="00253C7B" w:rsidRDefault="00253C7B" w:rsidP="00253C7B">
            <w:pPr>
              <w:spacing w:before="0"/>
              <w:jc w:val="left"/>
              <w:rPr>
                <w:lang w:val="en-GB"/>
              </w:rPr>
            </w:pPr>
            <w:r>
              <w:rPr>
                <w:lang w:val="en-GB"/>
              </w:rPr>
              <w:t xml:space="preserve">FS updated by </w:t>
            </w:r>
            <w:r w:rsidRPr="009F7DA6">
              <w:rPr>
                <w:lang w:val="en-GB"/>
              </w:rPr>
              <w:t>Raktim Roy</w:t>
            </w:r>
            <w:r>
              <w:rPr>
                <w:lang w:val="en-GB"/>
              </w:rPr>
              <w:t xml:space="preserve"> (E631509)</w:t>
            </w:r>
          </w:p>
          <w:p w14:paraId="51178266" w14:textId="77777777" w:rsidR="00253C7B" w:rsidRDefault="00253C7B" w:rsidP="00253C7B">
            <w:pPr>
              <w:spacing w:before="0"/>
              <w:jc w:val="left"/>
              <w:rPr>
                <w:lang w:val="en-GB"/>
              </w:rPr>
            </w:pPr>
          </w:p>
        </w:tc>
        <w:tc>
          <w:tcPr>
            <w:tcW w:w="1559" w:type="dxa"/>
            <w:vMerge/>
            <w:vAlign w:val="center"/>
          </w:tcPr>
          <w:p w14:paraId="0DF2648A" w14:textId="77777777" w:rsidR="00253C7B" w:rsidRPr="0011645A" w:rsidRDefault="00253C7B" w:rsidP="00253C7B">
            <w:pPr>
              <w:spacing w:before="0"/>
              <w:jc w:val="left"/>
              <w:rPr>
                <w:lang w:val="en-GB"/>
              </w:rPr>
            </w:pPr>
          </w:p>
        </w:tc>
      </w:tr>
      <w:tr w:rsidR="00253C7B" w:rsidRPr="0011645A" w14:paraId="19C28E26" w14:textId="77777777" w:rsidTr="00152D83">
        <w:trPr>
          <w:trHeight w:val="548"/>
        </w:trPr>
        <w:tc>
          <w:tcPr>
            <w:tcW w:w="1440" w:type="dxa"/>
            <w:vMerge/>
            <w:vAlign w:val="center"/>
          </w:tcPr>
          <w:p w14:paraId="6F9DBE85" w14:textId="77777777" w:rsidR="00253C7B" w:rsidRDefault="00253C7B" w:rsidP="00253C7B">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11A2E8C2" w14:textId="77BC7838" w:rsidR="00253C7B" w:rsidRPr="00416B7E" w:rsidRDefault="00B103A9" w:rsidP="00253C7B">
            <w:pPr>
              <w:spacing w:before="0"/>
              <w:jc w:val="left"/>
            </w:pPr>
            <w:r>
              <w:t>05-Mar-2023</w:t>
            </w:r>
          </w:p>
        </w:tc>
        <w:tc>
          <w:tcPr>
            <w:tcW w:w="4453" w:type="dxa"/>
            <w:tcBorders>
              <w:top w:val="single" w:sz="4" w:space="0" w:color="auto"/>
              <w:left w:val="single" w:sz="4" w:space="0" w:color="auto"/>
              <w:bottom w:val="single" w:sz="4" w:space="0" w:color="auto"/>
              <w:right w:val="single" w:sz="4" w:space="0" w:color="auto"/>
            </w:tcBorders>
            <w:vAlign w:val="center"/>
          </w:tcPr>
          <w:p w14:paraId="6B297AB7" w14:textId="72228D14" w:rsidR="00F7081A" w:rsidRDefault="00B103A9" w:rsidP="00253C7B">
            <w:pPr>
              <w:spacing w:after="160" w:line="259" w:lineRule="auto"/>
              <w:jc w:val="left"/>
            </w:pPr>
            <w:r>
              <w:t>TS updated by Gundu Dharma Teja (E634536)</w:t>
            </w:r>
          </w:p>
          <w:p w14:paraId="52D04001" w14:textId="6A6EBFC6" w:rsidR="00FC4C36" w:rsidRDefault="00745218" w:rsidP="00253C7B">
            <w:pPr>
              <w:spacing w:after="160" w:line="259" w:lineRule="auto"/>
              <w:jc w:val="left"/>
            </w:pPr>
            <w:r>
              <w:t xml:space="preserve">1. </w:t>
            </w:r>
            <w:r w:rsidR="00FC4C36">
              <w:t xml:space="preserve">Assign current date to posting date of header in Method </w:t>
            </w:r>
            <w:r w:rsidR="00FC4C36" w:rsidRPr="00FC4C36">
              <w:t>POST_FI_DOCUMENT</w:t>
            </w:r>
            <w:r w:rsidR="00FC4C36">
              <w:t xml:space="preserve"> and </w:t>
            </w:r>
            <w:r w:rsidR="00F7081A">
              <w:t>converted v</w:t>
            </w:r>
            <w:r w:rsidR="00F7081A">
              <w:rPr>
                <w:rStyle w:val="ui-provider"/>
              </w:rPr>
              <w:t xml:space="preserve">endor Number's coming from frontend filters to SAP Internal Format in method </w:t>
            </w:r>
            <w:r w:rsidR="00FC4C36" w:rsidRPr="00FC4C36">
              <w:t>GET_EPAY_REQ_LIST</w:t>
            </w:r>
            <w:r w:rsidR="00FC4C36">
              <w:t>.</w:t>
            </w:r>
          </w:p>
          <w:p w14:paraId="3398571C" w14:textId="3747741F" w:rsidR="00745218" w:rsidRPr="00745218" w:rsidRDefault="00745218" w:rsidP="00745218">
            <w:pPr>
              <w:rPr>
                <w:lang w:val="en-GB"/>
              </w:rPr>
            </w:pPr>
            <w:r>
              <w:t xml:space="preserve">2. </w:t>
            </w:r>
            <w:r w:rsidRPr="00745218">
              <w:rPr>
                <w:lang w:val="en-GB"/>
              </w:rPr>
              <w:t>Pass the selected payee id to alternate payee of accounts payable</w:t>
            </w:r>
            <w:r>
              <w:rPr>
                <w:lang w:val="en-GB"/>
              </w:rPr>
              <w:t xml:space="preserve"> structure of BAPI</w:t>
            </w:r>
            <w:r w:rsidRPr="00745218">
              <w:rPr>
                <w:lang w:val="en-GB"/>
              </w:rPr>
              <w:t xml:space="preserve"> if the type of payee is Permitted Payee.</w:t>
            </w:r>
          </w:p>
          <w:p w14:paraId="658AB373" w14:textId="77777777" w:rsidR="0031533E" w:rsidRDefault="00AF71C0" w:rsidP="00745218">
            <w:pPr>
              <w:spacing w:after="160" w:line="259" w:lineRule="auto"/>
              <w:jc w:val="left"/>
            </w:pPr>
            <w:r w:rsidRPr="00AF71C0">
              <w:t>MAP_EPAY_REQ_DATA_TO_FI_DOC</w:t>
            </w:r>
          </w:p>
          <w:p w14:paraId="31C81872" w14:textId="63EBBCE1" w:rsidR="007C23BE" w:rsidRPr="00201132" w:rsidRDefault="007C23BE" w:rsidP="007C23BE">
            <w:pPr>
              <w:pStyle w:val="ListParagraph"/>
              <w:numPr>
                <w:ilvl w:val="0"/>
                <w:numId w:val="39"/>
              </w:numPr>
              <w:spacing w:after="160" w:line="259" w:lineRule="auto"/>
            </w:pPr>
            <w:r>
              <w:t>Defect</w:t>
            </w:r>
            <w:r w:rsidR="00A37E09">
              <w:t xml:space="preserve"> </w:t>
            </w:r>
            <w:r w:rsidR="00A37E09">
              <w:rPr>
                <w:rStyle w:val="ui-provider"/>
              </w:rPr>
              <w:t>5120</w:t>
            </w:r>
            <w:r>
              <w:t xml:space="preserve"> to correct </w:t>
            </w:r>
            <w:r w:rsidR="003A12D2">
              <w:t xml:space="preserve">code to accept </w:t>
            </w:r>
            <w:r w:rsidR="00B379D2">
              <w:t>null values without giving dump.</w:t>
            </w:r>
          </w:p>
        </w:tc>
        <w:tc>
          <w:tcPr>
            <w:tcW w:w="1559" w:type="dxa"/>
            <w:vMerge/>
            <w:vAlign w:val="center"/>
          </w:tcPr>
          <w:p w14:paraId="645E8934" w14:textId="77777777" w:rsidR="00253C7B" w:rsidRPr="0011645A" w:rsidRDefault="00253C7B" w:rsidP="00253C7B">
            <w:pPr>
              <w:spacing w:before="0"/>
              <w:jc w:val="left"/>
              <w:rPr>
                <w:lang w:val="en-GB"/>
              </w:rPr>
            </w:pPr>
          </w:p>
        </w:tc>
      </w:tr>
      <w:tr w:rsidR="00E447AC" w:rsidRPr="0011645A" w14:paraId="2CA1FDBF" w14:textId="77777777" w:rsidTr="00A900BC">
        <w:tc>
          <w:tcPr>
            <w:tcW w:w="1440" w:type="dxa"/>
            <w:vMerge w:val="restart"/>
            <w:vAlign w:val="center"/>
          </w:tcPr>
          <w:p w14:paraId="3B5CCD90" w14:textId="4980DD68" w:rsidR="00E447AC" w:rsidRPr="00C64289" w:rsidRDefault="00E447AC" w:rsidP="00A900BC">
            <w:pPr>
              <w:spacing w:before="0"/>
              <w:jc w:val="left"/>
              <w:rPr>
                <w:lang w:val="en-GB"/>
              </w:rPr>
            </w:pPr>
            <w:r w:rsidRPr="00C64289">
              <w:rPr>
                <w:lang w:val="en-GB"/>
              </w:rPr>
              <w:t>3</w:t>
            </w:r>
            <w:r>
              <w:rPr>
                <w:lang w:val="en-GB"/>
              </w:rPr>
              <w:t>7</w:t>
            </w:r>
          </w:p>
        </w:tc>
        <w:tc>
          <w:tcPr>
            <w:tcW w:w="1620" w:type="dxa"/>
            <w:tcBorders>
              <w:top w:val="single" w:sz="4" w:space="0" w:color="auto"/>
              <w:left w:val="single" w:sz="4" w:space="0" w:color="auto"/>
              <w:bottom w:val="single" w:sz="4" w:space="0" w:color="auto"/>
              <w:right w:val="single" w:sz="4" w:space="0" w:color="auto"/>
            </w:tcBorders>
            <w:vAlign w:val="center"/>
          </w:tcPr>
          <w:p w14:paraId="7246E5A6" w14:textId="48EF5B43" w:rsidR="00E447AC" w:rsidRPr="00C64289" w:rsidRDefault="00E447AC" w:rsidP="00A900BC">
            <w:pPr>
              <w:spacing w:before="0"/>
              <w:jc w:val="left"/>
              <w:rPr>
                <w:lang w:val="en-GB"/>
              </w:rPr>
            </w:pPr>
            <w:r>
              <w:rPr>
                <w:lang w:val="en-GB"/>
              </w:rPr>
              <w:t>07-OCT-2024</w:t>
            </w:r>
          </w:p>
        </w:tc>
        <w:tc>
          <w:tcPr>
            <w:tcW w:w="4453" w:type="dxa"/>
            <w:tcBorders>
              <w:top w:val="single" w:sz="4" w:space="0" w:color="auto"/>
              <w:left w:val="single" w:sz="4" w:space="0" w:color="auto"/>
              <w:bottom w:val="single" w:sz="4" w:space="0" w:color="auto"/>
              <w:right w:val="single" w:sz="4" w:space="0" w:color="auto"/>
            </w:tcBorders>
            <w:vAlign w:val="center"/>
          </w:tcPr>
          <w:p w14:paraId="24E5176E" w14:textId="77777777" w:rsidR="00E447AC" w:rsidRDefault="00E447AC" w:rsidP="00A900BC">
            <w:pPr>
              <w:spacing w:before="0"/>
              <w:jc w:val="left"/>
              <w:rPr>
                <w:b/>
                <w:bCs/>
                <w:u w:val="single"/>
                <w:lang w:val="en-GB"/>
              </w:rPr>
            </w:pPr>
            <w:r>
              <w:rPr>
                <w:b/>
                <w:bCs/>
                <w:u w:val="single"/>
                <w:lang w:val="en-GB"/>
              </w:rPr>
              <w:t>UCB_RUN</w:t>
            </w:r>
          </w:p>
          <w:p w14:paraId="362A6A29" w14:textId="77777777" w:rsidR="00E447AC" w:rsidRPr="00E447AC" w:rsidRDefault="00E447AC" w:rsidP="00E447AC">
            <w:pPr>
              <w:spacing w:before="0"/>
              <w:jc w:val="left"/>
              <w:rPr>
                <w:b/>
                <w:bCs/>
                <w:u w:val="single"/>
                <w:lang w:val="en-GB"/>
              </w:rPr>
            </w:pPr>
            <w:r w:rsidRPr="00E447AC">
              <w:rPr>
                <w:b/>
                <w:bCs/>
                <w:u w:val="single"/>
                <w:lang w:val="en-GB"/>
              </w:rPr>
              <w:t>CRQ000010019509</w:t>
            </w:r>
          </w:p>
          <w:p w14:paraId="21F5EF98" w14:textId="2653A389" w:rsidR="00E447AC" w:rsidRPr="00E447AC" w:rsidRDefault="00E447AC" w:rsidP="00A900BC">
            <w:pPr>
              <w:rPr>
                <w:rFonts w:cs="Arial"/>
                <w:color w:val="00008B"/>
              </w:rPr>
            </w:pPr>
            <w:r w:rsidRPr="00E447AC">
              <w:rPr>
                <w:rFonts w:cs="Arial"/>
              </w:rPr>
              <w:t>SAP PE1E-PaY request for one time vendor is not performing any validation for incorrect IBAN number</w:t>
            </w:r>
          </w:p>
        </w:tc>
        <w:tc>
          <w:tcPr>
            <w:tcW w:w="1559" w:type="dxa"/>
            <w:vMerge w:val="restart"/>
            <w:vAlign w:val="center"/>
          </w:tcPr>
          <w:p w14:paraId="72F56B37" w14:textId="77777777" w:rsidR="00E447AC" w:rsidRDefault="00E447AC" w:rsidP="00A900BC">
            <w:pPr>
              <w:spacing w:before="0"/>
              <w:jc w:val="left"/>
              <w:rPr>
                <w:lang w:val="en-GB"/>
              </w:rPr>
            </w:pPr>
          </w:p>
          <w:p w14:paraId="4C1F0462" w14:textId="77777777" w:rsidR="00E447AC" w:rsidRDefault="00E447AC" w:rsidP="00A900BC">
            <w:pPr>
              <w:spacing w:before="0"/>
              <w:jc w:val="left"/>
              <w:rPr>
                <w:lang w:val="en-GB"/>
              </w:rPr>
            </w:pPr>
          </w:p>
          <w:p w14:paraId="5CF7F08D" w14:textId="77777777" w:rsidR="00E447AC" w:rsidRDefault="00E447AC" w:rsidP="00A900BC">
            <w:pPr>
              <w:spacing w:before="0"/>
              <w:jc w:val="left"/>
              <w:rPr>
                <w:lang w:val="en-GB"/>
              </w:rPr>
            </w:pPr>
          </w:p>
          <w:p w14:paraId="2ED43FF8" w14:textId="77777777" w:rsidR="00E447AC" w:rsidRDefault="00E447AC" w:rsidP="00A900BC">
            <w:pPr>
              <w:spacing w:before="0"/>
              <w:jc w:val="left"/>
              <w:rPr>
                <w:lang w:val="en-GB"/>
              </w:rPr>
            </w:pPr>
          </w:p>
          <w:p w14:paraId="1FA6D268" w14:textId="77777777" w:rsidR="00E447AC" w:rsidRDefault="00E447AC" w:rsidP="00A900BC">
            <w:pPr>
              <w:spacing w:before="0"/>
              <w:jc w:val="left"/>
              <w:rPr>
                <w:lang w:val="en-GB"/>
              </w:rPr>
            </w:pPr>
          </w:p>
          <w:p w14:paraId="5DE293EE" w14:textId="77777777" w:rsidR="00E447AC" w:rsidRDefault="00E447AC" w:rsidP="00A900BC">
            <w:pPr>
              <w:spacing w:before="0"/>
              <w:jc w:val="left"/>
              <w:rPr>
                <w:lang w:val="en-GB"/>
              </w:rPr>
            </w:pPr>
          </w:p>
          <w:p w14:paraId="5851FB7C" w14:textId="261E6F82" w:rsidR="00E447AC" w:rsidDel="00E756DF" w:rsidRDefault="00234660" w:rsidP="00A900BC">
            <w:pPr>
              <w:spacing w:before="0"/>
              <w:jc w:val="left"/>
              <w:rPr>
                <w:del w:id="547" w:author="Author"/>
                <w:lang w:val="en-GB"/>
              </w:rPr>
            </w:pPr>
            <w:ins w:id="548" w:author="Author">
              <w:r w:rsidRPr="00234660">
                <w:rPr>
                  <w:lang w:val="en-GB"/>
                </w:rPr>
                <w:t>DE1K9A0DFA</w:t>
              </w:r>
            </w:ins>
          </w:p>
          <w:p w14:paraId="725CD807" w14:textId="77777777" w:rsidR="00E756DF" w:rsidRDefault="00E756DF" w:rsidP="00A900BC">
            <w:pPr>
              <w:spacing w:before="0"/>
              <w:jc w:val="left"/>
              <w:rPr>
                <w:ins w:id="549" w:author="Author"/>
                <w:lang w:val="en-GB"/>
              </w:rPr>
            </w:pPr>
          </w:p>
          <w:p w14:paraId="3717FB51" w14:textId="4CF3EACD" w:rsidR="00E756DF" w:rsidRDefault="00E756DF" w:rsidP="00A900BC">
            <w:pPr>
              <w:spacing w:before="0"/>
              <w:jc w:val="left"/>
              <w:rPr>
                <w:ins w:id="550" w:author="Author"/>
                <w:lang w:val="en-GB"/>
              </w:rPr>
            </w:pPr>
            <w:ins w:id="551" w:author="Author">
              <w:r w:rsidRPr="00E756DF">
                <w:rPr>
                  <w:lang w:val="en-GB"/>
                </w:rPr>
                <w:t>DE1K9A0DFL</w:t>
              </w:r>
            </w:ins>
          </w:p>
          <w:p w14:paraId="5C299EB5" w14:textId="77777777" w:rsidR="00E447AC" w:rsidRDefault="00E447AC" w:rsidP="00A900BC">
            <w:pPr>
              <w:spacing w:before="0"/>
              <w:jc w:val="left"/>
              <w:rPr>
                <w:lang w:val="en-GB"/>
              </w:rPr>
            </w:pPr>
          </w:p>
          <w:p w14:paraId="43BA7DB7" w14:textId="3A18FC85" w:rsidR="00E447AC" w:rsidRDefault="0084789F" w:rsidP="00A900BC">
            <w:pPr>
              <w:spacing w:before="0"/>
              <w:jc w:val="left"/>
              <w:rPr>
                <w:lang w:val="en-GB"/>
              </w:rPr>
            </w:pPr>
            <w:ins w:id="552" w:author="Author">
              <w:r w:rsidRPr="0084789F">
                <w:rPr>
                  <w:lang w:val="en-GB"/>
                </w:rPr>
                <w:t>DE1K9A0DK6</w:t>
              </w:r>
            </w:ins>
          </w:p>
          <w:p w14:paraId="6475A7E6" w14:textId="77777777" w:rsidR="00E447AC" w:rsidRDefault="00E447AC" w:rsidP="00A900BC">
            <w:pPr>
              <w:spacing w:before="0"/>
              <w:jc w:val="left"/>
              <w:rPr>
                <w:lang w:val="en-GB"/>
              </w:rPr>
            </w:pPr>
          </w:p>
          <w:p w14:paraId="10B71B44" w14:textId="77777777" w:rsidR="00E447AC" w:rsidRDefault="00E447AC" w:rsidP="00A900BC">
            <w:pPr>
              <w:spacing w:before="0"/>
              <w:jc w:val="left"/>
              <w:rPr>
                <w:lang w:val="en-GB"/>
              </w:rPr>
            </w:pPr>
          </w:p>
          <w:p w14:paraId="5B9DCB14" w14:textId="77777777" w:rsidR="00E447AC" w:rsidRDefault="00E447AC" w:rsidP="00A900BC">
            <w:pPr>
              <w:spacing w:before="0"/>
              <w:jc w:val="left"/>
              <w:rPr>
                <w:lang w:val="en-GB"/>
              </w:rPr>
            </w:pPr>
          </w:p>
          <w:p w14:paraId="4F84B421" w14:textId="77777777" w:rsidR="00E447AC" w:rsidRDefault="00E447AC" w:rsidP="00A900BC">
            <w:pPr>
              <w:spacing w:before="0"/>
              <w:jc w:val="left"/>
              <w:rPr>
                <w:lang w:val="en-GB"/>
              </w:rPr>
            </w:pPr>
          </w:p>
          <w:p w14:paraId="6E5777F6" w14:textId="02F5EFAE" w:rsidR="00E447AC" w:rsidRPr="0011645A" w:rsidRDefault="00E447AC" w:rsidP="00A900BC">
            <w:pPr>
              <w:spacing w:before="0"/>
              <w:jc w:val="left"/>
              <w:rPr>
                <w:lang w:val="en-GB"/>
              </w:rPr>
            </w:pPr>
          </w:p>
        </w:tc>
      </w:tr>
      <w:tr w:rsidR="00E447AC" w:rsidRPr="0011645A" w14:paraId="00D99A1E" w14:textId="77777777" w:rsidTr="00A900BC">
        <w:trPr>
          <w:trHeight w:val="539"/>
        </w:trPr>
        <w:tc>
          <w:tcPr>
            <w:tcW w:w="1440" w:type="dxa"/>
            <w:vMerge/>
            <w:vAlign w:val="center"/>
          </w:tcPr>
          <w:p w14:paraId="5D905915" w14:textId="77777777" w:rsidR="00E447AC" w:rsidRDefault="00E447AC" w:rsidP="00A900BC">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05B66C86" w14:textId="2BE6451D" w:rsidR="00E447AC" w:rsidRDefault="00234660" w:rsidP="00A900BC">
            <w:pPr>
              <w:spacing w:before="0"/>
              <w:jc w:val="left"/>
              <w:rPr>
                <w:lang w:val="en-GB"/>
              </w:rPr>
            </w:pPr>
            <w:ins w:id="553" w:author="Author">
              <w:r>
                <w:rPr>
                  <w:lang w:val="en-GB"/>
                </w:rPr>
                <w:t>16-OCT-2024</w:t>
              </w:r>
            </w:ins>
          </w:p>
        </w:tc>
        <w:tc>
          <w:tcPr>
            <w:tcW w:w="4453" w:type="dxa"/>
            <w:tcBorders>
              <w:top w:val="single" w:sz="4" w:space="0" w:color="auto"/>
              <w:left w:val="single" w:sz="4" w:space="0" w:color="auto"/>
              <w:bottom w:val="single" w:sz="4" w:space="0" w:color="auto"/>
              <w:right w:val="single" w:sz="4" w:space="0" w:color="auto"/>
            </w:tcBorders>
            <w:vAlign w:val="center"/>
          </w:tcPr>
          <w:p w14:paraId="65398391" w14:textId="562A0463" w:rsidR="00E447AC" w:rsidRDefault="00234660" w:rsidP="00A900BC">
            <w:pPr>
              <w:spacing w:before="0"/>
              <w:jc w:val="left"/>
              <w:rPr>
                <w:ins w:id="554" w:author="Author"/>
                <w:lang w:val="en-GB"/>
              </w:rPr>
            </w:pPr>
            <w:ins w:id="555" w:author="Author">
              <w:r>
                <w:rPr>
                  <w:lang w:val="en-GB"/>
                </w:rPr>
                <w:t>TS updated by Shubhaiu Das(E641352)</w:t>
              </w:r>
            </w:ins>
          </w:p>
          <w:p w14:paraId="24F72DFF" w14:textId="77777777" w:rsidR="0084789F" w:rsidRDefault="0084789F" w:rsidP="00A900BC">
            <w:pPr>
              <w:spacing w:before="0"/>
              <w:jc w:val="left"/>
              <w:rPr>
                <w:ins w:id="556" w:author="Author"/>
                <w:lang w:val="en-GB"/>
              </w:rPr>
            </w:pPr>
          </w:p>
          <w:p w14:paraId="23A7E580" w14:textId="456DB881" w:rsidR="0084789F" w:rsidRDefault="0084789F" w:rsidP="00A900BC">
            <w:pPr>
              <w:spacing w:before="0"/>
              <w:jc w:val="left"/>
              <w:rPr>
                <w:ins w:id="557" w:author="Author"/>
                <w:lang w:val="en-GB"/>
              </w:rPr>
            </w:pPr>
            <w:ins w:id="558" w:author="Author">
              <w:r>
                <w:rPr>
                  <w:lang w:val="en-GB"/>
                </w:rPr>
                <w:t>(Defect- 5141)  -</w:t>
              </w:r>
              <w:r w:rsidR="004717DA">
                <w:rPr>
                  <w:lang w:val="en-GB"/>
                </w:rPr>
                <w:t>change position of if else statement.</w:t>
              </w:r>
              <w:del w:id="559" w:author="Author">
                <w:r w:rsidDel="004717DA">
                  <w:rPr>
                    <w:lang w:val="en-GB"/>
                  </w:rPr>
                  <w:delText xml:space="preserve"> </w:delText>
                </w:r>
                <w:r w:rsidRPr="0084789F" w:rsidDel="004717DA">
                  <w:rPr>
                    <w:sz w:val="18"/>
                    <w:szCs w:val="18"/>
                    <w:lang w:val="en-GB"/>
                  </w:rPr>
                  <w:delText>Instantiate ePayment Request Class ZCL_FI_EPAYEMENT_REQUESTat the start of the method /IWBEP/IF_MGW_APPL_SRV_RUNTIME~CREATE_DEEP_ENTITY</w:delText>
                </w:r>
              </w:del>
            </w:ins>
          </w:p>
          <w:p w14:paraId="1C74144B" w14:textId="77777777" w:rsidR="0084789F" w:rsidDel="004717DA" w:rsidRDefault="0084789F" w:rsidP="00A900BC">
            <w:pPr>
              <w:spacing w:before="0"/>
              <w:jc w:val="left"/>
              <w:rPr>
                <w:ins w:id="560" w:author="Author"/>
                <w:del w:id="561" w:author="Author"/>
                <w:lang w:val="en-GB"/>
              </w:rPr>
            </w:pPr>
          </w:p>
          <w:p w14:paraId="122C3E00" w14:textId="30D428B2" w:rsidR="0084789F" w:rsidRDefault="0084789F" w:rsidP="00A900BC">
            <w:pPr>
              <w:spacing w:before="0"/>
              <w:jc w:val="left"/>
              <w:rPr>
                <w:lang w:val="en-GB"/>
              </w:rPr>
            </w:pPr>
            <w:ins w:id="562" w:author="Author">
              <w:r>
                <w:rPr>
                  <w:lang w:val="en-GB"/>
                </w:rPr>
                <w:t>TS updated by Shubhaiu Das (E641352)</w:t>
              </w:r>
            </w:ins>
          </w:p>
        </w:tc>
        <w:tc>
          <w:tcPr>
            <w:tcW w:w="1559" w:type="dxa"/>
            <w:vMerge/>
            <w:vAlign w:val="center"/>
          </w:tcPr>
          <w:p w14:paraId="46533308" w14:textId="77777777" w:rsidR="00E447AC" w:rsidRPr="0011645A" w:rsidRDefault="00E447AC" w:rsidP="00A900BC">
            <w:pPr>
              <w:spacing w:before="0"/>
              <w:jc w:val="left"/>
              <w:rPr>
                <w:lang w:val="en-GB"/>
              </w:rPr>
            </w:pPr>
          </w:p>
        </w:tc>
      </w:tr>
      <w:tr w:rsidR="00785837" w:rsidRPr="0011645A" w14:paraId="6EEB9CFA" w14:textId="77777777" w:rsidTr="00A900BC">
        <w:trPr>
          <w:trHeight w:val="548"/>
        </w:trPr>
        <w:tc>
          <w:tcPr>
            <w:tcW w:w="1440" w:type="dxa"/>
            <w:vMerge/>
            <w:vAlign w:val="center"/>
          </w:tcPr>
          <w:p w14:paraId="36FA2D11" w14:textId="77777777" w:rsidR="00785837" w:rsidRDefault="00785837" w:rsidP="00785837">
            <w:pPr>
              <w:spacing w:before="0"/>
              <w:jc w:val="left"/>
              <w:rPr>
                <w:lang w:val="en-GB"/>
              </w:rPr>
            </w:pPr>
          </w:p>
        </w:tc>
        <w:tc>
          <w:tcPr>
            <w:tcW w:w="1620" w:type="dxa"/>
            <w:tcBorders>
              <w:top w:val="single" w:sz="4" w:space="0" w:color="auto"/>
              <w:left w:val="single" w:sz="4" w:space="0" w:color="auto"/>
              <w:bottom w:val="single" w:sz="4" w:space="0" w:color="auto"/>
              <w:right w:val="single" w:sz="4" w:space="0" w:color="auto"/>
            </w:tcBorders>
            <w:vAlign w:val="center"/>
          </w:tcPr>
          <w:p w14:paraId="369FB98C" w14:textId="2F417232" w:rsidR="00785837" w:rsidRPr="00416B7E" w:rsidRDefault="00AF7B70" w:rsidP="00785837">
            <w:pPr>
              <w:spacing w:before="0"/>
              <w:jc w:val="left"/>
            </w:pPr>
            <w:ins w:id="563" w:author="Author">
              <w:r>
                <w:rPr>
                  <w:lang w:val="en-GB"/>
                </w:rPr>
                <w:t>23</w:t>
              </w:r>
              <w:del w:id="564" w:author="Author">
                <w:r w:rsidR="00785837" w:rsidDel="00AF7B70">
                  <w:rPr>
                    <w:lang w:val="en-GB"/>
                  </w:rPr>
                  <w:delText>21</w:delText>
                </w:r>
              </w:del>
              <w:r w:rsidR="00785837">
                <w:rPr>
                  <w:lang w:val="en-GB"/>
                </w:rPr>
                <w:t>-</w:t>
              </w:r>
              <w:r>
                <w:rPr>
                  <w:lang w:val="en-GB"/>
                </w:rPr>
                <w:t>OCT</w:t>
              </w:r>
              <w:del w:id="565" w:author="Author">
                <w:r w:rsidR="00785837" w:rsidDel="00AF7B70">
                  <w:rPr>
                    <w:lang w:val="en-GB"/>
                  </w:rPr>
                  <w:delText>NOV</w:delText>
                </w:r>
              </w:del>
              <w:r w:rsidR="00785837">
                <w:rPr>
                  <w:lang w:val="en-GB"/>
                </w:rPr>
                <w:t>-202</w:t>
              </w:r>
              <w:r>
                <w:rPr>
                  <w:lang w:val="en-GB"/>
                </w:rPr>
                <w:t>4</w:t>
              </w:r>
              <w:del w:id="566" w:author="Author">
                <w:r w:rsidR="00785837" w:rsidDel="00AF7B70">
                  <w:rPr>
                    <w:lang w:val="en-GB"/>
                  </w:rPr>
                  <w:delText>3</w:delText>
                </w:r>
              </w:del>
            </w:ins>
          </w:p>
        </w:tc>
        <w:tc>
          <w:tcPr>
            <w:tcW w:w="4453" w:type="dxa"/>
            <w:tcBorders>
              <w:top w:val="single" w:sz="4" w:space="0" w:color="auto"/>
              <w:left w:val="single" w:sz="4" w:space="0" w:color="auto"/>
              <w:bottom w:val="single" w:sz="4" w:space="0" w:color="auto"/>
              <w:right w:val="single" w:sz="4" w:space="0" w:color="auto"/>
            </w:tcBorders>
            <w:vAlign w:val="center"/>
          </w:tcPr>
          <w:p w14:paraId="09737DF9" w14:textId="77777777" w:rsidR="00785837" w:rsidRDefault="00785837" w:rsidP="00785837">
            <w:pPr>
              <w:spacing w:before="0"/>
              <w:jc w:val="left"/>
              <w:rPr>
                <w:ins w:id="567" w:author="Author"/>
                <w:lang w:val="en-GB"/>
              </w:rPr>
            </w:pPr>
            <w:ins w:id="568" w:author="Author">
              <w:r>
                <w:rPr>
                  <w:lang w:val="en-GB"/>
                </w:rPr>
                <w:t xml:space="preserve">FS updated by </w:t>
              </w:r>
              <w:r w:rsidRPr="009F7DA6">
                <w:rPr>
                  <w:lang w:val="en-GB"/>
                </w:rPr>
                <w:t>Raktim Roy</w:t>
              </w:r>
              <w:r>
                <w:rPr>
                  <w:lang w:val="en-GB"/>
                </w:rPr>
                <w:t xml:space="preserve"> (E631509)</w:t>
              </w:r>
            </w:ins>
          </w:p>
          <w:p w14:paraId="69365EFE" w14:textId="47A5FCE3" w:rsidR="00785837" w:rsidRPr="00201132" w:rsidRDefault="00785837" w:rsidP="00785837">
            <w:pPr>
              <w:spacing w:after="160" w:line="259" w:lineRule="auto"/>
            </w:pPr>
          </w:p>
        </w:tc>
        <w:tc>
          <w:tcPr>
            <w:tcW w:w="1559" w:type="dxa"/>
            <w:vMerge/>
            <w:vAlign w:val="center"/>
          </w:tcPr>
          <w:p w14:paraId="65E7210B" w14:textId="77777777" w:rsidR="00785837" w:rsidRPr="0011645A" w:rsidRDefault="00785837" w:rsidP="00785837">
            <w:pPr>
              <w:spacing w:before="0"/>
              <w:jc w:val="left"/>
              <w:rPr>
                <w:lang w:val="en-GB"/>
              </w:rPr>
            </w:pPr>
          </w:p>
        </w:tc>
      </w:tr>
    </w:tbl>
    <w:p w14:paraId="5FF217EE" w14:textId="77777777" w:rsidR="00E447AC" w:rsidRPr="007B05D6" w:rsidRDefault="00E447AC" w:rsidP="00E447AC"/>
    <w:p w14:paraId="658D0211" w14:textId="77777777" w:rsidR="00E447AC" w:rsidRPr="007B05D6" w:rsidRDefault="00E447AC" w:rsidP="00E447AC"/>
    <w:p w14:paraId="57D3FDC0" w14:textId="77777777" w:rsidR="00152D83" w:rsidRPr="007B05D6" w:rsidRDefault="00152D83" w:rsidP="00152D83"/>
    <w:p w14:paraId="0DC57486" w14:textId="77777777" w:rsidR="00F30228" w:rsidRPr="007B05D6" w:rsidRDefault="00F30228" w:rsidP="00F30228"/>
    <w:p w14:paraId="04F06EE9" w14:textId="77777777" w:rsidR="00130C16" w:rsidRPr="007B05D6" w:rsidRDefault="00130C16" w:rsidP="00130C16"/>
    <w:p w14:paraId="16DB82AA" w14:textId="77777777" w:rsidR="00130C16" w:rsidRPr="007B05D6" w:rsidRDefault="00130C16" w:rsidP="00130C16"/>
    <w:p w14:paraId="058577D0" w14:textId="77777777" w:rsidR="00D53448" w:rsidRPr="007B05D6" w:rsidRDefault="00D53448" w:rsidP="00D53448"/>
    <w:p w14:paraId="6C522AF8" w14:textId="77777777" w:rsidR="00D53448" w:rsidRPr="007B05D6" w:rsidRDefault="00D53448" w:rsidP="00D53448"/>
    <w:p w14:paraId="27476614" w14:textId="77777777" w:rsidR="00D53448" w:rsidRPr="007B05D6" w:rsidRDefault="00D53448" w:rsidP="00D53448">
      <w:pPr>
        <w:tabs>
          <w:tab w:val="left" w:pos="5040"/>
        </w:tabs>
      </w:pPr>
      <w:r>
        <w:tab/>
      </w:r>
    </w:p>
    <w:p w14:paraId="68709433" w14:textId="77777777" w:rsidR="00567B91" w:rsidRPr="007B05D6" w:rsidRDefault="00567B91" w:rsidP="00567B91"/>
    <w:p w14:paraId="601AF26C" w14:textId="77777777" w:rsidR="00174330" w:rsidRPr="007B05D6" w:rsidRDefault="00174330" w:rsidP="00174330"/>
    <w:p w14:paraId="67BF9D51" w14:textId="78C5D235" w:rsidR="00FE3BF0" w:rsidRPr="007B05D6" w:rsidRDefault="00174330" w:rsidP="00174330">
      <w:pPr>
        <w:tabs>
          <w:tab w:val="left" w:pos="5040"/>
        </w:tabs>
      </w:pPr>
      <w:r>
        <w:tab/>
      </w:r>
    </w:p>
    <w:sectPr w:rsidR="00FE3BF0" w:rsidRPr="007B05D6" w:rsidSect="00710AE3">
      <w:headerReference w:type="default" r:id="rId36"/>
      <w:footerReference w:type="default" r:id="rId37"/>
      <w:pgSz w:w="11906" w:h="16838" w:code="9"/>
      <w:pgMar w:top="2376"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76" w:author="Author" w:initials="A">
    <w:p w14:paraId="4A78E987" w14:textId="5CBFBD5B" w:rsidR="008926B5" w:rsidRDefault="008926B5">
      <w:pPr>
        <w:pStyle w:val="CommentText"/>
      </w:pPr>
      <w:r>
        <w:rPr>
          <w:rStyle w:val="CommentReference"/>
        </w:rPr>
        <w:annotationRef/>
      </w:r>
      <w:r>
        <w:t>OK for task 90 review/  incorporate at same level of detail as the previous line (and prrt of the line) for 160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A78E98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A78E987" w16cid:durableId="271F8565"/>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00D13D" w14:textId="77777777" w:rsidR="00D977F8" w:rsidRDefault="00D977F8">
      <w:r>
        <w:separator/>
      </w:r>
    </w:p>
  </w:endnote>
  <w:endnote w:type="continuationSeparator" w:id="0">
    <w:p w14:paraId="140C3199" w14:textId="77777777" w:rsidR="00D977F8" w:rsidRDefault="00D977F8">
      <w:r>
        <w:continuationSeparator/>
      </w:r>
    </w:p>
  </w:endnote>
  <w:endnote w:type="continuationNotice" w:id="1">
    <w:p w14:paraId="0D278CD1" w14:textId="77777777" w:rsidR="00D977F8" w:rsidRDefault="00D977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Imago">
    <w:altName w:val="Times New Roman"/>
    <w:charset w:val="00"/>
    <w:family w:val="auto"/>
    <w:pitch w:val="variable"/>
    <w:sig w:usb0="A0000027" w:usb1="00000000" w:usb2="00000000" w:usb3="00000000" w:csb0="0000011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Calibri">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2204A" w14:textId="77777777" w:rsidR="008926B5" w:rsidRDefault="008926B5">
    <w:pPr>
      <w:pStyle w:val="Footer"/>
      <w:spacing w:befor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EAF4B2" w14:textId="77777777" w:rsidR="00D977F8" w:rsidRDefault="00D977F8">
      <w:r>
        <w:separator/>
      </w:r>
    </w:p>
  </w:footnote>
  <w:footnote w:type="continuationSeparator" w:id="0">
    <w:p w14:paraId="05D018A6" w14:textId="77777777" w:rsidR="00D977F8" w:rsidRDefault="00D977F8">
      <w:r>
        <w:continuationSeparator/>
      </w:r>
    </w:p>
  </w:footnote>
  <w:footnote w:type="continuationNotice" w:id="1">
    <w:p w14:paraId="25734CB1" w14:textId="77777777" w:rsidR="00D977F8" w:rsidRDefault="00D977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222042" w14:textId="77777777" w:rsidR="008926B5" w:rsidRDefault="008926B5">
    <w:pPr>
      <w:pStyle w:val="Header"/>
      <w:spacing w:befor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B6954"/>
    <w:multiLevelType w:val="hybridMultilevel"/>
    <w:tmpl w:val="EE6C4A1A"/>
    <w:lvl w:ilvl="0" w:tplc="E24ACD84">
      <w:numFmt w:val="bullet"/>
      <w:lvlText w:val="•"/>
      <w:lvlJc w:val="left"/>
      <w:pPr>
        <w:ind w:left="1080" w:hanging="360"/>
      </w:pPr>
      <w:rPr>
        <w:rFonts w:ascii="Arial" w:eastAsia="Times New Roman" w:hAnsi="Arial" w:cs="Arial" w:hint="default"/>
      </w:rPr>
    </w:lvl>
    <w:lvl w:ilvl="1" w:tplc="080C0003">
      <w:start w:val="1"/>
      <w:numFmt w:val="bullet"/>
      <w:lvlText w:val="o"/>
      <w:lvlJc w:val="left"/>
      <w:pPr>
        <w:ind w:left="-360" w:hanging="360"/>
      </w:pPr>
      <w:rPr>
        <w:rFonts w:ascii="Courier New" w:hAnsi="Courier New" w:cs="Courier New" w:hint="default"/>
      </w:rPr>
    </w:lvl>
    <w:lvl w:ilvl="2" w:tplc="080C0005">
      <w:start w:val="1"/>
      <w:numFmt w:val="bullet"/>
      <w:lvlText w:val=""/>
      <w:lvlJc w:val="left"/>
      <w:pPr>
        <w:ind w:left="360" w:hanging="360"/>
      </w:pPr>
      <w:rPr>
        <w:rFonts w:ascii="Wingdings" w:hAnsi="Wingdings" w:hint="default"/>
      </w:rPr>
    </w:lvl>
    <w:lvl w:ilvl="3" w:tplc="080C0001">
      <w:start w:val="1"/>
      <w:numFmt w:val="bullet"/>
      <w:lvlText w:val=""/>
      <w:lvlJc w:val="left"/>
      <w:pPr>
        <w:ind w:left="1080" w:hanging="360"/>
      </w:pPr>
      <w:rPr>
        <w:rFonts w:ascii="Symbol" w:hAnsi="Symbol" w:hint="default"/>
      </w:rPr>
    </w:lvl>
    <w:lvl w:ilvl="4" w:tplc="080C0003">
      <w:start w:val="1"/>
      <w:numFmt w:val="bullet"/>
      <w:lvlText w:val="o"/>
      <w:lvlJc w:val="left"/>
      <w:pPr>
        <w:ind w:left="1800" w:hanging="360"/>
      </w:pPr>
      <w:rPr>
        <w:rFonts w:ascii="Courier New" w:hAnsi="Courier New" w:cs="Courier New" w:hint="default"/>
      </w:rPr>
    </w:lvl>
    <w:lvl w:ilvl="5" w:tplc="080C0005" w:tentative="1">
      <w:start w:val="1"/>
      <w:numFmt w:val="bullet"/>
      <w:lvlText w:val=""/>
      <w:lvlJc w:val="left"/>
      <w:pPr>
        <w:ind w:left="2520" w:hanging="360"/>
      </w:pPr>
      <w:rPr>
        <w:rFonts w:ascii="Wingdings" w:hAnsi="Wingdings" w:hint="default"/>
      </w:rPr>
    </w:lvl>
    <w:lvl w:ilvl="6" w:tplc="080C0001" w:tentative="1">
      <w:start w:val="1"/>
      <w:numFmt w:val="bullet"/>
      <w:lvlText w:val=""/>
      <w:lvlJc w:val="left"/>
      <w:pPr>
        <w:ind w:left="3240" w:hanging="360"/>
      </w:pPr>
      <w:rPr>
        <w:rFonts w:ascii="Symbol" w:hAnsi="Symbol" w:hint="default"/>
      </w:rPr>
    </w:lvl>
    <w:lvl w:ilvl="7" w:tplc="080C0003" w:tentative="1">
      <w:start w:val="1"/>
      <w:numFmt w:val="bullet"/>
      <w:lvlText w:val="o"/>
      <w:lvlJc w:val="left"/>
      <w:pPr>
        <w:ind w:left="3960" w:hanging="360"/>
      </w:pPr>
      <w:rPr>
        <w:rFonts w:ascii="Courier New" w:hAnsi="Courier New" w:cs="Courier New" w:hint="default"/>
      </w:rPr>
    </w:lvl>
    <w:lvl w:ilvl="8" w:tplc="080C0005" w:tentative="1">
      <w:start w:val="1"/>
      <w:numFmt w:val="bullet"/>
      <w:lvlText w:val=""/>
      <w:lvlJc w:val="left"/>
      <w:pPr>
        <w:ind w:left="4680" w:hanging="360"/>
      </w:pPr>
      <w:rPr>
        <w:rFonts w:ascii="Wingdings" w:hAnsi="Wingdings" w:hint="default"/>
      </w:rPr>
    </w:lvl>
  </w:abstractNum>
  <w:abstractNum w:abstractNumId="1" w15:restartNumberingAfterBreak="0">
    <w:nsid w:val="134038F9"/>
    <w:multiLevelType w:val="hybridMultilevel"/>
    <w:tmpl w:val="C1766F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E3BD9"/>
    <w:multiLevelType w:val="multilevel"/>
    <w:tmpl w:val="62B4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6341F"/>
    <w:multiLevelType w:val="multilevel"/>
    <w:tmpl w:val="A72A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D3E32"/>
    <w:multiLevelType w:val="hybridMultilevel"/>
    <w:tmpl w:val="7144C3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6E91EAB"/>
    <w:multiLevelType w:val="hybridMultilevel"/>
    <w:tmpl w:val="7F8CB22E"/>
    <w:lvl w:ilvl="0" w:tplc="40090001">
      <w:start w:val="1"/>
      <w:numFmt w:val="bullet"/>
      <w:lvlText w:val=""/>
      <w:lvlJc w:val="left"/>
      <w:pPr>
        <w:ind w:left="1851" w:hanging="360"/>
      </w:pPr>
      <w:rPr>
        <w:rFonts w:ascii="Symbol" w:hAnsi="Symbol" w:hint="default"/>
      </w:rPr>
    </w:lvl>
    <w:lvl w:ilvl="1" w:tplc="40090003" w:tentative="1">
      <w:start w:val="1"/>
      <w:numFmt w:val="bullet"/>
      <w:lvlText w:val="o"/>
      <w:lvlJc w:val="left"/>
      <w:pPr>
        <w:ind w:left="2571" w:hanging="360"/>
      </w:pPr>
      <w:rPr>
        <w:rFonts w:ascii="Courier New" w:hAnsi="Courier New" w:cs="Courier New" w:hint="default"/>
      </w:rPr>
    </w:lvl>
    <w:lvl w:ilvl="2" w:tplc="40090005" w:tentative="1">
      <w:start w:val="1"/>
      <w:numFmt w:val="bullet"/>
      <w:lvlText w:val=""/>
      <w:lvlJc w:val="left"/>
      <w:pPr>
        <w:ind w:left="3291" w:hanging="360"/>
      </w:pPr>
      <w:rPr>
        <w:rFonts w:ascii="Wingdings" w:hAnsi="Wingdings" w:hint="default"/>
      </w:rPr>
    </w:lvl>
    <w:lvl w:ilvl="3" w:tplc="40090001" w:tentative="1">
      <w:start w:val="1"/>
      <w:numFmt w:val="bullet"/>
      <w:lvlText w:val=""/>
      <w:lvlJc w:val="left"/>
      <w:pPr>
        <w:ind w:left="4011" w:hanging="360"/>
      </w:pPr>
      <w:rPr>
        <w:rFonts w:ascii="Symbol" w:hAnsi="Symbol" w:hint="default"/>
      </w:rPr>
    </w:lvl>
    <w:lvl w:ilvl="4" w:tplc="40090003" w:tentative="1">
      <w:start w:val="1"/>
      <w:numFmt w:val="bullet"/>
      <w:lvlText w:val="o"/>
      <w:lvlJc w:val="left"/>
      <w:pPr>
        <w:ind w:left="4731" w:hanging="360"/>
      </w:pPr>
      <w:rPr>
        <w:rFonts w:ascii="Courier New" w:hAnsi="Courier New" w:cs="Courier New" w:hint="default"/>
      </w:rPr>
    </w:lvl>
    <w:lvl w:ilvl="5" w:tplc="40090005" w:tentative="1">
      <w:start w:val="1"/>
      <w:numFmt w:val="bullet"/>
      <w:lvlText w:val=""/>
      <w:lvlJc w:val="left"/>
      <w:pPr>
        <w:ind w:left="5451" w:hanging="360"/>
      </w:pPr>
      <w:rPr>
        <w:rFonts w:ascii="Wingdings" w:hAnsi="Wingdings" w:hint="default"/>
      </w:rPr>
    </w:lvl>
    <w:lvl w:ilvl="6" w:tplc="40090001" w:tentative="1">
      <w:start w:val="1"/>
      <w:numFmt w:val="bullet"/>
      <w:lvlText w:val=""/>
      <w:lvlJc w:val="left"/>
      <w:pPr>
        <w:ind w:left="6171" w:hanging="360"/>
      </w:pPr>
      <w:rPr>
        <w:rFonts w:ascii="Symbol" w:hAnsi="Symbol" w:hint="default"/>
      </w:rPr>
    </w:lvl>
    <w:lvl w:ilvl="7" w:tplc="40090003" w:tentative="1">
      <w:start w:val="1"/>
      <w:numFmt w:val="bullet"/>
      <w:lvlText w:val="o"/>
      <w:lvlJc w:val="left"/>
      <w:pPr>
        <w:ind w:left="6891" w:hanging="360"/>
      </w:pPr>
      <w:rPr>
        <w:rFonts w:ascii="Courier New" w:hAnsi="Courier New" w:cs="Courier New" w:hint="default"/>
      </w:rPr>
    </w:lvl>
    <w:lvl w:ilvl="8" w:tplc="40090005" w:tentative="1">
      <w:start w:val="1"/>
      <w:numFmt w:val="bullet"/>
      <w:lvlText w:val=""/>
      <w:lvlJc w:val="left"/>
      <w:pPr>
        <w:ind w:left="7611" w:hanging="360"/>
      </w:pPr>
      <w:rPr>
        <w:rFonts w:ascii="Wingdings" w:hAnsi="Wingdings" w:hint="default"/>
      </w:rPr>
    </w:lvl>
  </w:abstractNum>
  <w:abstractNum w:abstractNumId="6" w15:restartNumberingAfterBreak="0">
    <w:nsid w:val="17223069"/>
    <w:multiLevelType w:val="hybridMultilevel"/>
    <w:tmpl w:val="B41C2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CC5671"/>
    <w:multiLevelType w:val="hybridMultilevel"/>
    <w:tmpl w:val="822E82D4"/>
    <w:lvl w:ilvl="0" w:tplc="04090001">
      <w:start w:val="1"/>
      <w:numFmt w:val="bullet"/>
      <w:lvlText w:val=""/>
      <w:lvlJc w:val="left"/>
      <w:pPr>
        <w:ind w:left="720" w:hanging="360"/>
      </w:pPr>
      <w:rPr>
        <w:rFonts w:ascii="Symbol" w:hAnsi="Symbol" w:hint="default"/>
      </w:rPr>
    </w:lvl>
    <w:lvl w:ilvl="1" w:tplc="2966B8D8">
      <w:start w:val="1"/>
      <w:numFmt w:val="bullet"/>
      <w:lvlText w:val=""/>
      <w:lvlJc w:val="left"/>
      <w:pPr>
        <w:ind w:left="1440" w:hanging="360"/>
      </w:pPr>
      <w:rPr>
        <w:rFonts w:ascii="Symbol" w:hAnsi="Symbol" w:hint="default"/>
        <w:u w:val="none"/>
      </w:rPr>
    </w:lvl>
    <w:lvl w:ilvl="2" w:tplc="2966B8D8">
      <w:start w:val="1"/>
      <w:numFmt w:val="bullet"/>
      <w:lvlText w:val=""/>
      <w:lvlJc w:val="left"/>
      <w:pPr>
        <w:ind w:left="2160" w:hanging="360"/>
      </w:pPr>
      <w:rPr>
        <w:rFonts w:ascii="Symbol" w:hAnsi="Symbol" w:hint="default"/>
        <w:u w:val="no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C474A3"/>
    <w:multiLevelType w:val="hybridMultilevel"/>
    <w:tmpl w:val="EBA6EA52"/>
    <w:lvl w:ilvl="0" w:tplc="9048B44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34A78B6"/>
    <w:multiLevelType w:val="multilevel"/>
    <w:tmpl w:val="07407BE6"/>
    <w:lvl w:ilvl="0">
      <w:start w:val="1"/>
      <w:numFmt w:val="decimal"/>
      <w:pStyle w:val="Heading1"/>
      <w:lvlText w:val="%1."/>
      <w:lvlJc w:val="left"/>
      <w:pPr>
        <w:tabs>
          <w:tab w:val="num" w:pos="851"/>
        </w:tabs>
        <w:ind w:left="851" w:hanging="851"/>
      </w:pPr>
      <w:rPr>
        <w:rFonts w:hint="default"/>
      </w:rPr>
    </w:lvl>
    <w:lvl w:ilvl="1">
      <w:start w:val="1"/>
      <w:numFmt w:val="decimal"/>
      <w:pStyle w:val="Heading2"/>
      <w:lvlText w:val="%1.%2."/>
      <w:lvlJc w:val="left"/>
      <w:pPr>
        <w:tabs>
          <w:tab w:val="num" w:pos="851"/>
        </w:tabs>
        <w:ind w:left="851" w:hanging="851"/>
      </w:pPr>
      <w:rPr>
        <w:rFonts w:hint="default"/>
      </w:rPr>
    </w:lvl>
    <w:lvl w:ilvl="2">
      <w:start w:val="1"/>
      <w:numFmt w:val="decimal"/>
      <w:pStyle w:val="Heading3"/>
      <w:lvlText w:val="%1.%2.%3."/>
      <w:lvlJc w:val="left"/>
      <w:pPr>
        <w:tabs>
          <w:tab w:val="num" w:pos="851"/>
        </w:tabs>
        <w:ind w:left="851" w:hanging="851"/>
      </w:pPr>
      <w:rPr>
        <w:rFonts w:hint="default"/>
        <w:u w:val="none"/>
      </w:rPr>
    </w:lvl>
    <w:lvl w:ilvl="3">
      <w:start w:val="1"/>
      <w:numFmt w:val="decimal"/>
      <w:pStyle w:val="Heading4"/>
      <w:lvlText w:val="%1.%2.%3.%4."/>
      <w:lvlJc w:val="left"/>
      <w:pPr>
        <w:tabs>
          <w:tab w:val="num" w:pos="1080"/>
        </w:tabs>
        <w:ind w:left="851" w:hanging="851"/>
      </w:pPr>
      <w:rPr>
        <w:rFonts w:hint="default"/>
      </w:rPr>
    </w:lvl>
    <w:lvl w:ilvl="4">
      <w:start w:val="1"/>
      <w:numFmt w:val="decimal"/>
      <w:pStyle w:val="Heading5"/>
      <w:lvlText w:val="%1.%2.%3.%4.%5."/>
      <w:lvlJc w:val="left"/>
      <w:pPr>
        <w:tabs>
          <w:tab w:val="num" w:pos="1800"/>
        </w:tabs>
        <w:ind w:left="1021" w:hanging="1021"/>
      </w:pPr>
      <w:rPr>
        <w:rFonts w:hint="default"/>
      </w:rPr>
    </w:lvl>
    <w:lvl w:ilvl="5">
      <w:start w:val="1"/>
      <w:numFmt w:val="decimal"/>
      <w:pStyle w:val="Heading6"/>
      <w:lvlText w:val="%1.%2.%3.%4.%5.%6."/>
      <w:lvlJc w:val="left"/>
      <w:pPr>
        <w:tabs>
          <w:tab w:val="num" w:pos="1800"/>
        </w:tabs>
        <w:ind w:left="1134" w:hanging="1134"/>
      </w:pPr>
      <w:rPr>
        <w:rFonts w:hint="default"/>
      </w:rPr>
    </w:lvl>
    <w:lvl w:ilvl="6">
      <w:start w:val="1"/>
      <w:numFmt w:val="decimal"/>
      <w:pStyle w:val="Heading7"/>
      <w:lvlText w:val="%1.%2.%3.%4.%5.%6.%7"/>
      <w:lvlJc w:val="left"/>
      <w:pPr>
        <w:tabs>
          <w:tab w:val="num" w:pos="1440"/>
        </w:tabs>
        <w:ind w:left="851" w:hanging="851"/>
      </w:pPr>
      <w:rPr>
        <w:rFonts w:hint="default"/>
      </w:rPr>
    </w:lvl>
    <w:lvl w:ilvl="7">
      <w:start w:val="1"/>
      <w:numFmt w:val="decimal"/>
      <w:pStyle w:val="Heading8"/>
      <w:lvlText w:val="%1.%2.%3.%4.%5.%6.%7.%8"/>
      <w:lvlJc w:val="left"/>
      <w:pPr>
        <w:tabs>
          <w:tab w:val="num" w:pos="1440"/>
        </w:tabs>
        <w:ind w:left="851" w:hanging="851"/>
      </w:pPr>
      <w:rPr>
        <w:rFonts w:hint="default"/>
      </w:rPr>
    </w:lvl>
    <w:lvl w:ilvl="8">
      <w:start w:val="1"/>
      <w:numFmt w:val="decimal"/>
      <w:pStyle w:val="Heading9"/>
      <w:lvlText w:val="%1.%2.%3.%4.%5.%6.%7.%8.%9"/>
      <w:lvlJc w:val="left"/>
      <w:pPr>
        <w:tabs>
          <w:tab w:val="num" w:pos="1800"/>
        </w:tabs>
        <w:ind w:left="851" w:hanging="851"/>
      </w:pPr>
      <w:rPr>
        <w:rFonts w:hint="default"/>
      </w:rPr>
    </w:lvl>
  </w:abstractNum>
  <w:abstractNum w:abstractNumId="10" w15:restartNumberingAfterBreak="0">
    <w:nsid w:val="29155394"/>
    <w:multiLevelType w:val="hybridMultilevel"/>
    <w:tmpl w:val="E6D4E234"/>
    <w:lvl w:ilvl="0" w:tplc="E2A692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94453A"/>
    <w:multiLevelType w:val="hybridMultilevel"/>
    <w:tmpl w:val="90847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24ACD84">
      <w:numFmt w:val="bullet"/>
      <w:lvlText w:val="•"/>
      <w:lvlJc w:val="left"/>
      <w:pPr>
        <w:ind w:left="2880" w:hanging="360"/>
      </w:pPr>
      <w:rPr>
        <w:rFonts w:ascii="Arial" w:eastAsia="Times New Roman" w:hAnsi="Arial" w:cs="Aria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E86489"/>
    <w:multiLevelType w:val="multilevel"/>
    <w:tmpl w:val="6B0A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B4944"/>
    <w:multiLevelType w:val="multilevel"/>
    <w:tmpl w:val="A72A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074C71"/>
    <w:multiLevelType w:val="hybridMultilevel"/>
    <w:tmpl w:val="B7E65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0D622D"/>
    <w:multiLevelType w:val="hybridMultilevel"/>
    <w:tmpl w:val="18666A36"/>
    <w:lvl w:ilvl="0" w:tplc="FFFFFFFF">
      <w:start w:val="1"/>
      <w:numFmt w:val="decimal"/>
      <w:lvlText w:val="%1)"/>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4C5D63"/>
    <w:multiLevelType w:val="hybridMultilevel"/>
    <w:tmpl w:val="E90E5EE0"/>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7" w15:restartNumberingAfterBreak="0">
    <w:nsid w:val="3DF23600"/>
    <w:multiLevelType w:val="hybridMultilevel"/>
    <w:tmpl w:val="C1FC738C"/>
    <w:lvl w:ilvl="0" w:tplc="04090001">
      <w:start w:val="1"/>
      <w:numFmt w:val="bullet"/>
      <w:lvlText w:val=""/>
      <w:lvlJc w:val="left"/>
      <w:pPr>
        <w:ind w:left="1390" w:hanging="360"/>
      </w:pPr>
      <w:rPr>
        <w:rFonts w:ascii="Symbol" w:hAnsi="Symbol" w:hint="default"/>
      </w:rPr>
    </w:lvl>
    <w:lvl w:ilvl="1" w:tplc="40090003" w:tentative="1">
      <w:start w:val="1"/>
      <w:numFmt w:val="bullet"/>
      <w:lvlText w:val="o"/>
      <w:lvlJc w:val="left"/>
      <w:pPr>
        <w:ind w:left="2110" w:hanging="360"/>
      </w:pPr>
      <w:rPr>
        <w:rFonts w:ascii="Courier New" w:hAnsi="Courier New" w:cs="Courier New" w:hint="default"/>
      </w:rPr>
    </w:lvl>
    <w:lvl w:ilvl="2" w:tplc="40090005" w:tentative="1">
      <w:start w:val="1"/>
      <w:numFmt w:val="bullet"/>
      <w:lvlText w:val=""/>
      <w:lvlJc w:val="left"/>
      <w:pPr>
        <w:ind w:left="2830" w:hanging="360"/>
      </w:pPr>
      <w:rPr>
        <w:rFonts w:ascii="Wingdings" w:hAnsi="Wingdings" w:hint="default"/>
      </w:rPr>
    </w:lvl>
    <w:lvl w:ilvl="3" w:tplc="40090001" w:tentative="1">
      <w:start w:val="1"/>
      <w:numFmt w:val="bullet"/>
      <w:lvlText w:val=""/>
      <w:lvlJc w:val="left"/>
      <w:pPr>
        <w:ind w:left="3550" w:hanging="360"/>
      </w:pPr>
      <w:rPr>
        <w:rFonts w:ascii="Symbol" w:hAnsi="Symbol" w:hint="default"/>
      </w:rPr>
    </w:lvl>
    <w:lvl w:ilvl="4" w:tplc="40090003" w:tentative="1">
      <w:start w:val="1"/>
      <w:numFmt w:val="bullet"/>
      <w:lvlText w:val="o"/>
      <w:lvlJc w:val="left"/>
      <w:pPr>
        <w:ind w:left="4270" w:hanging="360"/>
      </w:pPr>
      <w:rPr>
        <w:rFonts w:ascii="Courier New" w:hAnsi="Courier New" w:cs="Courier New" w:hint="default"/>
      </w:rPr>
    </w:lvl>
    <w:lvl w:ilvl="5" w:tplc="40090005" w:tentative="1">
      <w:start w:val="1"/>
      <w:numFmt w:val="bullet"/>
      <w:lvlText w:val=""/>
      <w:lvlJc w:val="left"/>
      <w:pPr>
        <w:ind w:left="4990" w:hanging="360"/>
      </w:pPr>
      <w:rPr>
        <w:rFonts w:ascii="Wingdings" w:hAnsi="Wingdings" w:hint="default"/>
      </w:rPr>
    </w:lvl>
    <w:lvl w:ilvl="6" w:tplc="40090001" w:tentative="1">
      <w:start w:val="1"/>
      <w:numFmt w:val="bullet"/>
      <w:lvlText w:val=""/>
      <w:lvlJc w:val="left"/>
      <w:pPr>
        <w:ind w:left="5710" w:hanging="360"/>
      </w:pPr>
      <w:rPr>
        <w:rFonts w:ascii="Symbol" w:hAnsi="Symbol" w:hint="default"/>
      </w:rPr>
    </w:lvl>
    <w:lvl w:ilvl="7" w:tplc="40090003" w:tentative="1">
      <w:start w:val="1"/>
      <w:numFmt w:val="bullet"/>
      <w:lvlText w:val="o"/>
      <w:lvlJc w:val="left"/>
      <w:pPr>
        <w:ind w:left="6430" w:hanging="360"/>
      </w:pPr>
      <w:rPr>
        <w:rFonts w:ascii="Courier New" w:hAnsi="Courier New" w:cs="Courier New" w:hint="default"/>
      </w:rPr>
    </w:lvl>
    <w:lvl w:ilvl="8" w:tplc="40090005" w:tentative="1">
      <w:start w:val="1"/>
      <w:numFmt w:val="bullet"/>
      <w:lvlText w:val=""/>
      <w:lvlJc w:val="left"/>
      <w:pPr>
        <w:ind w:left="7150" w:hanging="360"/>
      </w:pPr>
      <w:rPr>
        <w:rFonts w:ascii="Wingdings" w:hAnsi="Wingdings" w:hint="default"/>
      </w:rPr>
    </w:lvl>
  </w:abstractNum>
  <w:abstractNum w:abstractNumId="18" w15:restartNumberingAfterBreak="0">
    <w:nsid w:val="40EF429F"/>
    <w:multiLevelType w:val="hybridMultilevel"/>
    <w:tmpl w:val="0A861228"/>
    <w:lvl w:ilvl="0" w:tplc="E2A692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C01C3F"/>
    <w:multiLevelType w:val="hybridMultilevel"/>
    <w:tmpl w:val="C8DAE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49B3831"/>
    <w:multiLevelType w:val="hybridMultilevel"/>
    <w:tmpl w:val="E320F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47804EC2"/>
    <w:multiLevelType w:val="hybridMultilevel"/>
    <w:tmpl w:val="DF7C452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D2D7F31"/>
    <w:multiLevelType w:val="hybridMultilevel"/>
    <w:tmpl w:val="AA46C45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772538"/>
    <w:multiLevelType w:val="hybridMultilevel"/>
    <w:tmpl w:val="8558F89E"/>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BDA7F5D"/>
    <w:multiLevelType w:val="hybridMultilevel"/>
    <w:tmpl w:val="C4AA49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5E325B71"/>
    <w:multiLevelType w:val="hybridMultilevel"/>
    <w:tmpl w:val="9E92BE4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426634C"/>
    <w:multiLevelType w:val="multilevel"/>
    <w:tmpl w:val="4C6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34BAA"/>
    <w:multiLevelType w:val="singleLevel"/>
    <w:tmpl w:val="B8E82754"/>
    <w:lvl w:ilvl="0">
      <w:start w:val="1"/>
      <w:numFmt w:val="bullet"/>
      <w:pStyle w:val="Indent"/>
      <w:lvlText w:val="–"/>
      <w:lvlJc w:val="left"/>
      <w:pPr>
        <w:tabs>
          <w:tab w:val="num" w:pos="1211"/>
        </w:tabs>
        <w:ind w:left="1134" w:hanging="283"/>
      </w:pPr>
      <w:rPr>
        <w:rFonts w:ascii="Times New Roman" w:hAnsi="Times New Roman" w:cs="Times New Roman" w:hint="default"/>
      </w:rPr>
    </w:lvl>
  </w:abstractNum>
  <w:abstractNum w:abstractNumId="28" w15:restartNumberingAfterBreak="0">
    <w:nsid w:val="67CC5278"/>
    <w:multiLevelType w:val="singleLevel"/>
    <w:tmpl w:val="62AE1E18"/>
    <w:lvl w:ilvl="0">
      <w:start w:val="1"/>
      <w:numFmt w:val="bullet"/>
      <w:pStyle w:val="Bullet"/>
      <w:lvlText w:val=""/>
      <w:lvlJc w:val="left"/>
      <w:pPr>
        <w:tabs>
          <w:tab w:val="num" w:pos="360"/>
        </w:tabs>
        <w:ind w:left="284" w:hanging="284"/>
      </w:pPr>
      <w:rPr>
        <w:rFonts w:ascii="Symbol" w:hAnsi="Symbol" w:hint="default"/>
      </w:rPr>
    </w:lvl>
  </w:abstractNum>
  <w:abstractNum w:abstractNumId="29" w15:restartNumberingAfterBreak="0">
    <w:nsid w:val="69605518"/>
    <w:multiLevelType w:val="hybridMultilevel"/>
    <w:tmpl w:val="3166A6E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F770168"/>
    <w:multiLevelType w:val="hybridMultilevel"/>
    <w:tmpl w:val="FA145374"/>
    <w:lvl w:ilvl="0" w:tplc="04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31" w15:restartNumberingAfterBreak="0">
    <w:nsid w:val="6F986AC4"/>
    <w:multiLevelType w:val="hybridMultilevel"/>
    <w:tmpl w:val="6E5AF0AC"/>
    <w:lvl w:ilvl="0" w:tplc="40090001">
      <w:start w:val="1"/>
      <w:numFmt w:val="bullet"/>
      <w:lvlText w:val=""/>
      <w:lvlJc w:val="left"/>
      <w:pPr>
        <w:ind w:left="1741" w:hanging="360"/>
      </w:pPr>
      <w:rPr>
        <w:rFonts w:ascii="Symbol" w:hAnsi="Symbol" w:hint="default"/>
      </w:rPr>
    </w:lvl>
    <w:lvl w:ilvl="1" w:tplc="40090003" w:tentative="1">
      <w:start w:val="1"/>
      <w:numFmt w:val="bullet"/>
      <w:lvlText w:val="o"/>
      <w:lvlJc w:val="left"/>
      <w:pPr>
        <w:ind w:left="2461" w:hanging="360"/>
      </w:pPr>
      <w:rPr>
        <w:rFonts w:ascii="Courier New" w:hAnsi="Courier New" w:cs="Courier New" w:hint="default"/>
      </w:rPr>
    </w:lvl>
    <w:lvl w:ilvl="2" w:tplc="40090005" w:tentative="1">
      <w:start w:val="1"/>
      <w:numFmt w:val="bullet"/>
      <w:lvlText w:val=""/>
      <w:lvlJc w:val="left"/>
      <w:pPr>
        <w:ind w:left="3181" w:hanging="360"/>
      </w:pPr>
      <w:rPr>
        <w:rFonts w:ascii="Wingdings" w:hAnsi="Wingdings" w:hint="default"/>
      </w:rPr>
    </w:lvl>
    <w:lvl w:ilvl="3" w:tplc="40090001" w:tentative="1">
      <w:start w:val="1"/>
      <w:numFmt w:val="bullet"/>
      <w:lvlText w:val=""/>
      <w:lvlJc w:val="left"/>
      <w:pPr>
        <w:ind w:left="3901" w:hanging="360"/>
      </w:pPr>
      <w:rPr>
        <w:rFonts w:ascii="Symbol" w:hAnsi="Symbol" w:hint="default"/>
      </w:rPr>
    </w:lvl>
    <w:lvl w:ilvl="4" w:tplc="40090003" w:tentative="1">
      <w:start w:val="1"/>
      <w:numFmt w:val="bullet"/>
      <w:lvlText w:val="o"/>
      <w:lvlJc w:val="left"/>
      <w:pPr>
        <w:ind w:left="4621" w:hanging="360"/>
      </w:pPr>
      <w:rPr>
        <w:rFonts w:ascii="Courier New" w:hAnsi="Courier New" w:cs="Courier New" w:hint="default"/>
      </w:rPr>
    </w:lvl>
    <w:lvl w:ilvl="5" w:tplc="40090005" w:tentative="1">
      <w:start w:val="1"/>
      <w:numFmt w:val="bullet"/>
      <w:lvlText w:val=""/>
      <w:lvlJc w:val="left"/>
      <w:pPr>
        <w:ind w:left="5341" w:hanging="360"/>
      </w:pPr>
      <w:rPr>
        <w:rFonts w:ascii="Wingdings" w:hAnsi="Wingdings" w:hint="default"/>
      </w:rPr>
    </w:lvl>
    <w:lvl w:ilvl="6" w:tplc="40090001" w:tentative="1">
      <w:start w:val="1"/>
      <w:numFmt w:val="bullet"/>
      <w:lvlText w:val=""/>
      <w:lvlJc w:val="left"/>
      <w:pPr>
        <w:ind w:left="6061" w:hanging="360"/>
      </w:pPr>
      <w:rPr>
        <w:rFonts w:ascii="Symbol" w:hAnsi="Symbol" w:hint="default"/>
      </w:rPr>
    </w:lvl>
    <w:lvl w:ilvl="7" w:tplc="40090003" w:tentative="1">
      <w:start w:val="1"/>
      <w:numFmt w:val="bullet"/>
      <w:lvlText w:val="o"/>
      <w:lvlJc w:val="left"/>
      <w:pPr>
        <w:ind w:left="6781" w:hanging="360"/>
      </w:pPr>
      <w:rPr>
        <w:rFonts w:ascii="Courier New" w:hAnsi="Courier New" w:cs="Courier New" w:hint="default"/>
      </w:rPr>
    </w:lvl>
    <w:lvl w:ilvl="8" w:tplc="40090005" w:tentative="1">
      <w:start w:val="1"/>
      <w:numFmt w:val="bullet"/>
      <w:lvlText w:val=""/>
      <w:lvlJc w:val="left"/>
      <w:pPr>
        <w:ind w:left="7501" w:hanging="360"/>
      </w:pPr>
      <w:rPr>
        <w:rFonts w:ascii="Wingdings" w:hAnsi="Wingdings" w:hint="default"/>
      </w:rPr>
    </w:lvl>
  </w:abstractNum>
  <w:abstractNum w:abstractNumId="32" w15:restartNumberingAfterBreak="0">
    <w:nsid w:val="70A0076F"/>
    <w:multiLevelType w:val="hybridMultilevel"/>
    <w:tmpl w:val="BC3AB3D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33" w15:restartNumberingAfterBreak="0">
    <w:nsid w:val="725736A0"/>
    <w:multiLevelType w:val="hybridMultilevel"/>
    <w:tmpl w:val="DA2A07A6"/>
    <w:lvl w:ilvl="0" w:tplc="2966B8D8">
      <w:start w:val="1"/>
      <w:numFmt w:val="bullet"/>
      <w:lvlText w:val=""/>
      <w:lvlJc w:val="left"/>
      <w:pPr>
        <w:ind w:left="1440" w:hanging="360"/>
      </w:pPr>
      <w:rPr>
        <w:rFonts w:ascii="Symbol" w:hAnsi="Symbol" w:hint="default"/>
        <w:u w:val="none"/>
      </w:rPr>
    </w:lvl>
    <w:lvl w:ilvl="1" w:tplc="2966B8D8">
      <w:start w:val="1"/>
      <w:numFmt w:val="bullet"/>
      <w:lvlText w:val=""/>
      <w:lvlJc w:val="left"/>
      <w:pPr>
        <w:ind w:left="1440" w:hanging="360"/>
      </w:pPr>
      <w:rPr>
        <w:rFonts w:ascii="Symbol" w:hAnsi="Symbol" w:hint="default"/>
        <w:u w:val="none"/>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63156"/>
    <w:multiLevelType w:val="hybridMultilevel"/>
    <w:tmpl w:val="21B81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A347EF6"/>
    <w:multiLevelType w:val="hybridMultilevel"/>
    <w:tmpl w:val="C96CC5FC"/>
    <w:lvl w:ilvl="0" w:tplc="04090001">
      <w:start w:val="1"/>
      <w:numFmt w:val="bullet"/>
      <w:lvlText w:val=""/>
      <w:lvlJc w:val="left"/>
      <w:pPr>
        <w:ind w:left="139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702DF5"/>
    <w:multiLevelType w:val="hybridMultilevel"/>
    <w:tmpl w:val="B6103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D1019D"/>
    <w:multiLevelType w:val="hybridMultilevel"/>
    <w:tmpl w:val="51E40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27"/>
  </w:num>
  <w:num w:numId="3">
    <w:abstractNumId w:val="9"/>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4"/>
  </w:num>
  <w:num w:numId="6">
    <w:abstractNumId w:val="20"/>
  </w:num>
  <w:num w:numId="7">
    <w:abstractNumId w:val="10"/>
  </w:num>
  <w:num w:numId="8">
    <w:abstractNumId w:val="7"/>
  </w:num>
  <w:num w:numId="9">
    <w:abstractNumId w:val="6"/>
  </w:num>
  <w:num w:numId="10">
    <w:abstractNumId w:val="33"/>
  </w:num>
  <w:num w:numId="11">
    <w:abstractNumId w:val="14"/>
  </w:num>
  <w:num w:numId="12">
    <w:abstractNumId w:val="11"/>
  </w:num>
  <w:num w:numId="13">
    <w:abstractNumId w:val="21"/>
  </w:num>
  <w:num w:numId="14">
    <w:abstractNumId w:val="18"/>
  </w:num>
  <w:num w:numId="15">
    <w:abstractNumId w:val="8"/>
  </w:num>
  <w:num w:numId="16">
    <w:abstractNumId w:val="15"/>
  </w:num>
  <w:num w:numId="17">
    <w:abstractNumId w:val="25"/>
  </w:num>
  <w:num w:numId="18">
    <w:abstractNumId w:val="29"/>
  </w:num>
  <w:num w:numId="19">
    <w:abstractNumId w:val="31"/>
  </w:num>
  <w:num w:numId="20">
    <w:abstractNumId w:val="32"/>
  </w:num>
  <w:num w:numId="21">
    <w:abstractNumId w:val="5"/>
  </w:num>
  <w:num w:numId="22">
    <w:abstractNumId w:val="19"/>
  </w:num>
  <w:num w:numId="23">
    <w:abstractNumId w:val="37"/>
  </w:num>
  <w:num w:numId="24">
    <w:abstractNumId w:val="16"/>
  </w:num>
  <w:num w:numId="25">
    <w:abstractNumId w:val="0"/>
  </w:num>
  <w:num w:numId="26">
    <w:abstractNumId w:val="17"/>
  </w:num>
  <w:num w:numId="27">
    <w:abstractNumId w:val="36"/>
  </w:num>
  <w:num w:numId="28">
    <w:abstractNumId w:val="34"/>
  </w:num>
  <w:num w:numId="29">
    <w:abstractNumId w:val="35"/>
  </w:num>
  <w:num w:numId="30">
    <w:abstractNumId w:val="30"/>
  </w:num>
  <w:num w:numId="31">
    <w:abstractNumId w:val="26"/>
  </w:num>
  <w:num w:numId="32">
    <w:abstractNumId w:val="3"/>
  </w:num>
  <w:num w:numId="33">
    <w:abstractNumId w:val="23"/>
  </w:num>
  <w:num w:numId="34">
    <w:abstractNumId w:val="2"/>
  </w:num>
  <w:num w:numId="35">
    <w:abstractNumId w:val="1"/>
  </w:num>
  <w:num w:numId="36">
    <w:abstractNumId w:val="12"/>
  </w:num>
  <w:num w:numId="37">
    <w:abstractNumId w:val="22"/>
  </w:num>
  <w:num w:numId="38">
    <w:abstractNumId w:val="26"/>
  </w:num>
  <w:num w:numId="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3"/>
  </w:num>
  <w:num w:numId="41">
    <w:abstractNumId w:val="12"/>
  </w:num>
  <w:num w:numId="42">
    <w:abstractNumId w:val="13"/>
  </w:num>
  <w:num w:numId="43">
    <w:abstractNumId w:val="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6AC"/>
    <w:rsid w:val="00000CC1"/>
    <w:rsid w:val="000017FC"/>
    <w:rsid w:val="00001C6F"/>
    <w:rsid w:val="00002050"/>
    <w:rsid w:val="0000249B"/>
    <w:rsid w:val="0000271D"/>
    <w:rsid w:val="0000288D"/>
    <w:rsid w:val="00002AAA"/>
    <w:rsid w:val="000035A0"/>
    <w:rsid w:val="000043C4"/>
    <w:rsid w:val="000044D9"/>
    <w:rsid w:val="000050A1"/>
    <w:rsid w:val="00005302"/>
    <w:rsid w:val="00005A17"/>
    <w:rsid w:val="00006AC9"/>
    <w:rsid w:val="00006FE5"/>
    <w:rsid w:val="00007041"/>
    <w:rsid w:val="0001048C"/>
    <w:rsid w:val="00010546"/>
    <w:rsid w:val="00010E0F"/>
    <w:rsid w:val="00010E7B"/>
    <w:rsid w:val="00011D92"/>
    <w:rsid w:val="000124CC"/>
    <w:rsid w:val="00012D09"/>
    <w:rsid w:val="00012EDB"/>
    <w:rsid w:val="0001376A"/>
    <w:rsid w:val="00013B19"/>
    <w:rsid w:val="000144A0"/>
    <w:rsid w:val="00015036"/>
    <w:rsid w:val="00015FDF"/>
    <w:rsid w:val="0001651A"/>
    <w:rsid w:val="00016736"/>
    <w:rsid w:val="00016E17"/>
    <w:rsid w:val="000172CB"/>
    <w:rsid w:val="00017584"/>
    <w:rsid w:val="00020A95"/>
    <w:rsid w:val="00020BA8"/>
    <w:rsid w:val="00020D60"/>
    <w:rsid w:val="000212A2"/>
    <w:rsid w:val="00021D76"/>
    <w:rsid w:val="000226E6"/>
    <w:rsid w:val="00023374"/>
    <w:rsid w:val="00023511"/>
    <w:rsid w:val="00023DB0"/>
    <w:rsid w:val="00024BBA"/>
    <w:rsid w:val="0002557C"/>
    <w:rsid w:val="00025699"/>
    <w:rsid w:val="00025A83"/>
    <w:rsid w:val="00026545"/>
    <w:rsid w:val="00026F2E"/>
    <w:rsid w:val="00027063"/>
    <w:rsid w:val="00027927"/>
    <w:rsid w:val="00027B1D"/>
    <w:rsid w:val="000300BF"/>
    <w:rsid w:val="00030639"/>
    <w:rsid w:val="00031D19"/>
    <w:rsid w:val="000326FA"/>
    <w:rsid w:val="00032DF3"/>
    <w:rsid w:val="000330E6"/>
    <w:rsid w:val="00033C46"/>
    <w:rsid w:val="000342E0"/>
    <w:rsid w:val="000349BC"/>
    <w:rsid w:val="000359B4"/>
    <w:rsid w:val="00036094"/>
    <w:rsid w:val="00036097"/>
    <w:rsid w:val="0003714A"/>
    <w:rsid w:val="00037DEB"/>
    <w:rsid w:val="000402F8"/>
    <w:rsid w:val="0004067F"/>
    <w:rsid w:val="000407D2"/>
    <w:rsid w:val="000417F1"/>
    <w:rsid w:val="00041EBB"/>
    <w:rsid w:val="000435AE"/>
    <w:rsid w:val="00043700"/>
    <w:rsid w:val="00043924"/>
    <w:rsid w:val="00043DB2"/>
    <w:rsid w:val="000440F7"/>
    <w:rsid w:val="000442FA"/>
    <w:rsid w:val="000443F0"/>
    <w:rsid w:val="00044825"/>
    <w:rsid w:val="00044A33"/>
    <w:rsid w:val="00044BBD"/>
    <w:rsid w:val="00044D70"/>
    <w:rsid w:val="000459BF"/>
    <w:rsid w:val="00045D03"/>
    <w:rsid w:val="00047450"/>
    <w:rsid w:val="00047995"/>
    <w:rsid w:val="00051663"/>
    <w:rsid w:val="0005232E"/>
    <w:rsid w:val="0005297A"/>
    <w:rsid w:val="00052C61"/>
    <w:rsid w:val="00053529"/>
    <w:rsid w:val="000542DB"/>
    <w:rsid w:val="000547F8"/>
    <w:rsid w:val="0005483D"/>
    <w:rsid w:val="00054CF6"/>
    <w:rsid w:val="00054E8B"/>
    <w:rsid w:val="00056998"/>
    <w:rsid w:val="000577E8"/>
    <w:rsid w:val="00062538"/>
    <w:rsid w:val="00063ED5"/>
    <w:rsid w:val="000640F0"/>
    <w:rsid w:val="00064DA8"/>
    <w:rsid w:val="000651FE"/>
    <w:rsid w:val="000664E7"/>
    <w:rsid w:val="00067325"/>
    <w:rsid w:val="00067E69"/>
    <w:rsid w:val="0007066A"/>
    <w:rsid w:val="0007070F"/>
    <w:rsid w:val="00071288"/>
    <w:rsid w:val="00073808"/>
    <w:rsid w:val="00073A2A"/>
    <w:rsid w:val="00075214"/>
    <w:rsid w:val="00075887"/>
    <w:rsid w:val="00075DAC"/>
    <w:rsid w:val="000771AE"/>
    <w:rsid w:val="000777F1"/>
    <w:rsid w:val="000812AC"/>
    <w:rsid w:val="000819C8"/>
    <w:rsid w:val="0008375D"/>
    <w:rsid w:val="00084242"/>
    <w:rsid w:val="000842D2"/>
    <w:rsid w:val="00084310"/>
    <w:rsid w:val="00084B1C"/>
    <w:rsid w:val="00085317"/>
    <w:rsid w:val="00086347"/>
    <w:rsid w:val="00090852"/>
    <w:rsid w:val="00095066"/>
    <w:rsid w:val="0009631C"/>
    <w:rsid w:val="00096763"/>
    <w:rsid w:val="0009745D"/>
    <w:rsid w:val="00097D68"/>
    <w:rsid w:val="00097E53"/>
    <w:rsid w:val="000A03A9"/>
    <w:rsid w:val="000A0808"/>
    <w:rsid w:val="000A112A"/>
    <w:rsid w:val="000A18EE"/>
    <w:rsid w:val="000A1DF2"/>
    <w:rsid w:val="000A27D2"/>
    <w:rsid w:val="000A38FF"/>
    <w:rsid w:val="000A6313"/>
    <w:rsid w:val="000A67AC"/>
    <w:rsid w:val="000A6ED6"/>
    <w:rsid w:val="000B0AF8"/>
    <w:rsid w:val="000B0CFB"/>
    <w:rsid w:val="000B18F3"/>
    <w:rsid w:val="000B28EF"/>
    <w:rsid w:val="000B2D72"/>
    <w:rsid w:val="000B3898"/>
    <w:rsid w:val="000B5FA0"/>
    <w:rsid w:val="000B6536"/>
    <w:rsid w:val="000B6B3B"/>
    <w:rsid w:val="000B6D3A"/>
    <w:rsid w:val="000C0141"/>
    <w:rsid w:val="000C0A58"/>
    <w:rsid w:val="000C110F"/>
    <w:rsid w:val="000C17E0"/>
    <w:rsid w:val="000C2B99"/>
    <w:rsid w:val="000C3322"/>
    <w:rsid w:val="000C3CB1"/>
    <w:rsid w:val="000C576F"/>
    <w:rsid w:val="000C61A8"/>
    <w:rsid w:val="000C64FE"/>
    <w:rsid w:val="000C7348"/>
    <w:rsid w:val="000C7E92"/>
    <w:rsid w:val="000D210A"/>
    <w:rsid w:val="000D2628"/>
    <w:rsid w:val="000D3217"/>
    <w:rsid w:val="000D34B5"/>
    <w:rsid w:val="000D5699"/>
    <w:rsid w:val="000D5A3A"/>
    <w:rsid w:val="000D5B7A"/>
    <w:rsid w:val="000D6086"/>
    <w:rsid w:val="000D619B"/>
    <w:rsid w:val="000D6321"/>
    <w:rsid w:val="000D63F3"/>
    <w:rsid w:val="000D64F8"/>
    <w:rsid w:val="000D6D0D"/>
    <w:rsid w:val="000D7022"/>
    <w:rsid w:val="000D77BE"/>
    <w:rsid w:val="000D7810"/>
    <w:rsid w:val="000E0A7E"/>
    <w:rsid w:val="000E1231"/>
    <w:rsid w:val="000E2482"/>
    <w:rsid w:val="000E2515"/>
    <w:rsid w:val="000E258C"/>
    <w:rsid w:val="000E2B73"/>
    <w:rsid w:val="000E35E2"/>
    <w:rsid w:val="000E3F74"/>
    <w:rsid w:val="000E411F"/>
    <w:rsid w:val="000E4A85"/>
    <w:rsid w:val="000E69DD"/>
    <w:rsid w:val="000E6DB2"/>
    <w:rsid w:val="000E7351"/>
    <w:rsid w:val="000E79B9"/>
    <w:rsid w:val="000E7B32"/>
    <w:rsid w:val="000E7F40"/>
    <w:rsid w:val="000F01DA"/>
    <w:rsid w:val="000F0B1B"/>
    <w:rsid w:val="000F12A4"/>
    <w:rsid w:val="000F13F8"/>
    <w:rsid w:val="000F190F"/>
    <w:rsid w:val="000F1B37"/>
    <w:rsid w:val="000F1C51"/>
    <w:rsid w:val="000F1D1B"/>
    <w:rsid w:val="000F29C6"/>
    <w:rsid w:val="000F2C7E"/>
    <w:rsid w:val="000F3493"/>
    <w:rsid w:val="000F3601"/>
    <w:rsid w:val="000F5E7C"/>
    <w:rsid w:val="00100EF9"/>
    <w:rsid w:val="00101195"/>
    <w:rsid w:val="00101710"/>
    <w:rsid w:val="00102694"/>
    <w:rsid w:val="00103063"/>
    <w:rsid w:val="001033AC"/>
    <w:rsid w:val="00104E5A"/>
    <w:rsid w:val="00104E6C"/>
    <w:rsid w:val="00104FF4"/>
    <w:rsid w:val="001055AE"/>
    <w:rsid w:val="001055ED"/>
    <w:rsid w:val="001061FB"/>
    <w:rsid w:val="001076C3"/>
    <w:rsid w:val="00107774"/>
    <w:rsid w:val="00110797"/>
    <w:rsid w:val="00110E6C"/>
    <w:rsid w:val="001110E6"/>
    <w:rsid w:val="00111378"/>
    <w:rsid w:val="0011294E"/>
    <w:rsid w:val="00113E28"/>
    <w:rsid w:val="00113F01"/>
    <w:rsid w:val="0011413C"/>
    <w:rsid w:val="00114CE6"/>
    <w:rsid w:val="00115D44"/>
    <w:rsid w:val="0011645A"/>
    <w:rsid w:val="00117461"/>
    <w:rsid w:val="00120C3A"/>
    <w:rsid w:val="00124072"/>
    <w:rsid w:val="0012423C"/>
    <w:rsid w:val="00124319"/>
    <w:rsid w:val="00124405"/>
    <w:rsid w:val="0012489B"/>
    <w:rsid w:val="00124F6A"/>
    <w:rsid w:val="001250D4"/>
    <w:rsid w:val="00125308"/>
    <w:rsid w:val="00126365"/>
    <w:rsid w:val="00130C16"/>
    <w:rsid w:val="00131C7A"/>
    <w:rsid w:val="001320BB"/>
    <w:rsid w:val="00133FFB"/>
    <w:rsid w:val="001347F9"/>
    <w:rsid w:val="00135445"/>
    <w:rsid w:val="0013548B"/>
    <w:rsid w:val="0013567E"/>
    <w:rsid w:val="00135A9E"/>
    <w:rsid w:val="0013609D"/>
    <w:rsid w:val="00136642"/>
    <w:rsid w:val="00136BCD"/>
    <w:rsid w:val="001370F8"/>
    <w:rsid w:val="00137482"/>
    <w:rsid w:val="001400F2"/>
    <w:rsid w:val="0014057D"/>
    <w:rsid w:val="0014150B"/>
    <w:rsid w:val="00142B9F"/>
    <w:rsid w:val="00142D45"/>
    <w:rsid w:val="00142EF6"/>
    <w:rsid w:val="001430F5"/>
    <w:rsid w:val="00143D06"/>
    <w:rsid w:val="00145231"/>
    <w:rsid w:val="00145826"/>
    <w:rsid w:val="00145E1A"/>
    <w:rsid w:val="00146533"/>
    <w:rsid w:val="00146907"/>
    <w:rsid w:val="00146A03"/>
    <w:rsid w:val="00146AA2"/>
    <w:rsid w:val="00146C17"/>
    <w:rsid w:val="001472D2"/>
    <w:rsid w:val="0015003E"/>
    <w:rsid w:val="00150388"/>
    <w:rsid w:val="00150FDE"/>
    <w:rsid w:val="00151567"/>
    <w:rsid w:val="00152685"/>
    <w:rsid w:val="00152D83"/>
    <w:rsid w:val="00153265"/>
    <w:rsid w:val="00153628"/>
    <w:rsid w:val="00156733"/>
    <w:rsid w:val="00156E29"/>
    <w:rsid w:val="001602C1"/>
    <w:rsid w:val="00162A87"/>
    <w:rsid w:val="001642B6"/>
    <w:rsid w:val="001647E2"/>
    <w:rsid w:val="00170366"/>
    <w:rsid w:val="00170E78"/>
    <w:rsid w:val="00171785"/>
    <w:rsid w:val="00172408"/>
    <w:rsid w:val="00172EE5"/>
    <w:rsid w:val="00174330"/>
    <w:rsid w:val="0017490A"/>
    <w:rsid w:val="00175AEA"/>
    <w:rsid w:val="0017616D"/>
    <w:rsid w:val="0017624B"/>
    <w:rsid w:val="001764B6"/>
    <w:rsid w:val="00176F63"/>
    <w:rsid w:val="00177A65"/>
    <w:rsid w:val="00177AE9"/>
    <w:rsid w:val="00177B0F"/>
    <w:rsid w:val="001805F4"/>
    <w:rsid w:val="00181761"/>
    <w:rsid w:val="001821C4"/>
    <w:rsid w:val="00183EBE"/>
    <w:rsid w:val="00184606"/>
    <w:rsid w:val="00184CF2"/>
    <w:rsid w:val="001858BD"/>
    <w:rsid w:val="00186D48"/>
    <w:rsid w:val="00187962"/>
    <w:rsid w:val="00187E44"/>
    <w:rsid w:val="0019002E"/>
    <w:rsid w:val="001914E3"/>
    <w:rsid w:val="0019172D"/>
    <w:rsid w:val="00192F0C"/>
    <w:rsid w:val="00192FAB"/>
    <w:rsid w:val="00193BEC"/>
    <w:rsid w:val="00194487"/>
    <w:rsid w:val="00194B00"/>
    <w:rsid w:val="0019604B"/>
    <w:rsid w:val="0019642E"/>
    <w:rsid w:val="00196E29"/>
    <w:rsid w:val="0019744B"/>
    <w:rsid w:val="0019791B"/>
    <w:rsid w:val="001A10AE"/>
    <w:rsid w:val="001A168E"/>
    <w:rsid w:val="001A5289"/>
    <w:rsid w:val="001A57CF"/>
    <w:rsid w:val="001A580D"/>
    <w:rsid w:val="001A7264"/>
    <w:rsid w:val="001A7333"/>
    <w:rsid w:val="001A74FD"/>
    <w:rsid w:val="001B0690"/>
    <w:rsid w:val="001B12BA"/>
    <w:rsid w:val="001B1448"/>
    <w:rsid w:val="001B381A"/>
    <w:rsid w:val="001B4377"/>
    <w:rsid w:val="001B5991"/>
    <w:rsid w:val="001B6F18"/>
    <w:rsid w:val="001B724F"/>
    <w:rsid w:val="001B7B84"/>
    <w:rsid w:val="001B7EB6"/>
    <w:rsid w:val="001C1648"/>
    <w:rsid w:val="001C21A6"/>
    <w:rsid w:val="001C26DE"/>
    <w:rsid w:val="001C3200"/>
    <w:rsid w:val="001C3E32"/>
    <w:rsid w:val="001C469C"/>
    <w:rsid w:val="001C4A08"/>
    <w:rsid w:val="001C7B0A"/>
    <w:rsid w:val="001C7CE4"/>
    <w:rsid w:val="001D0DCF"/>
    <w:rsid w:val="001D1C33"/>
    <w:rsid w:val="001D3030"/>
    <w:rsid w:val="001D3A65"/>
    <w:rsid w:val="001D3B44"/>
    <w:rsid w:val="001D5328"/>
    <w:rsid w:val="001D628A"/>
    <w:rsid w:val="001D6511"/>
    <w:rsid w:val="001D6F24"/>
    <w:rsid w:val="001D7918"/>
    <w:rsid w:val="001E0E90"/>
    <w:rsid w:val="001E165E"/>
    <w:rsid w:val="001E2CAF"/>
    <w:rsid w:val="001E2D41"/>
    <w:rsid w:val="001E305E"/>
    <w:rsid w:val="001E7516"/>
    <w:rsid w:val="001F106E"/>
    <w:rsid w:val="001F146B"/>
    <w:rsid w:val="001F3EC1"/>
    <w:rsid w:val="001F43D8"/>
    <w:rsid w:val="001F5326"/>
    <w:rsid w:val="001F577C"/>
    <w:rsid w:val="001F5816"/>
    <w:rsid w:val="001F67F2"/>
    <w:rsid w:val="001F7C00"/>
    <w:rsid w:val="00201132"/>
    <w:rsid w:val="00202B5F"/>
    <w:rsid w:val="00204673"/>
    <w:rsid w:val="002050A5"/>
    <w:rsid w:val="0020600D"/>
    <w:rsid w:val="00206303"/>
    <w:rsid w:val="00206CBE"/>
    <w:rsid w:val="00207A0A"/>
    <w:rsid w:val="00207A31"/>
    <w:rsid w:val="00207E5B"/>
    <w:rsid w:val="0021020F"/>
    <w:rsid w:val="002104C1"/>
    <w:rsid w:val="00211440"/>
    <w:rsid w:val="0021175B"/>
    <w:rsid w:val="0021247C"/>
    <w:rsid w:val="0021326B"/>
    <w:rsid w:val="0021379E"/>
    <w:rsid w:val="00213E8F"/>
    <w:rsid w:val="00214EE7"/>
    <w:rsid w:val="00215307"/>
    <w:rsid w:val="00215812"/>
    <w:rsid w:val="00215AC7"/>
    <w:rsid w:val="00216E78"/>
    <w:rsid w:val="00217A38"/>
    <w:rsid w:val="00217CEF"/>
    <w:rsid w:val="00217CF8"/>
    <w:rsid w:val="00220497"/>
    <w:rsid w:val="002217C0"/>
    <w:rsid w:val="00222D9E"/>
    <w:rsid w:val="00222EA4"/>
    <w:rsid w:val="002234E5"/>
    <w:rsid w:val="002236AC"/>
    <w:rsid w:val="0022383D"/>
    <w:rsid w:val="002241E1"/>
    <w:rsid w:val="002253B9"/>
    <w:rsid w:val="00225475"/>
    <w:rsid w:val="00225725"/>
    <w:rsid w:val="00225D65"/>
    <w:rsid w:val="002266D8"/>
    <w:rsid w:val="002305BE"/>
    <w:rsid w:val="00230672"/>
    <w:rsid w:val="002313CB"/>
    <w:rsid w:val="0023227D"/>
    <w:rsid w:val="00232999"/>
    <w:rsid w:val="00233578"/>
    <w:rsid w:val="0023399A"/>
    <w:rsid w:val="00234660"/>
    <w:rsid w:val="002347CB"/>
    <w:rsid w:val="00234D1A"/>
    <w:rsid w:val="002361A6"/>
    <w:rsid w:val="00236469"/>
    <w:rsid w:val="0023675B"/>
    <w:rsid w:val="00236811"/>
    <w:rsid w:val="00237DA1"/>
    <w:rsid w:val="002401BE"/>
    <w:rsid w:val="00240C35"/>
    <w:rsid w:val="00240E37"/>
    <w:rsid w:val="002416F2"/>
    <w:rsid w:val="00241988"/>
    <w:rsid w:val="00242FC2"/>
    <w:rsid w:val="00244C85"/>
    <w:rsid w:val="002451C7"/>
    <w:rsid w:val="00245B45"/>
    <w:rsid w:val="0024755D"/>
    <w:rsid w:val="00250BF9"/>
    <w:rsid w:val="00250C6D"/>
    <w:rsid w:val="0025148E"/>
    <w:rsid w:val="0025172D"/>
    <w:rsid w:val="00251FBA"/>
    <w:rsid w:val="0025202F"/>
    <w:rsid w:val="0025230B"/>
    <w:rsid w:val="002528CD"/>
    <w:rsid w:val="00252AC0"/>
    <w:rsid w:val="00253370"/>
    <w:rsid w:val="00253C7B"/>
    <w:rsid w:val="00254434"/>
    <w:rsid w:val="00254691"/>
    <w:rsid w:val="00255A61"/>
    <w:rsid w:val="00255DA7"/>
    <w:rsid w:val="002560EC"/>
    <w:rsid w:val="00257567"/>
    <w:rsid w:val="00257C07"/>
    <w:rsid w:val="00257FED"/>
    <w:rsid w:val="00260D48"/>
    <w:rsid w:val="00260D5D"/>
    <w:rsid w:val="0026163C"/>
    <w:rsid w:val="00261BAA"/>
    <w:rsid w:val="00261DB6"/>
    <w:rsid w:val="00261E49"/>
    <w:rsid w:val="0026377C"/>
    <w:rsid w:val="00263993"/>
    <w:rsid w:val="00263CCD"/>
    <w:rsid w:val="00264199"/>
    <w:rsid w:val="00264B12"/>
    <w:rsid w:val="002650D7"/>
    <w:rsid w:val="00265D43"/>
    <w:rsid w:val="002674D2"/>
    <w:rsid w:val="0026777B"/>
    <w:rsid w:val="00267877"/>
    <w:rsid w:val="002706DB"/>
    <w:rsid w:val="00270CBF"/>
    <w:rsid w:val="00270FC0"/>
    <w:rsid w:val="00271511"/>
    <w:rsid w:val="002716B1"/>
    <w:rsid w:val="00271B63"/>
    <w:rsid w:val="0027313B"/>
    <w:rsid w:val="002736E4"/>
    <w:rsid w:val="00275555"/>
    <w:rsid w:val="00275A56"/>
    <w:rsid w:val="00276C98"/>
    <w:rsid w:val="00277AFF"/>
    <w:rsid w:val="002800DC"/>
    <w:rsid w:val="00281B5F"/>
    <w:rsid w:val="00282196"/>
    <w:rsid w:val="00282A2D"/>
    <w:rsid w:val="002837C8"/>
    <w:rsid w:val="00284A6A"/>
    <w:rsid w:val="002854FB"/>
    <w:rsid w:val="00286548"/>
    <w:rsid w:val="00287DE8"/>
    <w:rsid w:val="002905E6"/>
    <w:rsid w:val="00292A12"/>
    <w:rsid w:val="00292B21"/>
    <w:rsid w:val="00292D11"/>
    <w:rsid w:val="002937AD"/>
    <w:rsid w:val="00293907"/>
    <w:rsid w:val="00293F4B"/>
    <w:rsid w:val="00295223"/>
    <w:rsid w:val="0029593C"/>
    <w:rsid w:val="00297FD7"/>
    <w:rsid w:val="002A033F"/>
    <w:rsid w:val="002A060C"/>
    <w:rsid w:val="002A1802"/>
    <w:rsid w:val="002A1A34"/>
    <w:rsid w:val="002A1E63"/>
    <w:rsid w:val="002A2A50"/>
    <w:rsid w:val="002A2A88"/>
    <w:rsid w:val="002A3B92"/>
    <w:rsid w:val="002A3FF9"/>
    <w:rsid w:val="002A4127"/>
    <w:rsid w:val="002A43D2"/>
    <w:rsid w:val="002A65FA"/>
    <w:rsid w:val="002B10D0"/>
    <w:rsid w:val="002B2C73"/>
    <w:rsid w:val="002B3390"/>
    <w:rsid w:val="002B357A"/>
    <w:rsid w:val="002B3BA2"/>
    <w:rsid w:val="002B4470"/>
    <w:rsid w:val="002B4E11"/>
    <w:rsid w:val="002C0511"/>
    <w:rsid w:val="002C08FF"/>
    <w:rsid w:val="002C0DAB"/>
    <w:rsid w:val="002C1AED"/>
    <w:rsid w:val="002C277A"/>
    <w:rsid w:val="002C2AF7"/>
    <w:rsid w:val="002C2F12"/>
    <w:rsid w:val="002C46E2"/>
    <w:rsid w:val="002C4AB6"/>
    <w:rsid w:val="002C4B76"/>
    <w:rsid w:val="002C4C04"/>
    <w:rsid w:val="002C50B2"/>
    <w:rsid w:val="002C50B5"/>
    <w:rsid w:val="002C5C26"/>
    <w:rsid w:val="002C64CC"/>
    <w:rsid w:val="002C70D4"/>
    <w:rsid w:val="002C7B96"/>
    <w:rsid w:val="002D082D"/>
    <w:rsid w:val="002D124C"/>
    <w:rsid w:val="002D13EE"/>
    <w:rsid w:val="002D150D"/>
    <w:rsid w:val="002D177A"/>
    <w:rsid w:val="002D1FB5"/>
    <w:rsid w:val="002D34CD"/>
    <w:rsid w:val="002D5B9D"/>
    <w:rsid w:val="002D6286"/>
    <w:rsid w:val="002D63BF"/>
    <w:rsid w:val="002D7447"/>
    <w:rsid w:val="002D7936"/>
    <w:rsid w:val="002E0378"/>
    <w:rsid w:val="002E1F5E"/>
    <w:rsid w:val="002E3103"/>
    <w:rsid w:val="002E39C7"/>
    <w:rsid w:val="002E3DE1"/>
    <w:rsid w:val="002E3E0C"/>
    <w:rsid w:val="002E525B"/>
    <w:rsid w:val="002E5A5F"/>
    <w:rsid w:val="002E63AA"/>
    <w:rsid w:val="002F0905"/>
    <w:rsid w:val="002F091E"/>
    <w:rsid w:val="002F17C6"/>
    <w:rsid w:val="002F1D20"/>
    <w:rsid w:val="002F2191"/>
    <w:rsid w:val="002F2B9A"/>
    <w:rsid w:val="002F2FDF"/>
    <w:rsid w:val="002F3820"/>
    <w:rsid w:val="002F4C0D"/>
    <w:rsid w:val="002F4E91"/>
    <w:rsid w:val="002F555E"/>
    <w:rsid w:val="002F72AB"/>
    <w:rsid w:val="002F7448"/>
    <w:rsid w:val="003001AD"/>
    <w:rsid w:val="003004B5"/>
    <w:rsid w:val="00300C92"/>
    <w:rsid w:val="0030178C"/>
    <w:rsid w:val="0030213F"/>
    <w:rsid w:val="00303A42"/>
    <w:rsid w:val="00304A78"/>
    <w:rsid w:val="00304D1A"/>
    <w:rsid w:val="003052B9"/>
    <w:rsid w:val="003057E1"/>
    <w:rsid w:val="00305DC7"/>
    <w:rsid w:val="0030701F"/>
    <w:rsid w:val="00307FC6"/>
    <w:rsid w:val="003116DD"/>
    <w:rsid w:val="0031401E"/>
    <w:rsid w:val="0031533E"/>
    <w:rsid w:val="00315B13"/>
    <w:rsid w:val="0032062A"/>
    <w:rsid w:val="00321727"/>
    <w:rsid w:val="00323134"/>
    <w:rsid w:val="003236A8"/>
    <w:rsid w:val="00324374"/>
    <w:rsid w:val="003244A3"/>
    <w:rsid w:val="003245AE"/>
    <w:rsid w:val="00324EB9"/>
    <w:rsid w:val="003250E9"/>
    <w:rsid w:val="00325B81"/>
    <w:rsid w:val="00325C7A"/>
    <w:rsid w:val="00326EFA"/>
    <w:rsid w:val="0032749F"/>
    <w:rsid w:val="00327D39"/>
    <w:rsid w:val="00327DDD"/>
    <w:rsid w:val="00327EDE"/>
    <w:rsid w:val="00330429"/>
    <w:rsid w:val="00330C9E"/>
    <w:rsid w:val="00330D2C"/>
    <w:rsid w:val="00331765"/>
    <w:rsid w:val="0033328F"/>
    <w:rsid w:val="00333995"/>
    <w:rsid w:val="00334BC2"/>
    <w:rsid w:val="003361C5"/>
    <w:rsid w:val="00336668"/>
    <w:rsid w:val="00337CE1"/>
    <w:rsid w:val="0034097A"/>
    <w:rsid w:val="00340C25"/>
    <w:rsid w:val="003422F4"/>
    <w:rsid w:val="003436F0"/>
    <w:rsid w:val="00343A89"/>
    <w:rsid w:val="0034572A"/>
    <w:rsid w:val="00345C36"/>
    <w:rsid w:val="00347E8D"/>
    <w:rsid w:val="00350500"/>
    <w:rsid w:val="0035068A"/>
    <w:rsid w:val="00350845"/>
    <w:rsid w:val="003511A5"/>
    <w:rsid w:val="003511B3"/>
    <w:rsid w:val="003531BA"/>
    <w:rsid w:val="003533AD"/>
    <w:rsid w:val="00354A1F"/>
    <w:rsid w:val="00356295"/>
    <w:rsid w:val="00356D11"/>
    <w:rsid w:val="00357E3E"/>
    <w:rsid w:val="00357E88"/>
    <w:rsid w:val="003605CD"/>
    <w:rsid w:val="00360E96"/>
    <w:rsid w:val="00360F8E"/>
    <w:rsid w:val="003617FD"/>
    <w:rsid w:val="00362256"/>
    <w:rsid w:val="00362611"/>
    <w:rsid w:val="00363917"/>
    <w:rsid w:val="00365DE8"/>
    <w:rsid w:val="00367629"/>
    <w:rsid w:val="0037146F"/>
    <w:rsid w:val="00372ECB"/>
    <w:rsid w:val="003731FA"/>
    <w:rsid w:val="00373563"/>
    <w:rsid w:val="00373E85"/>
    <w:rsid w:val="003740FD"/>
    <w:rsid w:val="00374C29"/>
    <w:rsid w:val="00374ECB"/>
    <w:rsid w:val="00375EBC"/>
    <w:rsid w:val="00376246"/>
    <w:rsid w:val="00376AF7"/>
    <w:rsid w:val="00376B38"/>
    <w:rsid w:val="00376CDC"/>
    <w:rsid w:val="00376D4D"/>
    <w:rsid w:val="00376E56"/>
    <w:rsid w:val="00376FDF"/>
    <w:rsid w:val="003774A6"/>
    <w:rsid w:val="00377550"/>
    <w:rsid w:val="00377DB8"/>
    <w:rsid w:val="00380352"/>
    <w:rsid w:val="003806C3"/>
    <w:rsid w:val="003835B7"/>
    <w:rsid w:val="0038474C"/>
    <w:rsid w:val="003852F4"/>
    <w:rsid w:val="00385CCC"/>
    <w:rsid w:val="00386315"/>
    <w:rsid w:val="00386903"/>
    <w:rsid w:val="003870C1"/>
    <w:rsid w:val="003872B7"/>
    <w:rsid w:val="00387492"/>
    <w:rsid w:val="00390089"/>
    <w:rsid w:val="00391158"/>
    <w:rsid w:val="003913AD"/>
    <w:rsid w:val="003920DC"/>
    <w:rsid w:val="0039278C"/>
    <w:rsid w:val="00392848"/>
    <w:rsid w:val="00393FAB"/>
    <w:rsid w:val="00395096"/>
    <w:rsid w:val="00395666"/>
    <w:rsid w:val="00395ACA"/>
    <w:rsid w:val="00395FE6"/>
    <w:rsid w:val="003967FA"/>
    <w:rsid w:val="00397980"/>
    <w:rsid w:val="00397ADE"/>
    <w:rsid w:val="003A084E"/>
    <w:rsid w:val="003A0A04"/>
    <w:rsid w:val="003A0BCD"/>
    <w:rsid w:val="003A0D16"/>
    <w:rsid w:val="003A12D2"/>
    <w:rsid w:val="003A1D75"/>
    <w:rsid w:val="003A20E2"/>
    <w:rsid w:val="003A21BC"/>
    <w:rsid w:val="003A28C9"/>
    <w:rsid w:val="003A546C"/>
    <w:rsid w:val="003A59A6"/>
    <w:rsid w:val="003A5C84"/>
    <w:rsid w:val="003A5D69"/>
    <w:rsid w:val="003A740E"/>
    <w:rsid w:val="003A7FAC"/>
    <w:rsid w:val="003B0078"/>
    <w:rsid w:val="003B19F9"/>
    <w:rsid w:val="003B1DB6"/>
    <w:rsid w:val="003B2D15"/>
    <w:rsid w:val="003B2EAD"/>
    <w:rsid w:val="003B3A75"/>
    <w:rsid w:val="003B4E00"/>
    <w:rsid w:val="003B5767"/>
    <w:rsid w:val="003B686A"/>
    <w:rsid w:val="003B6DC5"/>
    <w:rsid w:val="003B73CA"/>
    <w:rsid w:val="003B73F5"/>
    <w:rsid w:val="003C0512"/>
    <w:rsid w:val="003C08EF"/>
    <w:rsid w:val="003C0992"/>
    <w:rsid w:val="003C0E5C"/>
    <w:rsid w:val="003C30EA"/>
    <w:rsid w:val="003C33DB"/>
    <w:rsid w:val="003C3BD7"/>
    <w:rsid w:val="003C429F"/>
    <w:rsid w:val="003C5F94"/>
    <w:rsid w:val="003D0055"/>
    <w:rsid w:val="003D0563"/>
    <w:rsid w:val="003D1579"/>
    <w:rsid w:val="003D1A1E"/>
    <w:rsid w:val="003D1F09"/>
    <w:rsid w:val="003D23E3"/>
    <w:rsid w:val="003D32E9"/>
    <w:rsid w:val="003D442E"/>
    <w:rsid w:val="003D4AC4"/>
    <w:rsid w:val="003D581F"/>
    <w:rsid w:val="003D58DC"/>
    <w:rsid w:val="003D5B11"/>
    <w:rsid w:val="003D6F46"/>
    <w:rsid w:val="003D7CEB"/>
    <w:rsid w:val="003D7F0F"/>
    <w:rsid w:val="003E0104"/>
    <w:rsid w:val="003E2D04"/>
    <w:rsid w:val="003E31BF"/>
    <w:rsid w:val="003E4710"/>
    <w:rsid w:val="003E5756"/>
    <w:rsid w:val="003E58C1"/>
    <w:rsid w:val="003E63BA"/>
    <w:rsid w:val="003E6415"/>
    <w:rsid w:val="003E7423"/>
    <w:rsid w:val="003E768A"/>
    <w:rsid w:val="003E7821"/>
    <w:rsid w:val="003F0757"/>
    <w:rsid w:val="003F11E9"/>
    <w:rsid w:val="003F2510"/>
    <w:rsid w:val="003F27BB"/>
    <w:rsid w:val="003F3C65"/>
    <w:rsid w:val="003F3FED"/>
    <w:rsid w:val="003F4790"/>
    <w:rsid w:val="003F4DD9"/>
    <w:rsid w:val="003F6453"/>
    <w:rsid w:val="003F6E58"/>
    <w:rsid w:val="003F7754"/>
    <w:rsid w:val="003F7C6B"/>
    <w:rsid w:val="0040013F"/>
    <w:rsid w:val="004002BA"/>
    <w:rsid w:val="00400E31"/>
    <w:rsid w:val="00400E5C"/>
    <w:rsid w:val="00401693"/>
    <w:rsid w:val="00401CC3"/>
    <w:rsid w:val="00402038"/>
    <w:rsid w:val="00402D08"/>
    <w:rsid w:val="004036B0"/>
    <w:rsid w:val="00404201"/>
    <w:rsid w:val="004049EE"/>
    <w:rsid w:val="00404F30"/>
    <w:rsid w:val="004058FD"/>
    <w:rsid w:val="00406BAC"/>
    <w:rsid w:val="00407086"/>
    <w:rsid w:val="00407BEE"/>
    <w:rsid w:val="004134B2"/>
    <w:rsid w:val="00413779"/>
    <w:rsid w:val="00413E69"/>
    <w:rsid w:val="00414BC8"/>
    <w:rsid w:val="00414EEE"/>
    <w:rsid w:val="00415BD9"/>
    <w:rsid w:val="00416305"/>
    <w:rsid w:val="00416B29"/>
    <w:rsid w:val="00416B46"/>
    <w:rsid w:val="00416B7E"/>
    <w:rsid w:val="00420960"/>
    <w:rsid w:val="004216EC"/>
    <w:rsid w:val="00421AA9"/>
    <w:rsid w:val="004225ED"/>
    <w:rsid w:val="004229E0"/>
    <w:rsid w:val="0042383D"/>
    <w:rsid w:val="00424256"/>
    <w:rsid w:val="004243B0"/>
    <w:rsid w:val="00424BCD"/>
    <w:rsid w:val="004257BD"/>
    <w:rsid w:val="004273C9"/>
    <w:rsid w:val="00427954"/>
    <w:rsid w:val="00431376"/>
    <w:rsid w:val="004321B1"/>
    <w:rsid w:val="004324EE"/>
    <w:rsid w:val="00432AC0"/>
    <w:rsid w:val="00432B2E"/>
    <w:rsid w:val="0043456C"/>
    <w:rsid w:val="004346CE"/>
    <w:rsid w:val="00434ADA"/>
    <w:rsid w:val="00434DB6"/>
    <w:rsid w:val="004354FE"/>
    <w:rsid w:val="004359FE"/>
    <w:rsid w:val="00435FEF"/>
    <w:rsid w:val="004360A4"/>
    <w:rsid w:val="00436610"/>
    <w:rsid w:val="004368DA"/>
    <w:rsid w:val="00436AF5"/>
    <w:rsid w:val="0043739D"/>
    <w:rsid w:val="00437578"/>
    <w:rsid w:val="00437ECA"/>
    <w:rsid w:val="004410E0"/>
    <w:rsid w:val="00441127"/>
    <w:rsid w:val="00442BF7"/>
    <w:rsid w:val="00442C4B"/>
    <w:rsid w:val="0044353A"/>
    <w:rsid w:val="00443EA7"/>
    <w:rsid w:val="004445D1"/>
    <w:rsid w:val="00444E8A"/>
    <w:rsid w:val="00446452"/>
    <w:rsid w:val="004500D8"/>
    <w:rsid w:val="00450CA6"/>
    <w:rsid w:val="004516C1"/>
    <w:rsid w:val="00452A54"/>
    <w:rsid w:val="004532CF"/>
    <w:rsid w:val="00453FDE"/>
    <w:rsid w:val="004550E3"/>
    <w:rsid w:val="004559F4"/>
    <w:rsid w:val="0045710D"/>
    <w:rsid w:val="00457412"/>
    <w:rsid w:val="00460500"/>
    <w:rsid w:val="0046165D"/>
    <w:rsid w:val="00461AC7"/>
    <w:rsid w:val="0046403B"/>
    <w:rsid w:val="00466E61"/>
    <w:rsid w:val="0046723B"/>
    <w:rsid w:val="00467D5E"/>
    <w:rsid w:val="00470278"/>
    <w:rsid w:val="0047068F"/>
    <w:rsid w:val="0047077F"/>
    <w:rsid w:val="004717DA"/>
    <w:rsid w:val="00471D7D"/>
    <w:rsid w:val="0047275F"/>
    <w:rsid w:val="00473CFE"/>
    <w:rsid w:val="0047412C"/>
    <w:rsid w:val="00474661"/>
    <w:rsid w:val="00475CC6"/>
    <w:rsid w:val="0047659F"/>
    <w:rsid w:val="004804E3"/>
    <w:rsid w:val="00481730"/>
    <w:rsid w:val="00481A12"/>
    <w:rsid w:val="00481DDE"/>
    <w:rsid w:val="0048200E"/>
    <w:rsid w:val="00482D95"/>
    <w:rsid w:val="004830A7"/>
    <w:rsid w:val="0048383F"/>
    <w:rsid w:val="00484150"/>
    <w:rsid w:val="0048447C"/>
    <w:rsid w:val="0048468C"/>
    <w:rsid w:val="004863D4"/>
    <w:rsid w:val="00490318"/>
    <w:rsid w:val="0049107F"/>
    <w:rsid w:val="0049248E"/>
    <w:rsid w:val="004927AC"/>
    <w:rsid w:val="004927D8"/>
    <w:rsid w:val="00492BAB"/>
    <w:rsid w:val="004935E9"/>
    <w:rsid w:val="00493ECD"/>
    <w:rsid w:val="004943CD"/>
    <w:rsid w:val="00494513"/>
    <w:rsid w:val="004945B1"/>
    <w:rsid w:val="00494985"/>
    <w:rsid w:val="00494B74"/>
    <w:rsid w:val="0049514B"/>
    <w:rsid w:val="004951EC"/>
    <w:rsid w:val="004965E8"/>
    <w:rsid w:val="004965FD"/>
    <w:rsid w:val="00496BBE"/>
    <w:rsid w:val="00496E07"/>
    <w:rsid w:val="00497359"/>
    <w:rsid w:val="004974A6"/>
    <w:rsid w:val="00497859"/>
    <w:rsid w:val="00497D85"/>
    <w:rsid w:val="00497E63"/>
    <w:rsid w:val="004A0281"/>
    <w:rsid w:val="004A036D"/>
    <w:rsid w:val="004A0E23"/>
    <w:rsid w:val="004A256E"/>
    <w:rsid w:val="004A2688"/>
    <w:rsid w:val="004A26D2"/>
    <w:rsid w:val="004A2CD8"/>
    <w:rsid w:val="004A397B"/>
    <w:rsid w:val="004A3ABA"/>
    <w:rsid w:val="004A42A7"/>
    <w:rsid w:val="004A4C96"/>
    <w:rsid w:val="004A53BE"/>
    <w:rsid w:val="004A5E49"/>
    <w:rsid w:val="004A61A9"/>
    <w:rsid w:val="004A6BC7"/>
    <w:rsid w:val="004A7404"/>
    <w:rsid w:val="004A7439"/>
    <w:rsid w:val="004A7E3E"/>
    <w:rsid w:val="004B1AD4"/>
    <w:rsid w:val="004B2E95"/>
    <w:rsid w:val="004B2EA3"/>
    <w:rsid w:val="004B3F31"/>
    <w:rsid w:val="004B516C"/>
    <w:rsid w:val="004B5B0C"/>
    <w:rsid w:val="004B5C02"/>
    <w:rsid w:val="004B5CA9"/>
    <w:rsid w:val="004B6AF5"/>
    <w:rsid w:val="004B720D"/>
    <w:rsid w:val="004C0075"/>
    <w:rsid w:val="004C0090"/>
    <w:rsid w:val="004C0DF3"/>
    <w:rsid w:val="004C106F"/>
    <w:rsid w:val="004C16CF"/>
    <w:rsid w:val="004C1928"/>
    <w:rsid w:val="004C2C12"/>
    <w:rsid w:val="004C30AA"/>
    <w:rsid w:val="004C4E50"/>
    <w:rsid w:val="004C530F"/>
    <w:rsid w:val="004C5DE1"/>
    <w:rsid w:val="004C6614"/>
    <w:rsid w:val="004D01E1"/>
    <w:rsid w:val="004D0595"/>
    <w:rsid w:val="004D066F"/>
    <w:rsid w:val="004D094A"/>
    <w:rsid w:val="004D2244"/>
    <w:rsid w:val="004D2320"/>
    <w:rsid w:val="004D3403"/>
    <w:rsid w:val="004D4695"/>
    <w:rsid w:val="004D6CA8"/>
    <w:rsid w:val="004D7874"/>
    <w:rsid w:val="004D7DE7"/>
    <w:rsid w:val="004E14F7"/>
    <w:rsid w:val="004E1A6A"/>
    <w:rsid w:val="004E2B04"/>
    <w:rsid w:val="004E2E79"/>
    <w:rsid w:val="004E3078"/>
    <w:rsid w:val="004E36E6"/>
    <w:rsid w:val="004E3B80"/>
    <w:rsid w:val="004E3F6B"/>
    <w:rsid w:val="004E4E61"/>
    <w:rsid w:val="004E5097"/>
    <w:rsid w:val="004E7343"/>
    <w:rsid w:val="004E73C8"/>
    <w:rsid w:val="004E7CDA"/>
    <w:rsid w:val="004F025D"/>
    <w:rsid w:val="004F0900"/>
    <w:rsid w:val="004F13D1"/>
    <w:rsid w:val="004F18EC"/>
    <w:rsid w:val="004F1BDA"/>
    <w:rsid w:val="004F2864"/>
    <w:rsid w:val="004F2953"/>
    <w:rsid w:val="004F2FD3"/>
    <w:rsid w:val="004F322D"/>
    <w:rsid w:val="004F3257"/>
    <w:rsid w:val="004F37B9"/>
    <w:rsid w:val="004F3D28"/>
    <w:rsid w:val="004F3EE6"/>
    <w:rsid w:val="004F563A"/>
    <w:rsid w:val="004F60CE"/>
    <w:rsid w:val="004F60D8"/>
    <w:rsid w:val="005014B8"/>
    <w:rsid w:val="005030D4"/>
    <w:rsid w:val="00503AAD"/>
    <w:rsid w:val="00503CEB"/>
    <w:rsid w:val="00503E63"/>
    <w:rsid w:val="005051C6"/>
    <w:rsid w:val="00505734"/>
    <w:rsid w:val="00505A47"/>
    <w:rsid w:val="0050616F"/>
    <w:rsid w:val="00506D37"/>
    <w:rsid w:val="0050734B"/>
    <w:rsid w:val="00507656"/>
    <w:rsid w:val="005077A2"/>
    <w:rsid w:val="005079E7"/>
    <w:rsid w:val="00510BF4"/>
    <w:rsid w:val="0051138E"/>
    <w:rsid w:val="00511B1D"/>
    <w:rsid w:val="005144CF"/>
    <w:rsid w:val="005152B2"/>
    <w:rsid w:val="0051571B"/>
    <w:rsid w:val="00520585"/>
    <w:rsid w:val="00520D40"/>
    <w:rsid w:val="00521134"/>
    <w:rsid w:val="00522261"/>
    <w:rsid w:val="00522939"/>
    <w:rsid w:val="00522E64"/>
    <w:rsid w:val="0052301E"/>
    <w:rsid w:val="005234C8"/>
    <w:rsid w:val="0052350B"/>
    <w:rsid w:val="00524455"/>
    <w:rsid w:val="00526352"/>
    <w:rsid w:val="005269EB"/>
    <w:rsid w:val="00526A86"/>
    <w:rsid w:val="0052702D"/>
    <w:rsid w:val="00527DC6"/>
    <w:rsid w:val="0053039C"/>
    <w:rsid w:val="005313BD"/>
    <w:rsid w:val="00531DB5"/>
    <w:rsid w:val="00532CB1"/>
    <w:rsid w:val="00533659"/>
    <w:rsid w:val="00533A22"/>
    <w:rsid w:val="00533FFB"/>
    <w:rsid w:val="00535EE9"/>
    <w:rsid w:val="005370CC"/>
    <w:rsid w:val="00537A64"/>
    <w:rsid w:val="00537BEF"/>
    <w:rsid w:val="00540DB4"/>
    <w:rsid w:val="00540E41"/>
    <w:rsid w:val="0054106C"/>
    <w:rsid w:val="005412E1"/>
    <w:rsid w:val="00541A70"/>
    <w:rsid w:val="00541F8A"/>
    <w:rsid w:val="00543619"/>
    <w:rsid w:val="005440D2"/>
    <w:rsid w:val="0054587A"/>
    <w:rsid w:val="00546239"/>
    <w:rsid w:val="00546EBB"/>
    <w:rsid w:val="005470A8"/>
    <w:rsid w:val="00547D7F"/>
    <w:rsid w:val="00550FC7"/>
    <w:rsid w:val="00551642"/>
    <w:rsid w:val="00552091"/>
    <w:rsid w:val="005520FD"/>
    <w:rsid w:val="00552C74"/>
    <w:rsid w:val="00553D59"/>
    <w:rsid w:val="005563A6"/>
    <w:rsid w:val="0055662B"/>
    <w:rsid w:val="005577F3"/>
    <w:rsid w:val="00557963"/>
    <w:rsid w:val="00560CEB"/>
    <w:rsid w:val="00563E6F"/>
    <w:rsid w:val="00563EE3"/>
    <w:rsid w:val="00564144"/>
    <w:rsid w:val="0056589C"/>
    <w:rsid w:val="005661D9"/>
    <w:rsid w:val="0056680B"/>
    <w:rsid w:val="00567B91"/>
    <w:rsid w:val="0057019A"/>
    <w:rsid w:val="00570D4D"/>
    <w:rsid w:val="00570FB5"/>
    <w:rsid w:val="00570FE4"/>
    <w:rsid w:val="00571648"/>
    <w:rsid w:val="00571839"/>
    <w:rsid w:val="005718B8"/>
    <w:rsid w:val="00571A39"/>
    <w:rsid w:val="005720B8"/>
    <w:rsid w:val="005733BA"/>
    <w:rsid w:val="005734C1"/>
    <w:rsid w:val="00574017"/>
    <w:rsid w:val="00575997"/>
    <w:rsid w:val="00575EF2"/>
    <w:rsid w:val="00575F79"/>
    <w:rsid w:val="00576C24"/>
    <w:rsid w:val="00576C4C"/>
    <w:rsid w:val="00577437"/>
    <w:rsid w:val="00577468"/>
    <w:rsid w:val="00577781"/>
    <w:rsid w:val="0058106F"/>
    <w:rsid w:val="00581500"/>
    <w:rsid w:val="00582187"/>
    <w:rsid w:val="005827AF"/>
    <w:rsid w:val="00582E25"/>
    <w:rsid w:val="00582EC6"/>
    <w:rsid w:val="0058433A"/>
    <w:rsid w:val="005855E7"/>
    <w:rsid w:val="00585979"/>
    <w:rsid w:val="0059026B"/>
    <w:rsid w:val="00590BDA"/>
    <w:rsid w:val="0059146C"/>
    <w:rsid w:val="005914E7"/>
    <w:rsid w:val="005916B7"/>
    <w:rsid w:val="00592265"/>
    <w:rsid w:val="00592479"/>
    <w:rsid w:val="00593579"/>
    <w:rsid w:val="005940BB"/>
    <w:rsid w:val="00594A16"/>
    <w:rsid w:val="00594B43"/>
    <w:rsid w:val="00594BE4"/>
    <w:rsid w:val="0059665E"/>
    <w:rsid w:val="00597108"/>
    <w:rsid w:val="00597E7C"/>
    <w:rsid w:val="00597EE8"/>
    <w:rsid w:val="00597F55"/>
    <w:rsid w:val="005A0CD6"/>
    <w:rsid w:val="005A22B3"/>
    <w:rsid w:val="005A2439"/>
    <w:rsid w:val="005A288F"/>
    <w:rsid w:val="005A28D0"/>
    <w:rsid w:val="005A4274"/>
    <w:rsid w:val="005A5070"/>
    <w:rsid w:val="005A61CD"/>
    <w:rsid w:val="005A7192"/>
    <w:rsid w:val="005B1A4F"/>
    <w:rsid w:val="005B2F88"/>
    <w:rsid w:val="005B2FB7"/>
    <w:rsid w:val="005B3602"/>
    <w:rsid w:val="005B5C95"/>
    <w:rsid w:val="005B6252"/>
    <w:rsid w:val="005B646B"/>
    <w:rsid w:val="005B7538"/>
    <w:rsid w:val="005C00E0"/>
    <w:rsid w:val="005C1194"/>
    <w:rsid w:val="005C1A72"/>
    <w:rsid w:val="005C3927"/>
    <w:rsid w:val="005C3DC6"/>
    <w:rsid w:val="005C4173"/>
    <w:rsid w:val="005C5350"/>
    <w:rsid w:val="005D0139"/>
    <w:rsid w:val="005D205C"/>
    <w:rsid w:val="005D20C8"/>
    <w:rsid w:val="005D2111"/>
    <w:rsid w:val="005D253D"/>
    <w:rsid w:val="005D351A"/>
    <w:rsid w:val="005D476A"/>
    <w:rsid w:val="005D4E2B"/>
    <w:rsid w:val="005D5ECD"/>
    <w:rsid w:val="005D69AE"/>
    <w:rsid w:val="005E04D1"/>
    <w:rsid w:val="005E0505"/>
    <w:rsid w:val="005E0AFD"/>
    <w:rsid w:val="005E0E34"/>
    <w:rsid w:val="005E1182"/>
    <w:rsid w:val="005E17C7"/>
    <w:rsid w:val="005E27B6"/>
    <w:rsid w:val="005E2DEE"/>
    <w:rsid w:val="005E30D7"/>
    <w:rsid w:val="005E3655"/>
    <w:rsid w:val="005E38E4"/>
    <w:rsid w:val="005E3B81"/>
    <w:rsid w:val="005E4015"/>
    <w:rsid w:val="005E4367"/>
    <w:rsid w:val="005E5D5C"/>
    <w:rsid w:val="005E5ED1"/>
    <w:rsid w:val="005E620F"/>
    <w:rsid w:val="005E64FA"/>
    <w:rsid w:val="005E65A9"/>
    <w:rsid w:val="005E6FCA"/>
    <w:rsid w:val="005E71EF"/>
    <w:rsid w:val="005F01D7"/>
    <w:rsid w:val="005F1E17"/>
    <w:rsid w:val="005F661D"/>
    <w:rsid w:val="005F6760"/>
    <w:rsid w:val="005F6F65"/>
    <w:rsid w:val="005F7142"/>
    <w:rsid w:val="00600F31"/>
    <w:rsid w:val="00601130"/>
    <w:rsid w:val="00601368"/>
    <w:rsid w:val="00602202"/>
    <w:rsid w:val="00602650"/>
    <w:rsid w:val="00602850"/>
    <w:rsid w:val="00602D08"/>
    <w:rsid w:val="00604102"/>
    <w:rsid w:val="006045EA"/>
    <w:rsid w:val="0060595B"/>
    <w:rsid w:val="006066EB"/>
    <w:rsid w:val="00606900"/>
    <w:rsid w:val="00606B3F"/>
    <w:rsid w:val="006074AF"/>
    <w:rsid w:val="00610224"/>
    <w:rsid w:val="0061039B"/>
    <w:rsid w:val="00611B57"/>
    <w:rsid w:val="00611EB3"/>
    <w:rsid w:val="00614BF6"/>
    <w:rsid w:val="00614F9B"/>
    <w:rsid w:val="00615E94"/>
    <w:rsid w:val="0061673B"/>
    <w:rsid w:val="00616998"/>
    <w:rsid w:val="00617331"/>
    <w:rsid w:val="00617D85"/>
    <w:rsid w:val="00620E8A"/>
    <w:rsid w:val="006211CD"/>
    <w:rsid w:val="0062121D"/>
    <w:rsid w:val="00621E59"/>
    <w:rsid w:val="00622639"/>
    <w:rsid w:val="00622F5F"/>
    <w:rsid w:val="00623832"/>
    <w:rsid w:val="00623DB3"/>
    <w:rsid w:val="0062480E"/>
    <w:rsid w:val="00624E18"/>
    <w:rsid w:val="0062559C"/>
    <w:rsid w:val="00625A96"/>
    <w:rsid w:val="00625E5D"/>
    <w:rsid w:val="00626E7F"/>
    <w:rsid w:val="00626F02"/>
    <w:rsid w:val="006271AE"/>
    <w:rsid w:val="006273E1"/>
    <w:rsid w:val="00627511"/>
    <w:rsid w:val="00627CB2"/>
    <w:rsid w:val="00627F6E"/>
    <w:rsid w:val="00630676"/>
    <w:rsid w:val="00633A9A"/>
    <w:rsid w:val="00633D18"/>
    <w:rsid w:val="006347AA"/>
    <w:rsid w:val="00634E48"/>
    <w:rsid w:val="00635575"/>
    <w:rsid w:val="006356C2"/>
    <w:rsid w:val="00635708"/>
    <w:rsid w:val="00636E7B"/>
    <w:rsid w:val="006371FA"/>
    <w:rsid w:val="0063723F"/>
    <w:rsid w:val="00637293"/>
    <w:rsid w:val="006372DC"/>
    <w:rsid w:val="006402E0"/>
    <w:rsid w:val="00641187"/>
    <w:rsid w:val="0064274A"/>
    <w:rsid w:val="0064348F"/>
    <w:rsid w:val="0064351B"/>
    <w:rsid w:val="006436BA"/>
    <w:rsid w:val="00643DA7"/>
    <w:rsid w:val="0064509F"/>
    <w:rsid w:val="006462BB"/>
    <w:rsid w:val="00646DEC"/>
    <w:rsid w:val="0065020A"/>
    <w:rsid w:val="006524E5"/>
    <w:rsid w:val="00653D35"/>
    <w:rsid w:val="006540E3"/>
    <w:rsid w:val="00654807"/>
    <w:rsid w:val="00654FE7"/>
    <w:rsid w:val="00655BE7"/>
    <w:rsid w:val="00656197"/>
    <w:rsid w:val="00657221"/>
    <w:rsid w:val="00657EC5"/>
    <w:rsid w:val="00660217"/>
    <w:rsid w:val="00660EF3"/>
    <w:rsid w:val="00661687"/>
    <w:rsid w:val="00661F36"/>
    <w:rsid w:val="006626CC"/>
    <w:rsid w:val="00662B96"/>
    <w:rsid w:val="00664997"/>
    <w:rsid w:val="006658EC"/>
    <w:rsid w:val="006663E0"/>
    <w:rsid w:val="00666C4B"/>
    <w:rsid w:val="00667BA2"/>
    <w:rsid w:val="00667D93"/>
    <w:rsid w:val="00667DA5"/>
    <w:rsid w:val="006708FD"/>
    <w:rsid w:val="00670ACE"/>
    <w:rsid w:val="00671BAF"/>
    <w:rsid w:val="00672A09"/>
    <w:rsid w:val="00673279"/>
    <w:rsid w:val="0067328F"/>
    <w:rsid w:val="006743A2"/>
    <w:rsid w:val="006747B2"/>
    <w:rsid w:val="00674EAA"/>
    <w:rsid w:val="0067603F"/>
    <w:rsid w:val="00677536"/>
    <w:rsid w:val="00677539"/>
    <w:rsid w:val="00680487"/>
    <w:rsid w:val="00680812"/>
    <w:rsid w:val="00681270"/>
    <w:rsid w:val="0068340C"/>
    <w:rsid w:val="006839D1"/>
    <w:rsid w:val="0068458F"/>
    <w:rsid w:val="00684D82"/>
    <w:rsid w:val="00684D8A"/>
    <w:rsid w:val="006851EE"/>
    <w:rsid w:val="00685609"/>
    <w:rsid w:val="00685BBC"/>
    <w:rsid w:val="00685F6B"/>
    <w:rsid w:val="0069087F"/>
    <w:rsid w:val="00690F29"/>
    <w:rsid w:val="00691106"/>
    <w:rsid w:val="006911B2"/>
    <w:rsid w:val="00692209"/>
    <w:rsid w:val="00692499"/>
    <w:rsid w:val="00693BB2"/>
    <w:rsid w:val="0069434E"/>
    <w:rsid w:val="00694FC4"/>
    <w:rsid w:val="00694FCF"/>
    <w:rsid w:val="00695247"/>
    <w:rsid w:val="00695650"/>
    <w:rsid w:val="00695957"/>
    <w:rsid w:val="00696178"/>
    <w:rsid w:val="00696403"/>
    <w:rsid w:val="006966B4"/>
    <w:rsid w:val="00697794"/>
    <w:rsid w:val="00697A26"/>
    <w:rsid w:val="006A01EC"/>
    <w:rsid w:val="006A09DF"/>
    <w:rsid w:val="006A0A97"/>
    <w:rsid w:val="006A0E14"/>
    <w:rsid w:val="006A124F"/>
    <w:rsid w:val="006A15E1"/>
    <w:rsid w:val="006A2161"/>
    <w:rsid w:val="006A2242"/>
    <w:rsid w:val="006A3F51"/>
    <w:rsid w:val="006A470A"/>
    <w:rsid w:val="006A490C"/>
    <w:rsid w:val="006A56DA"/>
    <w:rsid w:val="006A5CF9"/>
    <w:rsid w:val="006A6503"/>
    <w:rsid w:val="006A65A5"/>
    <w:rsid w:val="006A718F"/>
    <w:rsid w:val="006A7895"/>
    <w:rsid w:val="006A79F0"/>
    <w:rsid w:val="006B10A5"/>
    <w:rsid w:val="006B1405"/>
    <w:rsid w:val="006B1743"/>
    <w:rsid w:val="006B1862"/>
    <w:rsid w:val="006B1CF9"/>
    <w:rsid w:val="006B1F0F"/>
    <w:rsid w:val="006B2A16"/>
    <w:rsid w:val="006B2D71"/>
    <w:rsid w:val="006B2DA5"/>
    <w:rsid w:val="006B4279"/>
    <w:rsid w:val="006B4416"/>
    <w:rsid w:val="006B5EDC"/>
    <w:rsid w:val="006B61B1"/>
    <w:rsid w:val="006B6208"/>
    <w:rsid w:val="006B7230"/>
    <w:rsid w:val="006B7DC1"/>
    <w:rsid w:val="006B7E3D"/>
    <w:rsid w:val="006C1A41"/>
    <w:rsid w:val="006C1EDA"/>
    <w:rsid w:val="006C282A"/>
    <w:rsid w:val="006C2D9B"/>
    <w:rsid w:val="006C32F5"/>
    <w:rsid w:val="006C3D7D"/>
    <w:rsid w:val="006C4581"/>
    <w:rsid w:val="006C5DF1"/>
    <w:rsid w:val="006C5EEF"/>
    <w:rsid w:val="006C659E"/>
    <w:rsid w:val="006C70D4"/>
    <w:rsid w:val="006C7283"/>
    <w:rsid w:val="006D097B"/>
    <w:rsid w:val="006D226E"/>
    <w:rsid w:val="006D237F"/>
    <w:rsid w:val="006D287B"/>
    <w:rsid w:val="006D40FD"/>
    <w:rsid w:val="006E00FD"/>
    <w:rsid w:val="006E07CB"/>
    <w:rsid w:val="006E09A8"/>
    <w:rsid w:val="006E0D23"/>
    <w:rsid w:val="006E2D98"/>
    <w:rsid w:val="006E30D1"/>
    <w:rsid w:val="006E33B5"/>
    <w:rsid w:val="006E3F73"/>
    <w:rsid w:val="006E4835"/>
    <w:rsid w:val="006E67BB"/>
    <w:rsid w:val="006E6B33"/>
    <w:rsid w:val="006E6EBF"/>
    <w:rsid w:val="006E74E8"/>
    <w:rsid w:val="006E7CFA"/>
    <w:rsid w:val="006F2AEF"/>
    <w:rsid w:val="006F32E3"/>
    <w:rsid w:val="006F4E3F"/>
    <w:rsid w:val="006F53B1"/>
    <w:rsid w:val="006F5687"/>
    <w:rsid w:val="006F5C93"/>
    <w:rsid w:val="006F7584"/>
    <w:rsid w:val="006F7B87"/>
    <w:rsid w:val="0070008C"/>
    <w:rsid w:val="00700999"/>
    <w:rsid w:val="007014C6"/>
    <w:rsid w:val="00701988"/>
    <w:rsid w:val="007021FD"/>
    <w:rsid w:val="00705AE1"/>
    <w:rsid w:val="00706182"/>
    <w:rsid w:val="00706ADC"/>
    <w:rsid w:val="00707C88"/>
    <w:rsid w:val="00707EB7"/>
    <w:rsid w:val="00710AE3"/>
    <w:rsid w:val="00711103"/>
    <w:rsid w:val="007112D0"/>
    <w:rsid w:val="00712A50"/>
    <w:rsid w:val="00713F78"/>
    <w:rsid w:val="00716146"/>
    <w:rsid w:val="00716279"/>
    <w:rsid w:val="007163ED"/>
    <w:rsid w:val="00716D51"/>
    <w:rsid w:val="007200F3"/>
    <w:rsid w:val="00720501"/>
    <w:rsid w:val="00720502"/>
    <w:rsid w:val="00721875"/>
    <w:rsid w:val="00724E71"/>
    <w:rsid w:val="0072549F"/>
    <w:rsid w:val="00726214"/>
    <w:rsid w:val="007309B9"/>
    <w:rsid w:val="007315DD"/>
    <w:rsid w:val="00733CC5"/>
    <w:rsid w:val="00734942"/>
    <w:rsid w:val="00736AA7"/>
    <w:rsid w:val="00736FA6"/>
    <w:rsid w:val="00737B0F"/>
    <w:rsid w:val="00741558"/>
    <w:rsid w:val="00741BA7"/>
    <w:rsid w:val="0074250D"/>
    <w:rsid w:val="007434A9"/>
    <w:rsid w:val="00744B43"/>
    <w:rsid w:val="00744D07"/>
    <w:rsid w:val="00745121"/>
    <w:rsid w:val="00745218"/>
    <w:rsid w:val="0074631E"/>
    <w:rsid w:val="00747005"/>
    <w:rsid w:val="00747344"/>
    <w:rsid w:val="007502A3"/>
    <w:rsid w:val="00750561"/>
    <w:rsid w:val="007510B4"/>
    <w:rsid w:val="00751F51"/>
    <w:rsid w:val="0075260D"/>
    <w:rsid w:val="00753147"/>
    <w:rsid w:val="00753A5C"/>
    <w:rsid w:val="0075411E"/>
    <w:rsid w:val="00754D9A"/>
    <w:rsid w:val="00754FC4"/>
    <w:rsid w:val="00755296"/>
    <w:rsid w:val="0075563D"/>
    <w:rsid w:val="00756125"/>
    <w:rsid w:val="0075612E"/>
    <w:rsid w:val="00756862"/>
    <w:rsid w:val="007573FB"/>
    <w:rsid w:val="0075779A"/>
    <w:rsid w:val="00757DC9"/>
    <w:rsid w:val="00760705"/>
    <w:rsid w:val="0076077F"/>
    <w:rsid w:val="0076079A"/>
    <w:rsid w:val="00760B7E"/>
    <w:rsid w:val="00761B73"/>
    <w:rsid w:val="00761F1E"/>
    <w:rsid w:val="00762F8D"/>
    <w:rsid w:val="00763687"/>
    <w:rsid w:val="00764115"/>
    <w:rsid w:val="00764845"/>
    <w:rsid w:val="007648ED"/>
    <w:rsid w:val="007650B3"/>
    <w:rsid w:val="00765122"/>
    <w:rsid w:val="007662AD"/>
    <w:rsid w:val="00770D67"/>
    <w:rsid w:val="00771153"/>
    <w:rsid w:val="007726B6"/>
    <w:rsid w:val="00772F81"/>
    <w:rsid w:val="0077479E"/>
    <w:rsid w:val="007756BA"/>
    <w:rsid w:val="00775768"/>
    <w:rsid w:val="00776CF5"/>
    <w:rsid w:val="00780012"/>
    <w:rsid w:val="00780194"/>
    <w:rsid w:val="00780B00"/>
    <w:rsid w:val="0078205A"/>
    <w:rsid w:val="007825B3"/>
    <w:rsid w:val="00784977"/>
    <w:rsid w:val="00785837"/>
    <w:rsid w:val="00785897"/>
    <w:rsid w:val="00785987"/>
    <w:rsid w:val="00785D08"/>
    <w:rsid w:val="00785DFE"/>
    <w:rsid w:val="007860FB"/>
    <w:rsid w:val="007861AC"/>
    <w:rsid w:val="00786FE2"/>
    <w:rsid w:val="00787B02"/>
    <w:rsid w:val="00791D6D"/>
    <w:rsid w:val="0079321D"/>
    <w:rsid w:val="007934EF"/>
    <w:rsid w:val="007936F9"/>
    <w:rsid w:val="007941D7"/>
    <w:rsid w:val="0079439C"/>
    <w:rsid w:val="00794769"/>
    <w:rsid w:val="00794B82"/>
    <w:rsid w:val="007960CC"/>
    <w:rsid w:val="00797388"/>
    <w:rsid w:val="00797BF3"/>
    <w:rsid w:val="00797DA4"/>
    <w:rsid w:val="007A066D"/>
    <w:rsid w:val="007A0BD0"/>
    <w:rsid w:val="007A1410"/>
    <w:rsid w:val="007A23CB"/>
    <w:rsid w:val="007A51D9"/>
    <w:rsid w:val="007A559D"/>
    <w:rsid w:val="007A5F3D"/>
    <w:rsid w:val="007A6330"/>
    <w:rsid w:val="007B00B5"/>
    <w:rsid w:val="007B05D6"/>
    <w:rsid w:val="007B08CE"/>
    <w:rsid w:val="007B0EB9"/>
    <w:rsid w:val="007B1221"/>
    <w:rsid w:val="007B266B"/>
    <w:rsid w:val="007B29A6"/>
    <w:rsid w:val="007B35A3"/>
    <w:rsid w:val="007B604D"/>
    <w:rsid w:val="007B6579"/>
    <w:rsid w:val="007B65C6"/>
    <w:rsid w:val="007B6622"/>
    <w:rsid w:val="007B678C"/>
    <w:rsid w:val="007B69FD"/>
    <w:rsid w:val="007B6F5B"/>
    <w:rsid w:val="007B7487"/>
    <w:rsid w:val="007C0157"/>
    <w:rsid w:val="007C0613"/>
    <w:rsid w:val="007C1B9F"/>
    <w:rsid w:val="007C22C4"/>
    <w:rsid w:val="007C23BE"/>
    <w:rsid w:val="007C2555"/>
    <w:rsid w:val="007C2588"/>
    <w:rsid w:val="007C2F98"/>
    <w:rsid w:val="007C4446"/>
    <w:rsid w:val="007C4D16"/>
    <w:rsid w:val="007C5F23"/>
    <w:rsid w:val="007C60C7"/>
    <w:rsid w:val="007C6A96"/>
    <w:rsid w:val="007C6B65"/>
    <w:rsid w:val="007C6D5F"/>
    <w:rsid w:val="007C761D"/>
    <w:rsid w:val="007C77B1"/>
    <w:rsid w:val="007D1D2F"/>
    <w:rsid w:val="007D350A"/>
    <w:rsid w:val="007D37EB"/>
    <w:rsid w:val="007D4BFF"/>
    <w:rsid w:val="007D5192"/>
    <w:rsid w:val="007D7579"/>
    <w:rsid w:val="007D75DB"/>
    <w:rsid w:val="007D7E5F"/>
    <w:rsid w:val="007E09B4"/>
    <w:rsid w:val="007E127E"/>
    <w:rsid w:val="007E1F07"/>
    <w:rsid w:val="007E2EE5"/>
    <w:rsid w:val="007E4839"/>
    <w:rsid w:val="007E4D33"/>
    <w:rsid w:val="007E62E2"/>
    <w:rsid w:val="007E637E"/>
    <w:rsid w:val="007E6830"/>
    <w:rsid w:val="007E6C18"/>
    <w:rsid w:val="007E7478"/>
    <w:rsid w:val="007F1269"/>
    <w:rsid w:val="007F257B"/>
    <w:rsid w:val="007F34CF"/>
    <w:rsid w:val="007F360D"/>
    <w:rsid w:val="007F6B8D"/>
    <w:rsid w:val="007F74D4"/>
    <w:rsid w:val="007F7596"/>
    <w:rsid w:val="008017CE"/>
    <w:rsid w:val="00801D81"/>
    <w:rsid w:val="00802F23"/>
    <w:rsid w:val="00804609"/>
    <w:rsid w:val="00804AC5"/>
    <w:rsid w:val="008053D3"/>
    <w:rsid w:val="008057F5"/>
    <w:rsid w:val="00807F59"/>
    <w:rsid w:val="0081007B"/>
    <w:rsid w:val="00811290"/>
    <w:rsid w:val="00811BDA"/>
    <w:rsid w:val="00813AC9"/>
    <w:rsid w:val="00813D10"/>
    <w:rsid w:val="00814032"/>
    <w:rsid w:val="00814DB0"/>
    <w:rsid w:val="00815538"/>
    <w:rsid w:val="008157BD"/>
    <w:rsid w:val="00816D96"/>
    <w:rsid w:val="00816DFD"/>
    <w:rsid w:val="00816FDC"/>
    <w:rsid w:val="0082055F"/>
    <w:rsid w:val="00820ADB"/>
    <w:rsid w:val="00821156"/>
    <w:rsid w:val="00821937"/>
    <w:rsid w:val="00821BE9"/>
    <w:rsid w:val="00823188"/>
    <w:rsid w:val="00823382"/>
    <w:rsid w:val="00823456"/>
    <w:rsid w:val="00824BDF"/>
    <w:rsid w:val="0082627C"/>
    <w:rsid w:val="00826E92"/>
    <w:rsid w:val="00827815"/>
    <w:rsid w:val="00827F33"/>
    <w:rsid w:val="008303F5"/>
    <w:rsid w:val="008320F6"/>
    <w:rsid w:val="008336C2"/>
    <w:rsid w:val="008339F2"/>
    <w:rsid w:val="00833D1A"/>
    <w:rsid w:val="0083426F"/>
    <w:rsid w:val="00835C06"/>
    <w:rsid w:val="00835D54"/>
    <w:rsid w:val="00836076"/>
    <w:rsid w:val="00837CCB"/>
    <w:rsid w:val="008403EA"/>
    <w:rsid w:val="008410DB"/>
    <w:rsid w:val="00841493"/>
    <w:rsid w:val="008427A2"/>
    <w:rsid w:val="00842E74"/>
    <w:rsid w:val="00843225"/>
    <w:rsid w:val="00843773"/>
    <w:rsid w:val="00844680"/>
    <w:rsid w:val="00844981"/>
    <w:rsid w:val="00844C81"/>
    <w:rsid w:val="00844FD4"/>
    <w:rsid w:val="00845EAF"/>
    <w:rsid w:val="0084789F"/>
    <w:rsid w:val="00850A2C"/>
    <w:rsid w:val="008514C2"/>
    <w:rsid w:val="00852690"/>
    <w:rsid w:val="00853AB6"/>
    <w:rsid w:val="00853C20"/>
    <w:rsid w:val="00854260"/>
    <w:rsid w:val="008548E6"/>
    <w:rsid w:val="00854B03"/>
    <w:rsid w:val="008552A7"/>
    <w:rsid w:val="00855CE0"/>
    <w:rsid w:val="0085637E"/>
    <w:rsid w:val="008576BC"/>
    <w:rsid w:val="00857D27"/>
    <w:rsid w:val="0086130D"/>
    <w:rsid w:val="00861689"/>
    <w:rsid w:val="00861765"/>
    <w:rsid w:val="00861B6B"/>
    <w:rsid w:val="00861C19"/>
    <w:rsid w:val="00862846"/>
    <w:rsid w:val="00863DD3"/>
    <w:rsid w:val="00864C2C"/>
    <w:rsid w:val="008651BC"/>
    <w:rsid w:val="00865F2D"/>
    <w:rsid w:val="008663C2"/>
    <w:rsid w:val="008670F8"/>
    <w:rsid w:val="0086730D"/>
    <w:rsid w:val="00867DD9"/>
    <w:rsid w:val="008704C9"/>
    <w:rsid w:val="00871D46"/>
    <w:rsid w:val="00871E78"/>
    <w:rsid w:val="00874316"/>
    <w:rsid w:val="008773EE"/>
    <w:rsid w:val="00877EF0"/>
    <w:rsid w:val="008800EF"/>
    <w:rsid w:val="00880320"/>
    <w:rsid w:val="008806B7"/>
    <w:rsid w:val="008809FA"/>
    <w:rsid w:val="008810DF"/>
    <w:rsid w:val="008824C6"/>
    <w:rsid w:val="00882C70"/>
    <w:rsid w:val="0088307C"/>
    <w:rsid w:val="00883F5F"/>
    <w:rsid w:val="008849D8"/>
    <w:rsid w:val="00884CA0"/>
    <w:rsid w:val="00886401"/>
    <w:rsid w:val="00886F1A"/>
    <w:rsid w:val="00890B52"/>
    <w:rsid w:val="008926B5"/>
    <w:rsid w:val="00892A60"/>
    <w:rsid w:val="00893ABA"/>
    <w:rsid w:val="00893B4E"/>
    <w:rsid w:val="00895D05"/>
    <w:rsid w:val="00895E67"/>
    <w:rsid w:val="00896259"/>
    <w:rsid w:val="00896280"/>
    <w:rsid w:val="0089712A"/>
    <w:rsid w:val="00897264"/>
    <w:rsid w:val="00897F77"/>
    <w:rsid w:val="008A0092"/>
    <w:rsid w:val="008A28BC"/>
    <w:rsid w:val="008A38AC"/>
    <w:rsid w:val="008A4569"/>
    <w:rsid w:val="008A4DF0"/>
    <w:rsid w:val="008A5C38"/>
    <w:rsid w:val="008A69E8"/>
    <w:rsid w:val="008A737D"/>
    <w:rsid w:val="008A7A74"/>
    <w:rsid w:val="008B1AD7"/>
    <w:rsid w:val="008B245D"/>
    <w:rsid w:val="008B24A3"/>
    <w:rsid w:val="008B2D33"/>
    <w:rsid w:val="008B398C"/>
    <w:rsid w:val="008B3BAE"/>
    <w:rsid w:val="008B4074"/>
    <w:rsid w:val="008B4477"/>
    <w:rsid w:val="008B521D"/>
    <w:rsid w:val="008B5C43"/>
    <w:rsid w:val="008B6CAF"/>
    <w:rsid w:val="008B7A26"/>
    <w:rsid w:val="008B7CDC"/>
    <w:rsid w:val="008C02ED"/>
    <w:rsid w:val="008C05C9"/>
    <w:rsid w:val="008C142A"/>
    <w:rsid w:val="008C265B"/>
    <w:rsid w:val="008C2CF9"/>
    <w:rsid w:val="008C2F91"/>
    <w:rsid w:val="008C50A3"/>
    <w:rsid w:val="008C57AC"/>
    <w:rsid w:val="008C79D3"/>
    <w:rsid w:val="008D02AA"/>
    <w:rsid w:val="008D0570"/>
    <w:rsid w:val="008D05C5"/>
    <w:rsid w:val="008D0B16"/>
    <w:rsid w:val="008D1184"/>
    <w:rsid w:val="008D1190"/>
    <w:rsid w:val="008D14AF"/>
    <w:rsid w:val="008D16B4"/>
    <w:rsid w:val="008D1F63"/>
    <w:rsid w:val="008D32CC"/>
    <w:rsid w:val="008D3E05"/>
    <w:rsid w:val="008D5A2A"/>
    <w:rsid w:val="008E22DF"/>
    <w:rsid w:val="008E2423"/>
    <w:rsid w:val="008E2C54"/>
    <w:rsid w:val="008E4237"/>
    <w:rsid w:val="008E4600"/>
    <w:rsid w:val="008E58ED"/>
    <w:rsid w:val="008E617C"/>
    <w:rsid w:val="008E6278"/>
    <w:rsid w:val="008F008B"/>
    <w:rsid w:val="008F02F3"/>
    <w:rsid w:val="008F058D"/>
    <w:rsid w:val="008F0685"/>
    <w:rsid w:val="008F1010"/>
    <w:rsid w:val="008F1328"/>
    <w:rsid w:val="008F137C"/>
    <w:rsid w:val="008F1F64"/>
    <w:rsid w:val="008F20F3"/>
    <w:rsid w:val="008F2739"/>
    <w:rsid w:val="008F2A38"/>
    <w:rsid w:val="008F37F6"/>
    <w:rsid w:val="008F4089"/>
    <w:rsid w:val="008F4573"/>
    <w:rsid w:val="008F68E7"/>
    <w:rsid w:val="008F7106"/>
    <w:rsid w:val="008F7DBB"/>
    <w:rsid w:val="00900045"/>
    <w:rsid w:val="00902938"/>
    <w:rsid w:val="00902B20"/>
    <w:rsid w:val="00902B9F"/>
    <w:rsid w:val="00902CE3"/>
    <w:rsid w:val="0090326F"/>
    <w:rsid w:val="0090328E"/>
    <w:rsid w:val="00903498"/>
    <w:rsid w:val="00905DE2"/>
    <w:rsid w:val="0090610B"/>
    <w:rsid w:val="00910E22"/>
    <w:rsid w:val="009111A0"/>
    <w:rsid w:val="00911D33"/>
    <w:rsid w:val="009120FB"/>
    <w:rsid w:val="009134DE"/>
    <w:rsid w:val="009138B8"/>
    <w:rsid w:val="0091392C"/>
    <w:rsid w:val="00914EB2"/>
    <w:rsid w:val="0091573C"/>
    <w:rsid w:val="00917D48"/>
    <w:rsid w:val="00917D87"/>
    <w:rsid w:val="009200B8"/>
    <w:rsid w:val="009200F6"/>
    <w:rsid w:val="009209B8"/>
    <w:rsid w:val="00920CA3"/>
    <w:rsid w:val="0092168A"/>
    <w:rsid w:val="0092243B"/>
    <w:rsid w:val="009228F9"/>
    <w:rsid w:val="009257A3"/>
    <w:rsid w:val="009257DD"/>
    <w:rsid w:val="00926346"/>
    <w:rsid w:val="00927DF8"/>
    <w:rsid w:val="00930A61"/>
    <w:rsid w:val="009310F0"/>
    <w:rsid w:val="00932A6E"/>
    <w:rsid w:val="00932D22"/>
    <w:rsid w:val="0093312B"/>
    <w:rsid w:val="00933748"/>
    <w:rsid w:val="0093441E"/>
    <w:rsid w:val="00934B12"/>
    <w:rsid w:val="00936AB0"/>
    <w:rsid w:val="0094059F"/>
    <w:rsid w:val="009414C7"/>
    <w:rsid w:val="009426CC"/>
    <w:rsid w:val="0094333A"/>
    <w:rsid w:val="00943767"/>
    <w:rsid w:val="00943B5D"/>
    <w:rsid w:val="00943EE9"/>
    <w:rsid w:val="00944C24"/>
    <w:rsid w:val="00945CF9"/>
    <w:rsid w:val="0094616F"/>
    <w:rsid w:val="00946D08"/>
    <w:rsid w:val="00950275"/>
    <w:rsid w:val="00952868"/>
    <w:rsid w:val="009529E2"/>
    <w:rsid w:val="00953773"/>
    <w:rsid w:val="00953823"/>
    <w:rsid w:val="00953C89"/>
    <w:rsid w:val="00953C9A"/>
    <w:rsid w:val="00955BA0"/>
    <w:rsid w:val="00956589"/>
    <w:rsid w:val="009568F0"/>
    <w:rsid w:val="00957E1F"/>
    <w:rsid w:val="00957EC8"/>
    <w:rsid w:val="00960422"/>
    <w:rsid w:val="00960F2D"/>
    <w:rsid w:val="00961204"/>
    <w:rsid w:val="00961939"/>
    <w:rsid w:val="009623C1"/>
    <w:rsid w:val="00962B47"/>
    <w:rsid w:val="00963218"/>
    <w:rsid w:val="00963355"/>
    <w:rsid w:val="009634E0"/>
    <w:rsid w:val="00963C3F"/>
    <w:rsid w:val="009644FC"/>
    <w:rsid w:val="00966C0D"/>
    <w:rsid w:val="0096787B"/>
    <w:rsid w:val="00970BB4"/>
    <w:rsid w:val="00971D90"/>
    <w:rsid w:val="00971DBF"/>
    <w:rsid w:val="00972C94"/>
    <w:rsid w:val="00973371"/>
    <w:rsid w:val="00973EBB"/>
    <w:rsid w:val="00974A74"/>
    <w:rsid w:val="00974CF9"/>
    <w:rsid w:val="009768A9"/>
    <w:rsid w:val="00977643"/>
    <w:rsid w:val="00977B56"/>
    <w:rsid w:val="00980883"/>
    <w:rsid w:val="00982B08"/>
    <w:rsid w:val="009834F8"/>
    <w:rsid w:val="009839FF"/>
    <w:rsid w:val="00983D82"/>
    <w:rsid w:val="00984919"/>
    <w:rsid w:val="00986055"/>
    <w:rsid w:val="00986711"/>
    <w:rsid w:val="009867F6"/>
    <w:rsid w:val="009869B8"/>
    <w:rsid w:val="009901D3"/>
    <w:rsid w:val="00990B23"/>
    <w:rsid w:val="00990CCC"/>
    <w:rsid w:val="0099311C"/>
    <w:rsid w:val="0099343E"/>
    <w:rsid w:val="00993724"/>
    <w:rsid w:val="009937F1"/>
    <w:rsid w:val="00993C85"/>
    <w:rsid w:val="00993CF0"/>
    <w:rsid w:val="00993E03"/>
    <w:rsid w:val="00994200"/>
    <w:rsid w:val="0099426C"/>
    <w:rsid w:val="00995A71"/>
    <w:rsid w:val="0099653A"/>
    <w:rsid w:val="00997ACE"/>
    <w:rsid w:val="00997DB6"/>
    <w:rsid w:val="009A010F"/>
    <w:rsid w:val="009A0122"/>
    <w:rsid w:val="009A02FD"/>
    <w:rsid w:val="009A1154"/>
    <w:rsid w:val="009A1A6C"/>
    <w:rsid w:val="009A218D"/>
    <w:rsid w:val="009A2D63"/>
    <w:rsid w:val="009A37B5"/>
    <w:rsid w:val="009A39C4"/>
    <w:rsid w:val="009A3A13"/>
    <w:rsid w:val="009A3C04"/>
    <w:rsid w:val="009A3D19"/>
    <w:rsid w:val="009A56D4"/>
    <w:rsid w:val="009A6FA2"/>
    <w:rsid w:val="009B1463"/>
    <w:rsid w:val="009B1626"/>
    <w:rsid w:val="009B23C2"/>
    <w:rsid w:val="009B3101"/>
    <w:rsid w:val="009B44BA"/>
    <w:rsid w:val="009B44EB"/>
    <w:rsid w:val="009B59E5"/>
    <w:rsid w:val="009B73C7"/>
    <w:rsid w:val="009C07F8"/>
    <w:rsid w:val="009C2319"/>
    <w:rsid w:val="009C4551"/>
    <w:rsid w:val="009C4659"/>
    <w:rsid w:val="009C5B04"/>
    <w:rsid w:val="009C5F22"/>
    <w:rsid w:val="009D04EC"/>
    <w:rsid w:val="009D0EF0"/>
    <w:rsid w:val="009D0F16"/>
    <w:rsid w:val="009D12EC"/>
    <w:rsid w:val="009D234F"/>
    <w:rsid w:val="009D2405"/>
    <w:rsid w:val="009D28A5"/>
    <w:rsid w:val="009D2F1D"/>
    <w:rsid w:val="009D34B4"/>
    <w:rsid w:val="009D36DB"/>
    <w:rsid w:val="009D417D"/>
    <w:rsid w:val="009D435D"/>
    <w:rsid w:val="009D524F"/>
    <w:rsid w:val="009D5640"/>
    <w:rsid w:val="009D58D2"/>
    <w:rsid w:val="009D5C10"/>
    <w:rsid w:val="009D5EAF"/>
    <w:rsid w:val="009D69EF"/>
    <w:rsid w:val="009D6E69"/>
    <w:rsid w:val="009D756F"/>
    <w:rsid w:val="009D78B8"/>
    <w:rsid w:val="009D7EEE"/>
    <w:rsid w:val="009E0490"/>
    <w:rsid w:val="009E105B"/>
    <w:rsid w:val="009E151F"/>
    <w:rsid w:val="009E2437"/>
    <w:rsid w:val="009E26B7"/>
    <w:rsid w:val="009E29EB"/>
    <w:rsid w:val="009E3AC2"/>
    <w:rsid w:val="009E3C33"/>
    <w:rsid w:val="009E3F7A"/>
    <w:rsid w:val="009E4029"/>
    <w:rsid w:val="009E446C"/>
    <w:rsid w:val="009E4557"/>
    <w:rsid w:val="009E5939"/>
    <w:rsid w:val="009E5C24"/>
    <w:rsid w:val="009E604E"/>
    <w:rsid w:val="009E63B3"/>
    <w:rsid w:val="009E7188"/>
    <w:rsid w:val="009E78D2"/>
    <w:rsid w:val="009E7C4E"/>
    <w:rsid w:val="009F145A"/>
    <w:rsid w:val="009F1D64"/>
    <w:rsid w:val="009F2F5C"/>
    <w:rsid w:val="009F5464"/>
    <w:rsid w:val="009F5696"/>
    <w:rsid w:val="009F5DEF"/>
    <w:rsid w:val="009F5E2F"/>
    <w:rsid w:val="009F5FE5"/>
    <w:rsid w:val="009F746F"/>
    <w:rsid w:val="009F7862"/>
    <w:rsid w:val="009F7B01"/>
    <w:rsid w:val="009F7DA6"/>
    <w:rsid w:val="009F7E94"/>
    <w:rsid w:val="00A00979"/>
    <w:rsid w:val="00A01D1E"/>
    <w:rsid w:val="00A026E3"/>
    <w:rsid w:val="00A02B14"/>
    <w:rsid w:val="00A02CC2"/>
    <w:rsid w:val="00A04377"/>
    <w:rsid w:val="00A05443"/>
    <w:rsid w:val="00A05C23"/>
    <w:rsid w:val="00A06318"/>
    <w:rsid w:val="00A068FF"/>
    <w:rsid w:val="00A069BD"/>
    <w:rsid w:val="00A0763F"/>
    <w:rsid w:val="00A10644"/>
    <w:rsid w:val="00A11300"/>
    <w:rsid w:val="00A11402"/>
    <w:rsid w:val="00A16619"/>
    <w:rsid w:val="00A16734"/>
    <w:rsid w:val="00A1675A"/>
    <w:rsid w:val="00A16E69"/>
    <w:rsid w:val="00A218AE"/>
    <w:rsid w:val="00A22287"/>
    <w:rsid w:val="00A2236B"/>
    <w:rsid w:val="00A225F6"/>
    <w:rsid w:val="00A228CD"/>
    <w:rsid w:val="00A24512"/>
    <w:rsid w:val="00A2456C"/>
    <w:rsid w:val="00A260DF"/>
    <w:rsid w:val="00A26B7E"/>
    <w:rsid w:val="00A26E9A"/>
    <w:rsid w:val="00A27A1D"/>
    <w:rsid w:val="00A31A22"/>
    <w:rsid w:val="00A31B7A"/>
    <w:rsid w:val="00A31D5B"/>
    <w:rsid w:val="00A328F6"/>
    <w:rsid w:val="00A3322D"/>
    <w:rsid w:val="00A34090"/>
    <w:rsid w:val="00A34105"/>
    <w:rsid w:val="00A34F16"/>
    <w:rsid w:val="00A3579C"/>
    <w:rsid w:val="00A368DF"/>
    <w:rsid w:val="00A37D33"/>
    <w:rsid w:val="00A37E09"/>
    <w:rsid w:val="00A400F5"/>
    <w:rsid w:val="00A40D9B"/>
    <w:rsid w:val="00A41668"/>
    <w:rsid w:val="00A4202A"/>
    <w:rsid w:val="00A4272A"/>
    <w:rsid w:val="00A43473"/>
    <w:rsid w:val="00A4353D"/>
    <w:rsid w:val="00A44B7A"/>
    <w:rsid w:val="00A44D99"/>
    <w:rsid w:val="00A44F0F"/>
    <w:rsid w:val="00A45373"/>
    <w:rsid w:val="00A45CEE"/>
    <w:rsid w:val="00A460DC"/>
    <w:rsid w:val="00A4731B"/>
    <w:rsid w:val="00A47920"/>
    <w:rsid w:val="00A47EFF"/>
    <w:rsid w:val="00A519DD"/>
    <w:rsid w:val="00A52BBF"/>
    <w:rsid w:val="00A54910"/>
    <w:rsid w:val="00A556C1"/>
    <w:rsid w:val="00A57850"/>
    <w:rsid w:val="00A57CC7"/>
    <w:rsid w:val="00A57DE3"/>
    <w:rsid w:val="00A601F0"/>
    <w:rsid w:val="00A621F3"/>
    <w:rsid w:val="00A62E10"/>
    <w:rsid w:val="00A635BD"/>
    <w:rsid w:val="00A63625"/>
    <w:rsid w:val="00A642A3"/>
    <w:rsid w:val="00A65014"/>
    <w:rsid w:val="00A66A1C"/>
    <w:rsid w:val="00A66DFD"/>
    <w:rsid w:val="00A671C0"/>
    <w:rsid w:val="00A675EB"/>
    <w:rsid w:val="00A67A00"/>
    <w:rsid w:val="00A70929"/>
    <w:rsid w:val="00A71696"/>
    <w:rsid w:val="00A7176E"/>
    <w:rsid w:val="00A71BE4"/>
    <w:rsid w:val="00A72CC2"/>
    <w:rsid w:val="00A73B87"/>
    <w:rsid w:val="00A73CD6"/>
    <w:rsid w:val="00A73F27"/>
    <w:rsid w:val="00A7539F"/>
    <w:rsid w:val="00A774EC"/>
    <w:rsid w:val="00A77902"/>
    <w:rsid w:val="00A822DB"/>
    <w:rsid w:val="00A83EB8"/>
    <w:rsid w:val="00A83F28"/>
    <w:rsid w:val="00A84B71"/>
    <w:rsid w:val="00A84D12"/>
    <w:rsid w:val="00A861E9"/>
    <w:rsid w:val="00A8674B"/>
    <w:rsid w:val="00A86D1B"/>
    <w:rsid w:val="00A8757E"/>
    <w:rsid w:val="00A900BC"/>
    <w:rsid w:val="00A904F4"/>
    <w:rsid w:val="00A9081D"/>
    <w:rsid w:val="00A9089B"/>
    <w:rsid w:val="00A9174B"/>
    <w:rsid w:val="00A919BA"/>
    <w:rsid w:val="00A9259C"/>
    <w:rsid w:val="00A92D86"/>
    <w:rsid w:val="00A93BCB"/>
    <w:rsid w:val="00A94C1D"/>
    <w:rsid w:val="00A95A7F"/>
    <w:rsid w:val="00A95B6C"/>
    <w:rsid w:val="00A95DFE"/>
    <w:rsid w:val="00A96DCD"/>
    <w:rsid w:val="00A97859"/>
    <w:rsid w:val="00AA08DA"/>
    <w:rsid w:val="00AA0F95"/>
    <w:rsid w:val="00AA181C"/>
    <w:rsid w:val="00AA2871"/>
    <w:rsid w:val="00AA3193"/>
    <w:rsid w:val="00AA3338"/>
    <w:rsid w:val="00AA3E64"/>
    <w:rsid w:val="00AA5000"/>
    <w:rsid w:val="00AA5195"/>
    <w:rsid w:val="00AA5C18"/>
    <w:rsid w:val="00AA608F"/>
    <w:rsid w:val="00AA68F8"/>
    <w:rsid w:val="00AA6BAF"/>
    <w:rsid w:val="00AA6CE7"/>
    <w:rsid w:val="00AA7E6D"/>
    <w:rsid w:val="00AB2488"/>
    <w:rsid w:val="00AB2ADE"/>
    <w:rsid w:val="00AB33E8"/>
    <w:rsid w:val="00AB4573"/>
    <w:rsid w:val="00AB4963"/>
    <w:rsid w:val="00AB5202"/>
    <w:rsid w:val="00AB5DE6"/>
    <w:rsid w:val="00AB61B8"/>
    <w:rsid w:val="00AB7663"/>
    <w:rsid w:val="00AC02A3"/>
    <w:rsid w:val="00AC11B5"/>
    <w:rsid w:val="00AC2572"/>
    <w:rsid w:val="00AC304B"/>
    <w:rsid w:val="00AC35B9"/>
    <w:rsid w:val="00AC471B"/>
    <w:rsid w:val="00AC477D"/>
    <w:rsid w:val="00AC4AD9"/>
    <w:rsid w:val="00AC4FDA"/>
    <w:rsid w:val="00AC619B"/>
    <w:rsid w:val="00AC6AE3"/>
    <w:rsid w:val="00AC76B8"/>
    <w:rsid w:val="00AD0018"/>
    <w:rsid w:val="00AD0210"/>
    <w:rsid w:val="00AD0DF7"/>
    <w:rsid w:val="00AD2EC2"/>
    <w:rsid w:val="00AD364A"/>
    <w:rsid w:val="00AD4232"/>
    <w:rsid w:val="00AD4CF1"/>
    <w:rsid w:val="00AD56DE"/>
    <w:rsid w:val="00AD5E49"/>
    <w:rsid w:val="00AD64C6"/>
    <w:rsid w:val="00AD6DD2"/>
    <w:rsid w:val="00AD7578"/>
    <w:rsid w:val="00AD783B"/>
    <w:rsid w:val="00AE057B"/>
    <w:rsid w:val="00AE0D6B"/>
    <w:rsid w:val="00AE1666"/>
    <w:rsid w:val="00AE16C3"/>
    <w:rsid w:val="00AE2AEA"/>
    <w:rsid w:val="00AE3C38"/>
    <w:rsid w:val="00AE471E"/>
    <w:rsid w:val="00AE47FD"/>
    <w:rsid w:val="00AE577E"/>
    <w:rsid w:val="00AE6299"/>
    <w:rsid w:val="00AE6437"/>
    <w:rsid w:val="00AE66D5"/>
    <w:rsid w:val="00AE7195"/>
    <w:rsid w:val="00AE762D"/>
    <w:rsid w:val="00AE7BF2"/>
    <w:rsid w:val="00AF06E5"/>
    <w:rsid w:val="00AF0FCC"/>
    <w:rsid w:val="00AF10C7"/>
    <w:rsid w:val="00AF1327"/>
    <w:rsid w:val="00AF2243"/>
    <w:rsid w:val="00AF23CF"/>
    <w:rsid w:val="00AF290F"/>
    <w:rsid w:val="00AF29D6"/>
    <w:rsid w:val="00AF2A73"/>
    <w:rsid w:val="00AF2AD4"/>
    <w:rsid w:val="00AF3354"/>
    <w:rsid w:val="00AF42E4"/>
    <w:rsid w:val="00AF4FBB"/>
    <w:rsid w:val="00AF5027"/>
    <w:rsid w:val="00AF5B76"/>
    <w:rsid w:val="00AF5C30"/>
    <w:rsid w:val="00AF6B04"/>
    <w:rsid w:val="00AF6F1C"/>
    <w:rsid w:val="00AF71C0"/>
    <w:rsid w:val="00AF7B70"/>
    <w:rsid w:val="00AF7EAA"/>
    <w:rsid w:val="00B00AAD"/>
    <w:rsid w:val="00B01949"/>
    <w:rsid w:val="00B021B2"/>
    <w:rsid w:val="00B0287C"/>
    <w:rsid w:val="00B02CC1"/>
    <w:rsid w:val="00B02CCC"/>
    <w:rsid w:val="00B049E6"/>
    <w:rsid w:val="00B05E5F"/>
    <w:rsid w:val="00B06267"/>
    <w:rsid w:val="00B0654B"/>
    <w:rsid w:val="00B072FB"/>
    <w:rsid w:val="00B0759B"/>
    <w:rsid w:val="00B07695"/>
    <w:rsid w:val="00B103A9"/>
    <w:rsid w:val="00B1054F"/>
    <w:rsid w:val="00B10A8A"/>
    <w:rsid w:val="00B11977"/>
    <w:rsid w:val="00B13804"/>
    <w:rsid w:val="00B1481E"/>
    <w:rsid w:val="00B14BFD"/>
    <w:rsid w:val="00B15BDC"/>
    <w:rsid w:val="00B15FAD"/>
    <w:rsid w:val="00B165E9"/>
    <w:rsid w:val="00B166C2"/>
    <w:rsid w:val="00B17427"/>
    <w:rsid w:val="00B1789D"/>
    <w:rsid w:val="00B17C9B"/>
    <w:rsid w:val="00B17CE3"/>
    <w:rsid w:val="00B2010F"/>
    <w:rsid w:val="00B21DBE"/>
    <w:rsid w:val="00B24057"/>
    <w:rsid w:val="00B24B2D"/>
    <w:rsid w:val="00B24B3A"/>
    <w:rsid w:val="00B24CFA"/>
    <w:rsid w:val="00B24EE3"/>
    <w:rsid w:val="00B2515F"/>
    <w:rsid w:val="00B25425"/>
    <w:rsid w:val="00B26A95"/>
    <w:rsid w:val="00B27329"/>
    <w:rsid w:val="00B2739D"/>
    <w:rsid w:val="00B3014E"/>
    <w:rsid w:val="00B304BF"/>
    <w:rsid w:val="00B308A5"/>
    <w:rsid w:val="00B31B44"/>
    <w:rsid w:val="00B31ED9"/>
    <w:rsid w:val="00B35A3D"/>
    <w:rsid w:val="00B35C0D"/>
    <w:rsid w:val="00B37240"/>
    <w:rsid w:val="00B37729"/>
    <w:rsid w:val="00B379D2"/>
    <w:rsid w:val="00B37D91"/>
    <w:rsid w:val="00B4181B"/>
    <w:rsid w:val="00B422C0"/>
    <w:rsid w:val="00B43D54"/>
    <w:rsid w:val="00B44458"/>
    <w:rsid w:val="00B44C2A"/>
    <w:rsid w:val="00B44F80"/>
    <w:rsid w:val="00B45511"/>
    <w:rsid w:val="00B45699"/>
    <w:rsid w:val="00B46453"/>
    <w:rsid w:val="00B46FE3"/>
    <w:rsid w:val="00B51642"/>
    <w:rsid w:val="00B5194A"/>
    <w:rsid w:val="00B52D54"/>
    <w:rsid w:val="00B530A7"/>
    <w:rsid w:val="00B53238"/>
    <w:rsid w:val="00B55EB2"/>
    <w:rsid w:val="00B56123"/>
    <w:rsid w:val="00B56226"/>
    <w:rsid w:val="00B568C6"/>
    <w:rsid w:val="00B569E1"/>
    <w:rsid w:val="00B57DCC"/>
    <w:rsid w:val="00B60A71"/>
    <w:rsid w:val="00B60D32"/>
    <w:rsid w:val="00B61070"/>
    <w:rsid w:val="00B615D5"/>
    <w:rsid w:val="00B62148"/>
    <w:rsid w:val="00B636DF"/>
    <w:rsid w:val="00B6376D"/>
    <w:rsid w:val="00B646DB"/>
    <w:rsid w:val="00B6576F"/>
    <w:rsid w:val="00B665FB"/>
    <w:rsid w:val="00B66EA9"/>
    <w:rsid w:val="00B6791F"/>
    <w:rsid w:val="00B679AE"/>
    <w:rsid w:val="00B705F9"/>
    <w:rsid w:val="00B71D15"/>
    <w:rsid w:val="00B72443"/>
    <w:rsid w:val="00B73BD0"/>
    <w:rsid w:val="00B76551"/>
    <w:rsid w:val="00B76659"/>
    <w:rsid w:val="00B813F5"/>
    <w:rsid w:val="00B81BB2"/>
    <w:rsid w:val="00B8225D"/>
    <w:rsid w:val="00B83D13"/>
    <w:rsid w:val="00B841C8"/>
    <w:rsid w:val="00B847BC"/>
    <w:rsid w:val="00B85702"/>
    <w:rsid w:val="00B85C65"/>
    <w:rsid w:val="00B8743A"/>
    <w:rsid w:val="00B8781D"/>
    <w:rsid w:val="00B87B49"/>
    <w:rsid w:val="00B87BA9"/>
    <w:rsid w:val="00B9018B"/>
    <w:rsid w:val="00B901FC"/>
    <w:rsid w:val="00B908CA"/>
    <w:rsid w:val="00B90987"/>
    <w:rsid w:val="00B90CCC"/>
    <w:rsid w:val="00B92CB0"/>
    <w:rsid w:val="00B930F9"/>
    <w:rsid w:val="00B9369E"/>
    <w:rsid w:val="00B94060"/>
    <w:rsid w:val="00B94118"/>
    <w:rsid w:val="00B94953"/>
    <w:rsid w:val="00B94E19"/>
    <w:rsid w:val="00B95ED8"/>
    <w:rsid w:val="00B96E93"/>
    <w:rsid w:val="00B97432"/>
    <w:rsid w:val="00B97BEC"/>
    <w:rsid w:val="00BA0400"/>
    <w:rsid w:val="00BA0FCA"/>
    <w:rsid w:val="00BA14C9"/>
    <w:rsid w:val="00BA2009"/>
    <w:rsid w:val="00BA24EE"/>
    <w:rsid w:val="00BA25A4"/>
    <w:rsid w:val="00BA3BC5"/>
    <w:rsid w:val="00BA3D90"/>
    <w:rsid w:val="00BA42BF"/>
    <w:rsid w:val="00BA44EA"/>
    <w:rsid w:val="00BA4F9E"/>
    <w:rsid w:val="00BA5854"/>
    <w:rsid w:val="00BA66E3"/>
    <w:rsid w:val="00BA6F08"/>
    <w:rsid w:val="00BA780E"/>
    <w:rsid w:val="00BA7918"/>
    <w:rsid w:val="00BA7C72"/>
    <w:rsid w:val="00BA7CCD"/>
    <w:rsid w:val="00BA7FE1"/>
    <w:rsid w:val="00BB0CFF"/>
    <w:rsid w:val="00BB0EE5"/>
    <w:rsid w:val="00BB209F"/>
    <w:rsid w:val="00BB31E9"/>
    <w:rsid w:val="00BB44E9"/>
    <w:rsid w:val="00BB4801"/>
    <w:rsid w:val="00BB55D5"/>
    <w:rsid w:val="00BB6B74"/>
    <w:rsid w:val="00BB7AB4"/>
    <w:rsid w:val="00BB7CC1"/>
    <w:rsid w:val="00BB7D00"/>
    <w:rsid w:val="00BC0370"/>
    <w:rsid w:val="00BC0EAA"/>
    <w:rsid w:val="00BC145E"/>
    <w:rsid w:val="00BC1AF5"/>
    <w:rsid w:val="00BC1CF7"/>
    <w:rsid w:val="00BC29EF"/>
    <w:rsid w:val="00BC36CB"/>
    <w:rsid w:val="00BC3743"/>
    <w:rsid w:val="00BC3CFA"/>
    <w:rsid w:val="00BC4AF2"/>
    <w:rsid w:val="00BC5496"/>
    <w:rsid w:val="00BC56CF"/>
    <w:rsid w:val="00BC69E5"/>
    <w:rsid w:val="00BD2289"/>
    <w:rsid w:val="00BD24CC"/>
    <w:rsid w:val="00BD2654"/>
    <w:rsid w:val="00BD2F82"/>
    <w:rsid w:val="00BD3049"/>
    <w:rsid w:val="00BD41CD"/>
    <w:rsid w:val="00BD4357"/>
    <w:rsid w:val="00BD488B"/>
    <w:rsid w:val="00BD4CDA"/>
    <w:rsid w:val="00BD6A63"/>
    <w:rsid w:val="00BD71C5"/>
    <w:rsid w:val="00BE05A4"/>
    <w:rsid w:val="00BE05FF"/>
    <w:rsid w:val="00BE215D"/>
    <w:rsid w:val="00BE321E"/>
    <w:rsid w:val="00BE4BDD"/>
    <w:rsid w:val="00BE6EAE"/>
    <w:rsid w:val="00BE7971"/>
    <w:rsid w:val="00BE7C2C"/>
    <w:rsid w:val="00BE7FA9"/>
    <w:rsid w:val="00BF09E3"/>
    <w:rsid w:val="00BF1222"/>
    <w:rsid w:val="00BF12A0"/>
    <w:rsid w:val="00BF1917"/>
    <w:rsid w:val="00BF1979"/>
    <w:rsid w:val="00BF1C5F"/>
    <w:rsid w:val="00BF3B6F"/>
    <w:rsid w:val="00BF4BFB"/>
    <w:rsid w:val="00BF54AE"/>
    <w:rsid w:val="00BF7316"/>
    <w:rsid w:val="00BF793B"/>
    <w:rsid w:val="00C00915"/>
    <w:rsid w:val="00C00E0F"/>
    <w:rsid w:val="00C02191"/>
    <w:rsid w:val="00C03D97"/>
    <w:rsid w:val="00C040ED"/>
    <w:rsid w:val="00C0444E"/>
    <w:rsid w:val="00C04629"/>
    <w:rsid w:val="00C04AF5"/>
    <w:rsid w:val="00C05564"/>
    <w:rsid w:val="00C05D60"/>
    <w:rsid w:val="00C0690D"/>
    <w:rsid w:val="00C07572"/>
    <w:rsid w:val="00C07C78"/>
    <w:rsid w:val="00C103B1"/>
    <w:rsid w:val="00C10475"/>
    <w:rsid w:val="00C1052F"/>
    <w:rsid w:val="00C131FA"/>
    <w:rsid w:val="00C141C5"/>
    <w:rsid w:val="00C1487B"/>
    <w:rsid w:val="00C1526A"/>
    <w:rsid w:val="00C15289"/>
    <w:rsid w:val="00C16A6B"/>
    <w:rsid w:val="00C174D5"/>
    <w:rsid w:val="00C17511"/>
    <w:rsid w:val="00C178BA"/>
    <w:rsid w:val="00C203B2"/>
    <w:rsid w:val="00C212C8"/>
    <w:rsid w:val="00C21876"/>
    <w:rsid w:val="00C22419"/>
    <w:rsid w:val="00C23C3B"/>
    <w:rsid w:val="00C23FC4"/>
    <w:rsid w:val="00C24169"/>
    <w:rsid w:val="00C24DEA"/>
    <w:rsid w:val="00C253C5"/>
    <w:rsid w:val="00C25FE6"/>
    <w:rsid w:val="00C269FE"/>
    <w:rsid w:val="00C26B0B"/>
    <w:rsid w:val="00C274E7"/>
    <w:rsid w:val="00C27E58"/>
    <w:rsid w:val="00C300B7"/>
    <w:rsid w:val="00C30AD0"/>
    <w:rsid w:val="00C311A0"/>
    <w:rsid w:val="00C31CA3"/>
    <w:rsid w:val="00C324F9"/>
    <w:rsid w:val="00C329FE"/>
    <w:rsid w:val="00C342BF"/>
    <w:rsid w:val="00C34420"/>
    <w:rsid w:val="00C35D06"/>
    <w:rsid w:val="00C369DF"/>
    <w:rsid w:val="00C373B7"/>
    <w:rsid w:val="00C37E5C"/>
    <w:rsid w:val="00C40344"/>
    <w:rsid w:val="00C40CC2"/>
    <w:rsid w:val="00C40EC7"/>
    <w:rsid w:val="00C413C0"/>
    <w:rsid w:val="00C41A69"/>
    <w:rsid w:val="00C43657"/>
    <w:rsid w:val="00C44602"/>
    <w:rsid w:val="00C45912"/>
    <w:rsid w:val="00C45A2C"/>
    <w:rsid w:val="00C46B6C"/>
    <w:rsid w:val="00C46D82"/>
    <w:rsid w:val="00C46E2E"/>
    <w:rsid w:val="00C47830"/>
    <w:rsid w:val="00C47E02"/>
    <w:rsid w:val="00C50026"/>
    <w:rsid w:val="00C5121F"/>
    <w:rsid w:val="00C51600"/>
    <w:rsid w:val="00C51BFC"/>
    <w:rsid w:val="00C53214"/>
    <w:rsid w:val="00C53390"/>
    <w:rsid w:val="00C533CE"/>
    <w:rsid w:val="00C53F25"/>
    <w:rsid w:val="00C543D1"/>
    <w:rsid w:val="00C545D4"/>
    <w:rsid w:val="00C5479D"/>
    <w:rsid w:val="00C54FF0"/>
    <w:rsid w:val="00C553DA"/>
    <w:rsid w:val="00C55915"/>
    <w:rsid w:val="00C55EC0"/>
    <w:rsid w:val="00C560D2"/>
    <w:rsid w:val="00C563C1"/>
    <w:rsid w:val="00C5705A"/>
    <w:rsid w:val="00C57127"/>
    <w:rsid w:val="00C601DB"/>
    <w:rsid w:val="00C604C4"/>
    <w:rsid w:val="00C61BD3"/>
    <w:rsid w:val="00C62F0B"/>
    <w:rsid w:val="00C638F8"/>
    <w:rsid w:val="00C63AA9"/>
    <w:rsid w:val="00C64289"/>
    <w:rsid w:val="00C64FBE"/>
    <w:rsid w:val="00C65143"/>
    <w:rsid w:val="00C655F0"/>
    <w:rsid w:val="00C65B6E"/>
    <w:rsid w:val="00C67518"/>
    <w:rsid w:val="00C677E2"/>
    <w:rsid w:val="00C67B29"/>
    <w:rsid w:val="00C67D67"/>
    <w:rsid w:val="00C7094A"/>
    <w:rsid w:val="00C70AE5"/>
    <w:rsid w:val="00C711B2"/>
    <w:rsid w:val="00C7294E"/>
    <w:rsid w:val="00C72C40"/>
    <w:rsid w:val="00C734FF"/>
    <w:rsid w:val="00C73EC9"/>
    <w:rsid w:val="00C75285"/>
    <w:rsid w:val="00C757F5"/>
    <w:rsid w:val="00C75840"/>
    <w:rsid w:val="00C75DEA"/>
    <w:rsid w:val="00C76C31"/>
    <w:rsid w:val="00C772F7"/>
    <w:rsid w:val="00C772F8"/>
    <w:rsid w:val="00C77761"/>
    <w:rsid w:val="00C77A3E"/>
    <w:rsid w:val="00C8140D"/>
    <w:rsid w:val="00C81459"/>
    <w:rsid w:val="00C82204"/>
    <w:rsid w:val="00C82AF5"/>
    <w:rsid w:val="00C8321E"/>
    <w:rsid w:val="00C84214"/>
    <w:rsid w:val="00C843F7"/>
    <w:rsid w:val="00C844AA"/>
    <w:rsid w:val="00C84B46"/>
    <w:rsid w:val="00C84D99"/>
    <w:rsid w:val="00C85F9E"/>
    <w:rsid w:val="00C90635"/>
    <w:rsid w:val="00C91E55"/>
    <w:rsid w:val="00C924C7"/>
    <w:rsid w:val="00C9307B"/>
    <w:rsid w:val="00C932A3"/>
    <w:rsid w:val="00C93542"/>
    <w:rsid w:val="00C943EF"/>
    <w:rsid w:val="00C946EB"/>
    <w:rsid w:val="00C94745"/>
    <w:rsid w:val="00C94B48"/>
    <w:rsid w:val="00C96312"/>
    <w:rsid w:val="00C96EB3"/>
    <w:rsid w:val="00C97A23"/>
    <w:rsid w:val="00C97D1E"/>
    <w:rsid w:val="00CA01FB"/>
    <w:rsid w:val="00CA089C"/>
    <w:rsid w:val="00CA0D6C"/>
    <w:rsid w:val="00CA1237"/>
    <w:rsid w:val="00CA13D5"/>
    <w:rsid w:val="00CA2388"/>
    <w:rsid w:val="00CA3A22"/>
    <w:rsid w:val="00CA4A3C"/>
    <w:rsid w:val="00CA5B03"/>
    <w:rsid w:val="00CA677D"/>
    <w:rsid w:val="00CA70C8"/>
    <w:rsid w:val="00CB07B3"/>
    <w:rsid w:val="00CB1B19"/>
    <w:rsid w:val="00CB2CB9"/>
    <w:rsid w:val="00CB2F2D"/>
    <w:rsid w:val="00CB3429"/>
    <w:rsid w:val="00CB3882"/>
    <w:rsid w:val="00CB3FA4"/>
    <w:rsid w:val="00CB4714"/>
    <w:rsid w:val="00CB4ABC"/>
    <w:rsid w:val="00CB4DFF"/>
    <w:rsid w:val="00CB5DDD"/>
    <w:rsid w:val="00CB6180"/>
    <w:rsid w:val="00CB64B9"/>
    <w:rsid w:val="00CB73A8"/>
    <w:rsid w:val="00CB7D5E"/>
    <w:rsid w:val="00CC0268"/>
    <w:rsid w:val="00CC02F4"/>
    <w:rsid w:val="00CC0924"/>
    <w:rsid w:val="00CC1637"/>
    <w:rsid w:val="00CC26DA"/>
    <w:rsid w:val="00CC281D"/>
    <w:rsid w:val="00CC331F"/>
    <w:rsid w:val="00CC429A"/>
    <w:rsid w:val="00CC4C1E"/>
    <w:rsid w:val="00CC4D2D"/>
    <w:rsid w:val="00CC5301"/>
    <w:rsid w:val="00CC5375"/>
    <w:rsid w:val="00CC64DA"/>
    <w:rsid w:val="00CC6ECD"/>
    <w:rsid w:val="00CC77CB"/>
    <w:rsid w:val="00CC7966"/>
    <w:rsid w:val="00CC7AC1"/>
    <w:rsid w:val="00CD0A75"/>
    <w:rsid w:val="00CD11B1"/>
    <w:rsid w:val="00CD1785"/>
    <w:rsid w:val="00CD2CEF"/>
    <w:rsid w:val="00CD32DC"/>
    <w:rsid w:val="00CD473A"/>
    <w:rsid w:val="00CD4751"/>
    <w:rsid w:val="00CD4AC9"/>
    <w:rsid w:val="00CD5E6B"/>
    <w:rsid w:val="00CD6087"/>
    <w:rsid w:val="00CE021A"/>
    <w:rsid w:val="00CE04D7"/>
    <w:rsid w:val="00CE115C"/>
    <w:rsid w:val="00CE11D6"/>
    <w:rsid w:val="00CE180C"/>
    <w:rsid w:val="00CE2680"/>
    <w:rsid w:val="00CE2ACF"/>
    <w:rsid w:val="00CE31D7"/>
    <w:rsid w:val="00CE40D5"/>
    <w:rsid w:val="00CE41B6"/>
    <w:rsid w:val="00CE489D"/>
    <w:rsid w:val="00CE64D1"/>
    <w:rsid w:val="00CE736C"/>
    <w:rsid w:val="00CF009B"/>
    <w:rsid w:val="00CF075F"/>
    <w:rsid w:val="00CF0F36"/>
    <w:rsid w:val="00CF1BD3"/>
    <w:rsid w:val="00CF2430"/>
    <w:rsid w:val="00CF40BD"/>
    <w:rsid w:val="00CF467E"/>
    <w:rsid w:val="00CF56D0"/>
    <w:rsid w:val="00CF58DB"/>
    <w:rsid w:val="00CF6BC2"/>
    <w:rsid w:val="00CF790A"/>
    <w:rsid w:val="00CF7A3B"/>
    <w:rsid w:val="00D00038"/>
    <w:rsid w:val="00D00189"/>
    <w:rsid w:val="00D00D06"/>
    <w:rsid w:val="00D026DC"/>
    <w:rsid w:val="00D03F87"/>
    <w:rsid w:val="00D04740"/>
    <w:rsid w:val="00D0528C"/>
    <w:rsid w:val="00D052CE"/>
    <w:rsid w:val="00D05373"/>
    <w:rsid w:val="00D0673E"/>
    <w:rsid w:val="00D1036E"/>
    <w:rsid w:val="00D10418"/>
    <w:rsid w:val="00D108AD"/>
    <w:rsid w:val="00D13062"/>
    <w:rsid w:val="00D135E2"/>
    <w:rsid w:val="00D14D61"/>
    <w:rsid w:val="00D14FB6"/>
    <w:rsid w:val="00D166BA"/>
    <w:rsid w:val="00D1687C"/>
    <w:rsid w:val="00D16B73"/>
    <w:rsid w:val="00D206DC"/>
    <w:rsid w:val="00D220C2"/>
    <w:rsid w:val="00D233EF"/>
    <w:rsid w:val="00D24069"/>
    <w:rsid w:val="00D2497D"/>
    <w:rsid w:val="00D25435"/>
    <w:rsid w:val="00D25D56"/>
    <w:rsid w:val="00D26A35"/>
    <w:rsid w:val="00D30DBF"/>
    <w:rsid w:val="00D312A9"/>
    <w:rsid w:val="00D31DD6"/>
    <w:rsid w:val="00D33EC1"/>
    <w:rsid w:val="00D3483B"/>
    <w:rsid w:val="00D35440"/>
    <w:rsid w:val="00D35F76"/>
    <w:rsid w:val="00D3697E"/>
    <w:rsid w:val="00D40227"/>
    <w:rsid w:val="00D4030F"/>
    <w:rsid w:val="00D405E5"/>
    <w:rsid w:val="00D412F9"/>
    <w:rsid w:val="00D4214E"/>
    <w:rsid w:val="00D42E9B"/>
    <w:rsid w:val="00D43B62"/>
    <w:rsid w:val="00D45325"/>
    <w:rsid w:val="00D4535B"/>
    <w:rsid w:val="00D46333"/>
    <w:rsid w:val="00D46682"/>
    <w:rsid w:val="00D47C45"/>
    <w:rsid w:val="00D47CA9"/>
    <w:rsid w:val="00D53448"/>
    <w:rsid w:val="00D550A2"/>
    <w:rsid w:val="00D5518A"/>
    <w:rsid w:val="00D55A7B"/>
    <w:rsid w:val="00D55F90"/>
    <w:rsid w:val="00D563AB"/>
    <w:rsid w:val="00D572D1"/>
    <w:rsid w:val="00D60240"/>
    <w:rsid w:val="00D612B0"/>
    <w:rsid w:val="00D62068"/>
    <w:rsid w:val="00D6215A"/>
    <w:rsid w:val="00D623C4"/>
    <w:rsid w:val="00D627E1"/>
    <w:rsid w:val="00D62BF3"/>
    <w:rsid w:val="00D635E9"/>
    <w:rsid w:val="00D63702"/>
    <w:rsid w:val="00D640B8"/>
    <w:rsid w:val="00D65B0A"/>
    <w:rsid w:val="00D67311"/>
    <w:rsid w:val="00D7022B"/>
    <w:rsid w:val="00D708EE"/>
    <w:rsid w:val="00D73160"/>
    <w:rsid w:val="00D73545"/>
    <w:rsid w:val="00D73F92"/>
    <w:rsid w:val="00D7520A"/>
    <w:rsid w:val="00D75689"/>
    <w:rsid w:val="00D75B51"/>
    <w:rsid w:val="00D75BC7"/>
    <w:rsid w:val="00D75DA5"/>
    <w:rsid w:val="00D76417"/>
    <w:rsid w:val="00D80069"/>
    <w:rsid w:val="00D80456"/>
    <w:rsid w:val="00D81821"/>
    <w:rsid w:val="00D81BEA"/>
    <w:rsid w:val="00D8273F"/>
    <w:rsid w:val="00D8294A"/>
    <w:rsid w:val="00D8368E"/>
    <w:rsid w:val="00D844B2"/>
    <w:rsid w:val="00D85538"/>
    <w:rsid w:val="00D8629F"/>
    <w:rsid w:val="00D87766"/>
    <w:rsid w:val="00D879BD"/>
    <w:rsid w:val="00D90F53"/>
    <w:rsid w:val="00D91117"/>
    <w:rsid w:val="00D918CF"/>
    <w:rsid w:val="00D91A1A"/>
    <w:rsid w:val="00D91F90"/>
    <w:rsid w:val="00D93442"/>
    <w:rsid w:val="00D93CA2"/>
    <w:rsid w:val="00D94CB4"/>
    <w:rsid w:val="00D95414"/>
    <w:rsid w:val="00D95AB8"/>
    <w:rsid w:val="00D95EC9"/>
    <w:rsid w:val="00D9620C"/>
    <w:rsid w:val="00D965EA"/>
    <w:rsid w:val="00D97696"/>
    <w:rsid w:val="00D977F8"/>
    <w:rsid w:val="00D97A3B"/>
    <w:rsid w:val="00DA0ED1"/>
    <w:rsid w:val="00DA179B"/>
    <w:rsid w:val="00DA1DA0"/>
    <w:rsid w:val="00DA2C0A"/>
    <w:rsid w:val="00DA2E14"/>
    <w:rsid w:val="00DA4424"/>
    <w:rsid w:val="00DA49EB"/>
    <w:rsid w:val="00DA6901"/>
    <w:rsid w:val="00DA6ACE"/>
    <w:rsid w:val="00DB0DD9"/>
    <w:rsid w:val="00DB0F7E"/>
    <w:rsid w:val="00DB149B"/>
    <w:rsid w:val="00DB271F"/>
    <w:rsid w:val="00DB3450"/>
    <w:rsid w:val="00DB5971"/>
    <w:rsid w:val="00DB5E34"/>
    <w:rsid w:val="00DB5F54"/>
    <w:rsid w:val="00DB68D6"/>
    <w:rsid w:val="00DB7950"/>
    <w:rsid w:val="00DC0456"/>
    <w:rsid w:val="00DC0CAB"/>
    <w:rsid w:val="00DC1041"/>
    <w:rsid w:val="00DC1121"/>
    <w:rsid w:val="00DC1222"/>
    <w:rsid w:val="00DC1C79"/>
    <w:rsid w:val="00DC2058"/>
    <w:rsid w:val="00DC2144"/>
    <w:rsid w:val="00DC29E0"/>
    <w:rsid w:val="00DC5976"/>
    <w:rsid w:val="00DC5C7F"/>
    <w:rsid w:val="00DC653F"/>
    <w:rsid w:val="00DC719F"/>
    <w:rsid w:val="00DD07F3"/>
    <w:rsid w:val="00DD2060"/>
    <w:rsid w:val="00DD22C7"/>
    <w:rsid w:val="00DD2378"/>
    <w:rsid w:val="00DD3266"/>
    <w:rsid w:val="00DD4487"/>
    <w:rsid w:val="00DD4AF9"/>
    <w:rsid w:val="00DD4C21"/>
    <w:rsid w:val="00DD6F42"/>
    <w:rsid w:val="00DD6F65"/>
    <w:rsid w:val="00DD769B"/>
    <w:rsid w:val="00DD78DE"/>
    <w:rsid w:val="00DE0177"/>
    <w:rsid w:val="00DE16AA"/>
    <w:rsid w:val="00DE1D87"/>
    <w:rsid w:val="00DE26A1"/>
    <w:rsid w:val="00DE2825"/>
    <w:rsid w:val="00DE2AAB"/>
    <w:rsid w:val="00DE4DF6"/>
    <w:rsid w:val="00DE5B60"/>
    <w:rsid w:val="00DE6045"/>
    <w:rsid w:val="00DE6FA9"/>
    <w:rsid w:val="00DE71D7"/>
    <w:rsid w:val="00DE7BB1"/>
    <w:rsid w:val="00DE7D6E"/>
    <w:rsid w:val="00DE7D96"/>
    <w:rsid w:val="00DE7FE2"/>
    <w:rsid w:val="00DF0B7D"/>
    <w:rsid w:val="00DF145C"/>
    <w:rsid w:val="00DF1868"/>
    <w:rsid w:val="00DF213B"/>
    <w:rsid w:val="00DF2581"/>
    <w:rsid w:val="00DF5392"/>
    <w:rsid w:val="00DF5ECB"/>
    <w:rsid w:val="00DF5F06"/>
    <w:rsid w:val="00DF6143"/>
    <w:rsid w:val="00DF6BDE"/>
    <w:rsid w:val="00DF7A2D"/>
    <w:rsid w:val="00E01869"/>
    <w:rsid w:val="00E022AB"/>
    <w:rsid w:val="00E0281C"/>
    <w:rsid w:val="00E02F08"/>
    <w:rsid w:val="00E0329A"/>
    <w:rsid w:val="00E03DB8"/>
    <w:rsid w:val="00E04724"/>
    <w:rsid w:val="00E05037"/>
    <w:rsid w:val="00E0514D"/>
    <w:rsid w:val="00E05901"/>
    <w:rsid w:val="00E05940"/>
    <w:rsid w:val="00E05C46"/>
    <w:rsid w:val="00E10218"/>
    <w:rsid w:val="00E10302"/>
    <w:rsid w:val="00E1044C"/>
    <w:rsid w:val="00E1084A"/>
    <w:rsid w:val="00E10F69"/>
    <w:rsid w:val="00E1114D"/>
    <w:rsid w:val="00E11D08"/>
    <w:rsid w:val="00E12479"/>
    <w:rsid w:val="00E127FD"/>
    <w:rsid w:val="00E13170"/>
    <w:rsid w:val="00E13A65"/>
    <w:rsid w:val="00E14E4E"/>
    <w:rsid w:val="00E15FBB"/>
    <w:rsid w:val="00E16377"/>
    <w:rsid w:val="00E1709B"/>
    <w:rsid w:val="00E17166"/>
    <w:rsid w:val="00E20A0D"/>
    <w:rsid w:val="00E20D6E"/>
    <w:rsid w:val="00E2189E"/>
    <w:rsid w:val="00E22C1F"/>
    <w:rsid w:val="00E23D33"/>
    <w:rsid w:val="00E23D97"/>
    <w:rsid w:val="00E25C1B"/>
    <w:rsid w:val="00E26012"/>
    <w:rsid w:val="00E269C3"/>
    <w:rsid w:val="00E27913"/>
    <w:rsid w:val="00E27B87"/>
    <w:rsid w:val="00E301C4"/>
    <w:rsid w:val="00E30702"/>
    <w:rsid w:val="00E315C6"/>
    <w:rsid w:val="00E31D40"/>
    <w:rsid w:val="00E325FC"/>
    <w:rsid w:val="00E3267C"/>
    <w:rsid w:val="00E354E2"/>
    <w:rsid w:val="00E35EF3"/>
    <w:rsid w:val="00E37478"/>
    <w:rsid w:val="00E37CD4"/>
    <w:rsid w:val="00E37DCB"/>
    <w:rsid w:val="00E402DD"/>
    <w:rsid w:val="00E40B62"/>
    <w:rsid w:val="00E41A89"/>
    <w:rsid w:val="00E41D67"/>
    <w:rsid w:val="00E42423"/>
    <w:rsid w:val="00E425A6"/>
    <w:rsid w:val="00E42CFA"/>
    <w:rsid w:val="00E447AC"/>
    <w:rsid w:val="00E44890"/>
    <w:rsid w:val="00E44FBC"/>
    <w:rsid w:val="00E45AF9"/>
    <w:rsid w:val="00E46924"/>
    <w:rsid w:val="00E5161C"/>
    <w:rsid w:val="00E51B2B"/>
    <w:rsid w:val="00E51D74"/>
    <w:rsid w:val="00E521A6"/>
    <w:rsid w:val="00E522FE"/>
    <w:rsid w:val="00E54C53"/>
    <w:rsid w:val="00E54ED2"/>
    <w:rsid w:val="00E554A4"/>
    <w:rsid w:val="00E56A1A"/>
    <w:rsid w:val="00E56C3C"/>
    <w:rsid w:val="00E60852"/>
    <w:rsid w:val="00E60C9E"/>
    <w:rsid w:val="00E6179E"/>
    <w:rsid w:val="00E61E19"/>
    <w:rsid w:val="00E65AAC"/>
    <w:rsid w:val="00E66746"/>
    <w:rsid w:val="00E6733E"/>
    <w:rsid w:val="00E70CB7"/>
    <w:rsid w:val="00E71765"/>
    <w:rsid w:val="00E71B08"/>
    <w:rsid w:val="00E71B7C"/>
    <w:rsid w:val="00E71EAC"/>
    <w:rsid w:val="00E73021"/>
    <w:rsid w:val="00E73303"/>
    <w:rsid w:val="00E73310"/>
    <w:rsid w:val="00E73A90"/>
    <w:rsid w:val="00E74019"/>
    <w:rsid w:val="00E74078"/>
    <w:rsid w:val="00E74518"/>
    <w:rsid w:val="00E7495D"/>
    <w:rsid w:val="00E74D34"/>
    <w:rsid w:val="00E756DF"/>
    <w:rsid w:val="00E757AE"/>
    <w:rsid w:val="00E80C95"/>
    <w:rsid w:val="00E815CB"/>
    <w:rsid w:val="00E81761"/>
    <w:rsid w:val="00E82E1C"/>
    <w:rsid w:val="00E835C8"/>
    <w:rsid w:val="00E841E5"/>
    <w:rsid w:val="00E849FA"/>
    <w:rsid w:val="00E85977"/>
    <w:rsid w:val="00E85C7D"/>
    <w:rsid w:val="00E870F5"/>
    <w:rsid w:val="00E875EA"/>
    <w:rsid w:val="00E87EC2"/>
    <w:rsid w:val="00E87EC5"/>
    <w:rsid w:val="00E91885"/>
    <w:rsid w:val="00E919E0"/>
    <w:rsid w:val="00E92431"/>
    <w:rsid w:val="00E92F1E"/>
    <w:rsid w:val="00E94ABD"/>
    <w:rsid w:val="00E961A6"/>
    <w:rsid w:val="00E972C0"/>
    <w:rsid w:val="00EA02D5"/>
    <w:rsid w:val="00EA0576"/>
    <w:rsid w:val="00EA0F5A"/>
    <w:rsid w:val="00EA1340"/>
    <w:rsid w:val="00EA1C98"/>
    <w:rsid w:val="00EA23C4"/>
    <w:rsid w:val="00EA2BFF"/>
    <w:rsid w:val="00EA32D2"/>
    <w:rsid w:val="00EA3EC0"/>
    <w:rsid w:val="00EA5759"/>
    <w:rsid w:val="00EA5FC0"/>
    <w:rsid w:val="00EA67BB"/>
    <w:rsid w:val="00EB0BA3"/>
    <w:rsid w:val="00EB0E1F"/>
    <w:rsid w:val="00EB1A9A"/>
    <w:rsid w:val="00EB2074"/>
    <w:rsid w:val="00EB2930"/>
    <w:rsid w:val="00EB2BBE"/>
    <w:rsid w:val="00EB31D1"/>
    <w:rsid w:val="00EB36A0"/>
    <w:rsid w:val="00EB74D3"/>
    <w:rsid w:val="00EB7556"/>
    <w:rsid w:val="00EB7BDA"/>
    <w:rsid w:val="00EC046B"/>
    <w:rsid w:val="00EC05B6"/>
    <w:rsid w:val="00EC1E4A"/>
    <w:rsid w:val="00EC3AEE"/>
    <w:rsid w:val="00EC3F70"/>
    <w:rsid w:val="00EC5741"/>
    <w:rsid w:val="00EC7F62"/>
    <w:rsid w:val="00EC7F7A"/>
    <w:rsid w:val="00ED00C3"/>
    <w:rsid w:val="00ED1593"/>
    <w:rsid w:val="00ED174F"/>
    <w:rsid w:val="00ED1C79"/>
    <w:rsid w:val="00ED2F27"/>
    <w:rsid w:val="00ED456C"/>
    <w:rsid w:val="00ED6273"/>
    <w:rsid w:val="00ED6A89"/>
    <w:rsid w:val="00ED7450"/>
    <w:rsid w:val="00EE0046"/>
    <w:rsid w:val="00EE00C9"/>
    <w:rsid w:val="00EE10D5"/>
    <w:rsid w:val="00EE1F21"/>
    <w:rsid w:val="00EE22C9"/>
    <w:rsid w:val="00EE2B96"/>
    <w:rsid w:val="00EE31B5"/>
    <w:rsid w:val="00EE3370"/>
    <w:rsid w:val="00EE359C"/>
    <w:rsid w:val="00EE5246"/>
    <w:rsid w:val="00EE552C"/>
    <w:rsid w:val="00EE5A84"/>
    <w:rsid w:val="00EE5F1E"/>
    <w:rsid w:val="00EE6282"/>
    <w:rsid w:val="00EE6A3C"/>
    <w:rsid w:val="00EE6DE1"/>
    <w:rsid w:val="00EE6E59"/>
    <w:rsid w:val="00EE76DB"/>
    <w:rsid w:val="00EF2F6C"/>
    <w:rsid w:val="00EF349F"/>
    <w:rsid w:val="00EF5E2A"/>
    <w:rsid w:val="00EF6705"/>
    <w:rsid w:val="00EF7A8F"/>
    <w:rsid w:val="00F00188"/>
    <w:rsid w:val="00F00652"/>
    <w:rsid w:val="00F00D87"/>
    <w:rsid w:val="00F02C0D"/>
    <w:rsid w:val="00F02CD1"/>
    <w:rsid w:val="00F030A4"/>
    <w:rsid w:val="00F037EF"/>
    <w:rsid w:val="00F04738"/>
    <w:rsid w:val="00F067E9"/>
    <w:rsid w:val="00F06CEE"/>
    <w:rsid w:val="00F10690"/>
    <w:rsid w:val="00F111F3"/>
    <w:rsid w:val="00F11763"/>
    <w:rsid w:val="00F1376F"/>
    <w:rsid w:val="00F13E5D"/>
    <w:rsid w:val="00F14B3D"/>
    <w:rsid w:val="00F14EBB"/>
    <w:rsid w:val="00F15DE0"/>
    <w:rsid w:val="00F165F1"/>
    <w:rsid w:val="00F16A43"/>
    <w:rsid w:val="00F16A4E"/>
    <w:rsid w:val="00F17109"/>
    <w:rsid w:val="00F176BB"/>
    <w:rsid w:val="00F17B03"/>
    <w:rsid w:val="00F20EE9"/>
    <w:rsid w:val="00F21CDE"/>
    <w:rsid w:val="00F223F6"/>
    <w:rsid w:val="00F22744"/>
    <w:rsid w:val="00F235AC"/>
    <w:rsid w:val="00F23EA5"/>
    <w:rsid w:val="00F23ECB"/>
    <w:rsid w:val="00F242B0"/>
    <w:rsid w:val="00F2685D"/>
    <w:rsid w:val="00F27085"/>
    <w:rsid w:val="00F27416"/>
    <w:rsid w:val="00F300C3"/>
    <w:rsid w:val="00F30228"/>
    <w:rsid w:val="00F3073A"/>
    <w:rsid w:val="00F307F7"/>
    <w:rsid w:val="00F311E4"/>
    <w:rsid w:val="00F3175F"/>
    <w:rsid w:val="00F3227C"/>
    <w:rsid w:val="00F32347"/>
    <w:rsid w:val="00F32A46"/>
    <w:rsid w:val="00F3678D"/>
    <w:rsid w:val="00F37F44"/>
    <w:rsid w:val="00F37F66"/>
    <w:rsid w:val="00F4080D"/>
    <w:rsid w:val="00F4160C"/>
    <w:rsid w:val="00F41830"/>
    <w:rsid w:val="00F41C94"/>
    <w:rsid w:val="00F41FB6"/>
    <w:rsid w:val="00F4399A"/>
    <w:rsid w:val="00F43D07"/>
    <w:rsid w:val="00F4415D"/>
    <w:rsid w:val="00F442DB"/>
    <w:rsid w:val="00F44915"/>
    <w:rsid w:val="00F44C91"/>
    <w:rsid w:val="00F44F04"/>
    <w:rsid w:val="00F45D00"/>
    <w:rsid w:val="00F472EA"/>
    <w:rsid w:val="00F474B2"/>
    <w:rsid w:val="00F502D5"/>
    <w:rsid w:val="00F52441"/>
    <w:rsid w:val="00F53862"/>
    <w:rsid w:val="00F539B6"/>
    <w:rsid w:val="00F5525B"/>
    <w:rsid w:val="00F573A0"/>
    <w:rsid w:val="00F57DC7"/>
    <w:rsid w:val="00F6047C"/>
    <w:rsid w:val="00F6057F"/>
    <w:rsid w:val="00F60859"/>
    <w:rsid w:val="00F61ED9"/>
    <w:rsid w:val="00F627F5"/>
    <w:rsid w:val="00F6294D"/>
    <w:rsid w:val="00F62BF2"/>
    <w:rsid w:val="00F63118"/>
    <w:rsid w:val="00F63643"/>
    <w:rsid w:val="00F63BE3"/>
    <w:rsid w:val="00F64313"/>
    <w:rsid w:val="00F66DB8"/>
    <w:rsid w:val="00F67227"/>
    <w:rsid w:val="00F67D10"/>
    <w:rsid w:val="00F7081A"/>
    <w:rsid w:val="00F70937"/>
    <w:rsid w:val="00F711D0"/>
    <w:rsid w:val="00F71206"/>
    <w:rsid w:val="00F72857"/>
    <w:rsid w:val="00F72E44"/>
    <w:rsid w:val="00F7392E"/>
    <w:rsid w:val="00F74AEB"/>
    <w:rsid w:val="00F74DFE"/>
    <w:rsid w:val="00F7531F"/>
    <w:rsid w:val="00F76A53"/>
    <w:rsid w:val="00F813E1"/>
    <w:rsid w:val="00F81679"/>
    <w:rsid w:val="00F818FC"/>
    <w:rsid w:val="00F81E90"/>
    <w:rsid w:val="00F83386"/>
    <w:rsid w:val="00F83A2D"/>
    <w:rsid w:val="00F85137"/>
    <w:rsid w:val="00F86A7D"/>
    <w:rsid w:val="00F876DE"/>
    <w:rsid w:val="00F9175A"/>
    <w:rsid w:val="00F92627"/>
    <w:rsid w:val="00F928C6"/>
    <w:rsid w:val="00F93DF9"/>
    <w:rsid w:val="00F9402E"/>
    <w:rsid w:val="00F94D2B"/>
    <w:rsid w:val="00F94EF5"/>
    <w:rsid w:val="00F950F1"/>
    <w:rsid w:val="00F956A0"/>
    <w:rsid w:val="00F96B21"/>
    <w:rsid w:val="00F97238"/>
    <w:rsid w:val="00F975DE"/>
    <w:rsid w:val="00F978FD"/>
    <w:rsid w:val="00F97946"/>
    <w:rsid w:val="00FA0FF5"/>
    <w:rsid w:val="00FA110A"/>
    <w:rsid w:val="00FA268C"/>
    <w:rsid w:val="00FA27ED"/>
    <w:rsid w:val="00FA2AFC"/>
    <w:rsid w:val="00FA2CEC"/>
    <w:rsid w:val="00FA322D"/>
    <w:rsid w:val="00FA33F3"/>
    <w:rsid w:val="00FA42FC"/>
    <w:rsid w:val="00FA4D6B"/>
    <w:rsid w:val="00FA52E1"/>
    <w:rsid w:val="00FA55B5"/>
    <w:rsid w:val="00FA6644"/>
    <w:rsid w:val="00FA6A57"/>
    <w:rsid w:val="00FA7735"/>
    <w:rsid w:val="00FB05B1"/>
    <w:rsid w:val="00FB099C"/>
    <w:rsid w:val="00FB0ED9"/>
    <w:rsid w:val="00FB184F"/>
    <w:rsid w:val="00FB2B4E"/>
    <w:rsid w:val="00FB3060"/>
    <w:rsid w:val="00FB3B3F"/>
    <w:rsid w:val="00FB4F80"/>
    <w:rsid w:val="00FB5269"/>
    <w:rsid w:val="00FB63ED"/>
    <w:rsid w:val="00FB73ED"/>
    <w:rsid w:val="00FB7FEF"/>
    <w:rsid w:val="00FC0137"/>
    <w:rsid w:val="00FC07F3"/>
    <w:rsid w:val="00FC1466"/>
    <w:rsid w:val="00FC21B6"/>
    <w:rsid w:val="00FC2553"/>
    <w:rsid w:val="00FC2858"/>
    <w:rsid w:val="00FC321C"/>
    <w:rsid w:val="00FC4C36"/>
    <w:rsid w:val="00FC5084"/>
    <w:rsid w:val="00FC522B"/>
    <w:rsid w:val="00FC5EE6"/>
    <w:rsid w:val="00FC6B96"/>
    <w:rsid w:val="00FD03B4"/>
    <w:rsid w:val="00FD047E"/>
    <w:rsid w:val="00FD04DF"/>
    <w:rsid w:val="00FD1EBC"/>
    <w:rsid w:val="00FD25A8"/>
    <w:rsid w:val="00FD2DBF"/>
    <w:rsid w:val="00FD3149"/>
    <w:rsid w:val="00FD3F87"/>
    <w:rsid w:val="00FD5B3B"/>
    <w:rsid w:val="00FD5B5D"/>
    <w:rsid w:val="00FD63B5"/>
    <w:rsid w:val="00FD6B16"/>
    <w:rsid w:val="00FD6F7F"/>
    <w:rsid w:val="00FE0BD9"/>
    <w:rsid w:val="00FE11B9"/>
    <w:rsid w:val="00FE17B8"/>
    <w:rsid w:val="00FE1E91"/>
    <w:rsid w:val="00FE24EB"/>
    <w:rsid w:val="00FE2BEE"/>
    <w:rsid w:val="00FE2D32"/>
    <w:rsid w:val="00FE30A2"/>
    <w:rsid w:val="00FE3932"/>
    <w:rsid w:val="00FE3BF0"/>
    <w:rsid w:val="00FE457D"/>
    <w:rsid w:val="00FE4D5A"/>
    <w:rsid w:val="00FE5668"/>
    <w:rsid w:val="00FE5696"/>
    <w:rsid w:val="00FE5B2B"/>
    <w:rsid w:val="00FE7F46"/>
    <w:rsid w:val="00FF0178"/>
    <w:rsid w:val="00FF01A1"/>
    <w:rsid w:val="00FF0C0E"/>
    <w:rsid w:val="00FF18CB"/>
    <w:rsid w:val="00FF1FE1"/>
    <w:rsid w:val="00FF3206"/>
    <w:rsid w:val="00FF3251"/>
    <w:rsid w:val="00FF386E"/>
    <w:rsid w:val="00FF4113"/>
    <w:rsid w:val="00FF4B06"/>
    <w:rsid w:val="00FF5333"/>
    <w:rsid w:val="00FF7704"/>
    <w:rsid w:val="00FF7A43"/>
    <w:rsid w:val="00FF7F30"/>
    <w:rsid w:val="017C8961"/>
    <w:rsid w:val="02544F55"/>
    <w:rsid w:val="025A2F76"/>
    <w:rsid w:val="03533456"/>
    <w:rsid w:val="036424BF"/>
    <w:rsid w:val="0386C492"/>
    <w:rsid w:val="03ED688E"/>
    <w:rsid w:val="0421338D"/>
    <w:rsid w:val="043776E0"/>
    <w:rsid w:val="04608F1C"/>
    <w:rsid w:val="04700345"/>
    <w:rsid w:val="04DD240F"/>
    <w:rsid w:val="061191F2"/>
    <w:rsid w:val="0634B8BA"/>
    <w:rsid w:val="065C1823"/>
    <w:rsid w:val="067FD1B0"/>
    <w:rsid w:val="06DE5979"/>
    <w:rsid w:val="073FDD0D"/>
    <w:rsid w:val="08864763"/>
    <w:rsid w:val="08C97ECB"/>
    <w:rsid w:val="097A2F37"/>
    <w:rsid w:val="09A20849"/>
    <w:rsid w:val="09AFF712"/>
    <w:rsid w:val="09B41D2B"/>
    <w:rsid w:val="09D831A1"/>
    <w:rsid w:val="0A849FA5"/>
    <w:rsid w:val="0AA087B9"/>
    <w:rsid w:val="0AED9513"/>
    <w:rsid w:val="0BDF843A"/>
    <w:rsid w:val="0BE4AFFB"/>
    <w:rsid w:val="0BEF0AE1"/>
    <w:rsid w:val="0C8BBBCC"/>
    <w:rsid w:val="0CA8AB28"/>
    <w:rsid w:val="0CD22432"/>
    <w:rsid w:val="0CF7126B"/>
    <w:rsid w:val="0D7EAD19"/>
    <w:rsid w:val="0D915569"/>
    <w:rsid w:val="0DF940B7"/>
    <w:rsid w:val="0E6A98F4"/>
    <w:rsid w:val="0E917CC0"/>
    <w:rsid w:val="0ECBBFDA"/>
    <w:rsid w:val="0ED3066E"/>
    <w:rsid w:val="0F52D0C9"/>
    <w:rsid w:val="0F63FEEA"/>
    <w:rsid w:val="0F6D9FE8"/>
    <w:rsid w:val="0F8CFB91"/>
    <w:rsid w:val="10200BEF"/>
    <w:rsid w:val="10D75260"/>
    <w:rsid w:val="10FEB606"/>
    <w:rsid w:val="1162D126"/>
    <w:rsid w:val="11D6FC2B"/>
    <w:rsid w:val="123A7673"/>
    <w:rsid w:val="127EE5D9"/>
    <w:rsid w:val="12817108"/>
    <w:rsid w:val="12D7ACF6"/>
    <w:rsid w:val="12E30720"/>
    <w:rsid w:val="1368D0AC"/>
    <w:rsid w:val="13832C40"/>
    <w:rsid w:val="138704A1"/>
    <w:rsid w:val="13BB8B1D"/>
    <w:rsid w:val="1427F19D"/>
    <w:rsid w:val="14737D57"/>
    <w:rsid w:val="14E75A85"/>
    <w:rsid w:val="14EB0AFA"/>
    <w:rsid w:val="1502891B"/>
    <w:rsid w:val="152D6B2F"/>
    <w:rsid w:val="152DA048"/>
    <w:rsid w:val="15A634A0"/>
    <w:rsid w:val="15CC1D6F"/>
    <w:rsid w:val="168E6AC1"/>
    <w:rsid w:val="16A9316B"/>
    <w:rsid w:val="16B09C20"/>
    <w:rsid w:val="17263D50"/>
    <w:rsid w:val="184DF864"/>
    <w:rsid w:val="1874D93F"/>
    <w:rsid w:val="19391F25"/>
    <w:rsid w:val="19447F5A"/>
    <w:rsid w:val="1969205D"/>
    <w:rsid w:val="1AA1C683"/>
    <w:rsid w:val="1B03D500"/>
    <w:rsid w:val="1B71F799"/>
    <w:rsid w:val="1D01F155"/>
    <w:rsid w:val="1DA44705"/>
    <w:rsid w:val="1DF5C871"/>
    <w:rsid w:val="1DFD2FC4"/>
    <w:rsid w:val="1E5665BF"/>
    <w:rsid w:val="1E81AD6F"/>
    <w:rsid w:val="1F1E0C7B"/>
    <w:rsid w:val="1F9F3CD8"/>
    <w:rsid w:val="1FB41DC4"/>
    <w:rsid w:val="1FC9F4DD"/>
    <w:rsid w:val="2007E35C"/>
    <w:rsid w:val="204F1F1B"/>
    <w:rsid w:val="2131629C"/>
    <w:rsid w:val="21634739"/>
    <w:rsid w:val="216EFA07"/>
    <w:rsid w:val="21A3B3BD"/>
    <w:rsid w:val="222663DB"/>
    <w:rsid w:val="2253CF5B"/>
    <w:rsid w:val="226EA00F"/>
    <w:rsid w:val="226F842C"/>
    <w:rsid w:val="228F5183"/>
    <w:rsid w:val="22D96031"/>
    <w:rsid w:val="2399E3C9"/>
    <w:rsid w:val="239BA930"/>
    <w:rsid w:val="23A9E9ED"/>
    <w:rsid w:val="23E586D6"/>
    <w:rsid w:val="240D4314"/>
    <w:rsid w:val="24196123"/>
    <w:rsid w:val="24A526D3"/>
    <w:rsid w:val="24B675FA"/>
    <w:rsid w:val="24DE700B"/>
    <w:rsid w:val="24EAD6F9"/>
    <w:rsid w:val="2528C9BF"/>
    <w:rsid w:val="262940A7"/>
    <w:rsid w:val="265773EB"/>
    <w:rsid w:val="26760501"/>
    <w:rsid w:val="268CF93D"/>
    <w:rsid w:val="268F9A9B"/>
    <w:rsid w:val="273C9C47"/>
    <w:rsid w:val="276FA01E"/>
    <w:rsid w:val="27B9B008"/>
    <w:rsid w:val="27EE92B3"/>
    <w:rsid w:val="287E1569"/>
    <w:rsid w:val="29B52788"/>
    <w:rsid w:val="29C9742F"/>
    <w:rsid w:val="2A69B4B9"/>
    <w:rsid w:val="2AF022B2"/>
    <w:rsid w:val="2B10B7A2"/>
    <w:rsid w:val="2B1E5843"/>
    <w:rsid w:val="2BA1CBAB"/>
    <w:rsid w:val="2BA50C9F"/>
    <w:rsid w:val="2BC516E1"/>
    <w:rsid w:val="2C1DB849"/>
    <w:rsid w:val="2C691BEA"/>
    <w:rsid w:val="2C6EF065"/>
    <w:rsid w:val="2C96292A"/>
    <w:rsid w:val="2CCC71F0"/>
    <w:rsid w:val="2CE6FC44"/>
    <w:rsid w:val="2DC2A210"/>
    <w:rsid w:val="2E23FBA9"/>
    <w:rsid w:val="2E55F905"/>
    <w:rsid w:val="2E9923BC"/>
    <w:rsid w:val="2E9DCFB8"/>
    <w:rsid w:val="2EB6C0B2"/>
    <w:rsid w:val="2F24E0D1"/>
    <w:rsid w:val="2F56B039"/>
    <w:rsid w:val="2F6CB820"/>
    <w:rsid w:val="2FDE694B"/>
    <w:rsid w:val="3000CB1C"/>
    <w:rsid w:val="3006F286"/>
    <w:rsid w:val="30441A92"/>
    <w:rsid w:val="312921E0"/>
    <w:rsid w:val="312C04EA"/>
    <w:rsid w:val="314E305A"/>
    <w:rsid w:val="3162FCD3"/>
    <w:rsid w:val="320065E7"/>
    <w:rsid w:val="338B9262"/>
    <w:rsid w:val="3417C45B"/>
    <w:rsid w:val="34AC122C"/>
    <w:rsid w:val="358F3487"/>
    <w:rsid w:val="359A2109"/>
    <w:rsid w:val="35E6BAA0"/>
    <w:rsid w:val="361C971D"/>
    <w:rsid w:val="367CA6C7"/>
    <w:rsid w:val="368DC756"/>
    <w:rsid w:val="36B4AF50"/>
    <w:rsid w:val="36BF4DEE"/>
    <w:rsid w:val="373EFBD2"/>
    <w:rsid w:val="37A4DBF2"/>
    <w:rsid w:val="384E64CA"/>
    <w:rsid w:val="385FA054"/>
    <w:rsid w:val="386DF37E"/>
    <w:rsid w:val="395A3ABF"/>
    <w:rsid w:val="395ECEDD"/>
    <w:rsid w:val="396C8899"/>
    <w:rsid w:val="39CA6107"/>
    <w:rsid w:val="39F29FD1"/>
    <w:rsid w:val="3B16E712"/>
    <w:rsid w:val="3BF4D317"/>
    <w:rsid w:val="3C789BED"/>
    <w:rsid w:val="3C80739C"/>
    <w:rsid w:val="3C87391E"/>
    <w:rsid w:val="3CBCA1C2"/>
    <w:rsid w:val="3D1E9A38"/>
    <w:rsid w:val="3D86A61A"/>
    <w:rsid w:val="3DBB26DB"/>
    <w:rsid w:val="3DE0D222"/>
    <w:rsid w:val="3ED3D2D8"/>
    <w:rsid w:val="3F545C3F"/>
    <w:rsid w:val="40607579"/>
    <w:rsid w:val="40C90B17"/>
    <w:rsid w:val="4120CF1A"/>
    <w:rsid w:val="4168D54E"/>
    <w:rsid w:val="41757733"/>
    <w:rsid w:val="41CF1A12"/>
    <w:rsid w:val="41CF415B"/>
    <w:rsid w:val="426493F8"/>
    <w:rsid w:val="428C7B91"/>
    <w:rsid w:val="4335B256"/>
    <w:rsid w:val="43C6CF1D"/>
    <w:rsid w:val="43C99271"/>
    <w:rsid w:val="43FCA070"/>
    <w:rsid w:val="44225645"/>
    <w:rsid w:val="444843EF"/>
    <w:rsid w:val="4497CE8D"/>
    <w:rsid w:val="44DA4871"/>
    <w:rsid w:val="44FED5AF"/>
    <w:rsid w:val="454C3235"/>
    <w:rsid w:val="457A081E"/>
    <w:rsid w:val="45B3D01A"/>
    <w:rsid w:val="462E933A"/>
    <w:rsid w:val="464A2DFE"/>
    <w:rsid w:val="464B504E"/>
    <w:rsid w:val="4680C88E"/>
    <w:rsid w:val="46936AE2"/>
    <w:rsid w:val="46A00879"/>
    <w:rsid w:val="46B6E675"/>
    <w:rsid w:val="46E1F1B1"/>
    <w:rsid w:val="46F74E3F"/>
    <w:rsid w:val="47617979"/>
    <w:rsid w:val="479FF24F"/>
    <w:rsid w:val="481159E8"/>
    <w:rsid w:val="48226077"/>
    <w:rsid w:val="483F8F07"/>
    <w:rsid w:val="4879073F"/>
    <w:rsid w:val="488C04CE"/>
    <w:rsid w:val="49EB46FA"/>
    <w:rsid w:val="4A90413F"/>
    <w:rsid w:val="4A9C5BA4"/>
    <w:rsid w:val="4B0C60C4"/>
    <w:rsid w:val="4C67F3FC"/>
    <w:rsid w:val="4C78E6A5"/>
    <w:rsid w:val="4C8C9D9A"/>
    <w:rsid w:val="4CD53561"/>
    <w:rsid w:val="4D75CC11"/>
    <w:rsid w:val="4D94DAB7"/>
    <w:rsid w:val="4DB52C5C"/>
    <w:rsid w:val="4DBEE388"/>
    <w:rsid w:val="4DD28AF4"/>
    <w:rsid w:val="4EB4CDC1"/>
    <w:rsid w:val="4EE3B18C"/>
    <w:rsid w:val="4EE63060"/>
    <w:rsid w:val="4F77A9A2"/>
    <w:rsid w:val="4F9DB85D"/>
    <w:rsid w:val="4FE979C9"/>
    <w:rsid w:val="508D2B6B"/>
    <w:rsid w:val="509FABDE"/>
    <w:rsid w:val="50E31C06"/>
    <w:rsid w:val="5159226C"/>
    <w:rsid w:val="516C948F"/>
    <w:rsid w:val="51802EC4"/>
    <w:rsid w:val="51B54911"/>
    <w:rsid w:val="51EF2601"/>
    <w:rsid w:val="525F721E"/>
    <w:rsid w:val="52639D38"/>
    <w:rsid w:val="52B0289D"/>
    <w:rsid w:val="52D0C634"/>
    <w:rsid w:val="532689D8"/>
    <w:rsid w:val="5375C4E9"/>
    <w:rsid w:val="53CF8E7C"/>
    <w:rsid w:val="54029641"/>
    <w:rsid w:val="547A01B0"/>
    <w:rsid w:val="54C24536"/>
    <w:rsid w:val="54CA0C9E"/>
    <w:rsid w:val="5567509A"/>
    <w:rsid w:val="559E5323"/>
    <w:rsid w:val="55A83A2B"/>
    <w:rsid w:val="5681E1F8"/>
    <w:rsid w:val="568429C4"/>
    <w:rsid w:val="56B37C35"/>
    <w:rsid w:val="57CEEC8E"/>
    <w:rsid w:val="57F23EA6"/>
    <w:rsid w:val="5863865A"/>
    <w:rsid w:val="58C42531"/>
    <w:rsid w:val="59063D16"/>
    <w:rsid w:val="595F6CEC"/>
    <w:rsid w:val="59CF625E"/>
    <w:rsid w:val="5A5017FA"/>
    <w:rsid w:val="5ABCEA83"/>
    <w:rsid w:val="5AEB62AD"/>
    <w:rsid w:val="5B07E8EC"/>
    <w:rsid w:val="5B0FEF09"/>
    <w:rsid w:val="5B194297"/>
    <w:rsid w:val="5B6BAA48"/>
    <w:rsid w:val="5BB93E24"/>
    <w:rsid w:val="5BD51338"/>
    <w:rsid w:val="5BDB138C"/>
    <w:rsid w:val="5BFDEEBC"/>
    <w:rsid w:val="5C040E03"/>
    <w:rsid w:val="5CF215D3"/>
    <w:rsid w:val="5D03344B"/>
    <w:rsid w:val="5D223514"/>
    <w:rsid w:val="5DF8B642"/>
    <w:rsid w:val="5E1E80D4"/>
    <w:rsid w:val="5E3E0EC4"/>
    <w:rsid w:val="5E5D2E82"/>
    <w:rsid w:val="5E917224"/>
    <w:rsid w:val="5ED8907A"/>
    <w:rsid w:val="5F0F85D8"/>
    <w:rsid w:val="600DA372"/>
    <w:rsid w:val="603A3974"/>
    <w:rsid w:val="604691F3"/>
    <w:rsid w:val="60B9AD0C"/>
    <w:rsid w:val="60E68E2F"/>
    <w:rsid w:val="60EA3468"/>
    <w:rsid w:val="610C41AD"/>
    <w:rsid w:val="61D1F040"/>
    <w:rsid w:val="625A70B5"/>
    <w:rsid w:val="62996F0C"/>
    <w:rsid w:val="63E9C0F2"/>
    <w:rsid w:val="643DF81C"/>
    <w:rsid w:val="649225A1"/>
    <w:rsid w:val="64BF75D5"/>
    <w:rsid w:val="64C2BD13"/>
    <w:rsid w:val="65B5B5F0"/>
    <w:rsid w:val="66167E7D"/>
    <w:rsid w:val="66248885"/>
    <w:rsid w:val="66447E2D"/>
    <w:rsid w:val="6647952A"/>
    <w:rsid w:val="668992FE"/>
    <w:rsid w:val="676658A3"/>
    <w:rsid w:val="67785DEA"/>
    <w:rsid w:val="679FB89B"/>
    <w:rsid w:val="67B2F443"/>
    <w:rsid w:val="67C41274"/>
    <w:rsid w:val="67F71697"/>
    <w:rsid w:val="680339CF"/>
    <w:rsid w:val="687CE45A"/>
    <w:rsid w:val="697236B7"/>
    <w:rsid w:val="69DFFD43"/>
    <w:rsid w:val="69E22DBD"/>
    <w:rsid w:val="6A0A34CF"/>
    <w:rsid w:val="6A5D134F"/>
    <w:rsid w:val="6B0B5D3A"/>
    <w:rsid w:val="6B845E79"/>
    <w:rsid w:val="6B853E48"/>
    <w:rsid w:val="6BCD4C72"/>
    <w:rsid w:val="6C034AE1"/>
    <w:rsid w:val="6CA87A63"/>
    <w:rsid w:val="6D5AF091"/>
    <w:rsid w:val="6E495527"/>
    <w:rsid w:val="6EE06CF5"/>
    <w:rsid w:val="6F21B626"/>
    <w:rsid w:val="6FCFB771"/>
    <w:rsid w:val="702DB3C6"/>
    <w:rsid w:val="703304EA"/>
    <w:rsid w:val="70678A1A"/>
    <w:rsid w:val="7070D4E3"/>
    <w:rsid w:val="70C76242"/>
    <w:rsid w:val="710BA844"/>
    <w:rsid w:val="7187E830"/>
    <w:rsid w:val="71A7D1F7"/>
    <w:rsid w:val="71AC0C86"/>
    <w:rsid w:val="71B9E84A"/>
    <w:rsid w:val="731BAD85"/>
    <w:rsid w:val="73340D24"/>
    <w:rsid w:val="7369A349"/>
    <w:rsid w:val="73FD46A5"/>
    <w:rsid w:val="742BB4C0"/>
    <w:rsid w:val="7454FBB3"/>
    <w:rsid w:val="74891D67"/>
    <w:rsid w:val="749EE7C2"/>
    <w:rsid w:val="74F6A511"/>
    <w:rsid w:val="74FC2F16"/>
    <w:rsid w:val="75523165"/>
    <w:rsid w:val="75544A43"/>
    <w:rsid w:val="758032E7"/>
    <w:rsid w:val="7587E333"/>
    <w:rsid w:val="7588F412"/>
    <w:rsid w:val="75B8F2D6"/>
    <w:rsid w:val="75BB99F7"/>
    <w:rsid w:val="75D81528"/>
    <w:rsid w:val="75E296B2"/>
    <w:rsid w:val="762505B8"/>
    <w:rsid w:val="7642682F"/>
    <w:rsid w:val="7661BDEF"/>
    <w:rsid w:val="76AE63EB"/>
    <w:rsid w:val="76C9C260"/>
    <w:rsid w:val="77ACF0AC"/>
    <w:rsid w:val="784A344C"/>
    <w:rsid w:val="78727232"/>
    <w:rsid w:val="788C7E96"/>
    <w:rsid w:val="78AB7672"/>
    <w:rsid w:val="78CFAC01"/>
    <w:rsid w:val="79BB2247"/>
    <w:rsid w:val="7A1033A5"/>
    <w:rsid w:val="7A680B40"/>
    <w:rsid w:val="7A99B848"/>
    <w:rsid w:val="7B1322DC"/>
    <w:rsid w:val="7B81D50E"/>
    <w:rsid w:val="7BB7247A"/>
    <w:rsid w:val="7BEDBF31"/>
    <w:rsid w:val="7C576495"/>
    <w:rsid w:val="7C942750"/>
    <w:rsid w:val="7CA15FF9"/>
    <w:rsid w:val="7D5782DA"/>
    <w:rsid w:val="7D697401"/>
    <w:rsid w:val="7D7603E9"/>
    <w:rsid w:val="7D997D8D"/>
    <w:rsid w:val="7E296DE7"/>
    <w:rsid w:val="7EA8861E"/>
    <w:rsid w:val="7EABB3EA"/>
    <w:rsid w:val="7F044155"/>
    <w:rsid w:val="7FA83BFC"/>
    <w:rsid w:val="7FFF898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21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7954"/>
    <w:pPr>
      <w:spacing w:before="120"/>
      <w:jc w:val="both"/>
    </w:pPr>
    <w:rPr>
      <w:rFonts w:ascii="Arial" w:hAnsi="Arial"/>
    </w:rPr>
  </w:style>
  <w:style w:type="paragraph" w:styleId="Heading1">
    <w:name w:val="heading 1"/>
    <w:aliases w:val="Heading 1 PF"/>
    <w:basedOn w:val="Normal"/>
    <w:next w:val="Normal"/>
    <w:link w:val="Heading1Char"/>
    <w:qFormat/>
    <w:pPr>
      <w:keepNext/>
      <w:numPr>
        <w:numId w:val="3"/>
      </w:numPr>
      <w:pBdr>
        <w:bottom w:val="single" w:sz="4" w:space="1" w:color="auto"/>
      </w:pBdr>
      <w:spacing w:before="360" w:after="60"/>
      <w:jc w:val="left"/>
      <w:outlineLvl w:val="0"/>
    </w:pPr>
    <w:rPr>
      <w:b/>
      <w:caps/>
      <w:kern w:val="28"/>
      <w:sz w:val="22"/>
    </w:rPr>
  </w:style>
  <w:style w:type="paragraph" w:styleId="Heading2">
    <w:name w:val="heading 2"/>
    <w:basedOn w:val="Normal"/>
    <w:next w:val="Normal"/>
    <w:link w:val="Heading2Char"/>
    <w:qFormat/>
    <w:pPr>
      <w:keepNext/>
      <w:numPr>
        <w:ilvl w:val="1"/>
        <w:numId w:val="3"/>
      </w:numPr>
      <w:spacing w:after="60"/>
      <w:outlineLvl w:val="1"/>
    </w:pPr>
    <w:rPr>
      <w:b/>
      <w:sz w:val="22"/>
      <w:u w:val="single"/>
    </w:rPr>
  </w:style>
  <w:style w:type="paragraph" w:styleId="Heading3">
    <w:name w:val="heading 3"/>
    <w:basedOn w:val="Normal"/>
    <w:next w:val="Normal"/>
    <w:link w:val="Heading3Char"/>
    <w:qFormat/>
    <w:pPr>
      <w:keepNext/>
      <w:numPr>
        <w:ilvl w:val="2"/>
        <w:numId w:val="3"/>
      </w:numPr>
      <w:tabs>
        <w:tab w:val="left" w:pos="397"/>
      </w:tabs>
      <w:spacing w:after="60"/>
      <w:outlineLvl w:val="2"/>
    </w:pPr>
    <w:rPr>
      <w:b/>
      <w:sz w:val="22"/>
    </w:rPr>
  </w:style>
  <w:style w:type="paragraph" w:styleId="Heading4">
    <w:name w:val="heading 4"/>
    <w:basedOn w:val="Normal"/>
    <w:next w:val="Normal"/>
    <w:link w:val="Heading4Char"/>
    <w:qFormat/>
    <w:pPr>
      <w:keepNext/>
      <w:numPr>
        <w:ilvl w:val="3"/>
        <w:numId w:val="3"/>
      </w:numPr>
      <w:spacing w:before="240"/>
      <w:outlineLvl w:val="3"/>
    </w:pPr>
    <w:rPr>
      <w:b/>
    </w:rPr>
  </w:style>
  <w:style w:type="paragraph" w:styleId="Heading5">
    <w:name w:val="heading 5"/>
    <w:basedOn w:val="Normal"/>
    <w:next w:val="Normal"/>
    <w:qFormat/>
    <w:rsid w:val="00CB4ABC"/>
    <w:pPr>
      <w:numPr>
        <w:ilvl w:val="4"/>
        <w:numId w:val="3"/>
      </w:numPr>
      <w:spacing w:before="240"/>
      <w:outlineLvl w:val="4"/>
    </w:pPr>
    <w:rPr>
      <w:b/>
      <w:bCs/>
      <w:i/>
      <w:iCs/>
      <w:sz w:val="18"/>
      <w:szCs w:val="18"/>
    </w:rPr>
  </w:style>
  <w:style w:type="paragraph" w:styleId="Heading6">
    <w:name w:val="heading 6"/>
    <w:basedOn w:val="Normal"/>
    <w:next w:val="Normal"/>
    <w:qFormat/>
    <w:pPr>
      <w:numPr>
        <w:ilvl w:val="5"/>
        <w:numId w:val="3"/>
      </w:numPr>
      <w:spacing w:before="240"/>
      <w:outlineLvl w:val="5"/>
    </w:pPr>
    <w:rPr>
      <w:rFonts w:ascii="Times New Roman" w:hAnsi="Times New Roman"/>
      <w:b/>
      <w:bCs/>
      <w:sz w:val="22"/>
      <w:szCs w:val="22"/>
    </w:rPr>
  </w:style>
  <w:style w:type="paragraph" w:styleId="Heading7">
    <w:name w:val="heading 7"/>
    <w:basedOn w:val="Normal"/>
    <w:next w:val="Normal"/>
    <w:qFormat/>
    <w:pPr>
      <w:numPr>
        <w:ilvl w:val="6"/>
        <w:numId w:val="3"/>
      </w:numPr>
      <w:spacing w:before="240"/>
      <w:outlineLvl w:val="6"/>
    </w:pPr>
    <w:rPr>
      <w:rFonts w:ascii="Times New Roman" w:hAnsi="Times New Roman"/>
      <w:sz w:val="24"/>
      <w:szCs w:val="24"/>
    </w:rPr>
  </w:style>
  <w:style w:type="paragraph" w:styleId="Heading8">
    <w:name w:val="heading 8"/>
    <w:basedOn w:val="Normal"/>
    <w:next w:val="Normal"/>
    <w:qFormat/>
    <w:pPr>
      <w:numPr>
        <w:ilvl w:val="7"/>
        <w:numId w:val="3"/>
      </w:numPr>
      <w:spacing w:before="240"/>
      <w:outlineLvl w:val="7"/>
    </w:pPr>
    <w:rPr>
      <w:rFonts w:ascii="Times New Roman" w:hAnsi="Times New Roman"/>
      <w:i/>
      <w:iCs/>
      <w:sz w:val="24"/>
      <w:szCs w:val="24"/>
    </w:rPr>
  </w:style>
  <w:style w:type="paragraph" w:styleId="Heading9">
    <w:name w:val="heading 9"/>
    <w:basedOn w:val="Normal"/>
    <w:next w:val="Normal"/>
    <w:qFormat/>
    <w:pPr>
      <w:numPr>
        <w:ilvl w:val="8"/>
        <w:numId w:val="3"/>
      </w:numPr>
      <w:spacing w:before="24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
    <w:name w:val="Indent"/>
    <w:basedOn w:val="Normal"/>
    <w:pPr>
      <w:numPr>
        <w:numId w:val="2"/>
      </w:numPr>
      <w:tabs>
        <w:tab w:val="clear" w:pos="1211"/>
        <w:tab w:val="num" w:pos="360"/>
        <w:tab w:val="left" w:pos="1134"/>
      </w:tabs>
      <w:ind w:left="0" w:firstLine="0"/>
    </w:pPr>
  </w:style>
  <w:style w:type="paragraph" w:customStyle="1" w:styleId="Bullet">
    <w:name w:val="Bullet"/>
    <w:basedOn w:val="Normal"/>
    <w:pPr>
      <w:numPr>
        <w:numId w:val="1"/>
      </w:numPr>
      <w:tabs>
        <w:tab w:val="left" w:pos="284"/>
      </w:tabs>
    </w:pPr>
  </w:style>
  <w:style w:type="paragraph" w:styleId="Header">
    <w:name w:val="header"/>
    <w:aliases w:val="En-tête SQ"/>
    <w:basedOn w:val="Normal"/>
    <w:link w:val="HeaderChar"/>
    <w:pPr>
      <w:tabs>
        <w:tab w:val="center" w:pos="4153"/>
        <w:tab w:val="right" w:pos="8306"/>
      </w:tabs>
    </w:pPr>
  </w:style>
  <w:style w:type="paragraph" w:customStyle="1" w:styleId="Boxtitle">
    <w:name w:val="Box title"/>
    <w:basedOn w:val="Normal"/>
    <w:rPr>
      <w:b/>
      <w:sz w:val="18"/>
    </w:rPr>
  </w:style>
  <w:style w:type="paragraph" w:styleId="Footer">
    <w:name w:val="footer"/>
    <w:basedOn w:val="Normal"/>
    <w:link w:val="FooterChar"/>
    <w:pPr>
      <w:tabs>
        <w:tab w:val="center" w:pos="4153"/>
        <w:tab w:val="right" w:pos="8306"/>
      </w:tabs>
    </w:pPr>
  </w:style>
  <w:style w:type="paragraph" w:customStyle="1" w:styleId="HeaderFooter">
    <w:name w:val="Header / Footer"/>
    <w:basedOn w:val="Normal"/>
    <w:pPr>
      <w:spacing w:before="0"/>
    </w:pPr>
    <w:rPr>
      <w:sz w:val="22"/>
    </w:rPr>
  </w:style>
  <w:style w:type="paragraph" w:styleId="TOC1">
    <w:name w:val="toc 1"/>
    <w:basedOn w:val="Normal"/>
    <w:next w:val="Normal"/>
    <w:autoRedefine/>
    <w:uiPriority w:val="39"/>
    <w:rsid w:val="00130C16"/>
    <w:pPr>
      <w:tabs>
        <w:tab w:val="left" w:pos="624"/>
        <w:tab w:val="right" w:leader="dot" w:pos="9344"/>
      </w:tabs>
      <w:spacing w:before="60"/>
    </w:pPr>
    <w:rPr>
      <w:b/>
      <w:caps/>
      <w:noProof/>
    </w:rPr>
  </w:style>
  <w:style w:type="paragraph" w:customStyle="1" w:styleId="DocTitle">
    <w:name w:val="Doc Title"/>
    <w:basedOn w:val="Normal"/>
    <w:pPr>
      <w:pBdr>
        <w:top w:val="single" w:sz="4" w:space="1" w:color="auto"/>
        <w:left w:val="single" w:sz="4" w:space="4" w:color="auto"/>
        <w:bottom w:val="single" w:sz="4" w:space="1" w:color="auto"/>
        <w:right w:val="single" w:sz="4" w:space="4" w:color="auto"/>
      </w:pBdr>
      <w:shd w:val="pct12" w:color="auto" w:fill="auto"/>
      <w:ind w:left="1361" w:right="1361"/>
      <w:jc w:val="center"/>
    </w:pPr>
    <w:rPr>
      <w:b/>
      <w:caps/>
      <w:sz w:val="28"/>
    </w:rPr>
  </w:style>
  <w:style w:type="paragraph" w:styleId="TOC2">
    <w:name w:val="toc 2"/>
    <w:basedOn w:val="TOC1"/>
    <w:next w:val="Normal"/>
    <w:autoRedefine/>
    <w:uiPriority w:val="39"/>
    <w:rsid w:val="00F30228"/>
    <w:pPr>
      <w:tabs>
        <w:tab w:val="left" w:pos="800"/>
      </w:tabs>
    </w:pPr>
    <w:rPr>
      <w:b w:val="0"/>
      <w:caps w:val="0"/>
    </w:rPr>
  </w:style>
  <w:style w:type="paragraph" w:styleId="TOC3">
    <w:name w:val="toc 3"/>
    <w:basedOn w:val="Normal"/>
    <w:next w:val="Normal"/>
    <w:autoRedefine/>
    <w:uiPriority w:val="39"/>
    <w:pPr>
      <w:tabs>
        <w:tab w:val="left" w:pos="1200"/>
        <w:tab w:val="right" w:leader="dot" w:pos="9360"/>
      </w:tabs>
      <w:ind w:left="400"/>
    </w:pPr>
    <w:rPr>
      <w:noProof/>
    </w:rPr>
  </w:style>
  <w:style w:type="paragraph" w:styleId="TOC4">
    <w:name w:val="toc 4"/>
    <w:basedOn w:val="Normal"/>
    <w:next w:val="Normal"/>
    <w:autoRedefine/>
    <w:uiPriority w:val="39"/>
    <w:rsid w:val="005B5C95"/>
    <w:pPr>
      <w:tabs>
        <w:tab w:val="left" w:pos="1600"/>
        <w:tab w:val="right" w:leader="dot" w:pos="9360"/>
      </w:tabs>
      <w:ind w:left="600"/>
    </w:pPr>
    <w:rPr>
      <w:noProof/>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Hyperlink">
    <w:name w:val="Hyperlink"/>
    <w:uiPriority w:val="99"/>
    <w:rPr>
      <w:color w:val="0000FF"/>
      <w:u w:val="single"/>
    </w:rPr>
  </w:style>
  <w:style w:type="paragraph" w:customStyle="1" w:styleId="HeaderTitle">
    <w:name w:val="HeaderTitle"/>
    <w:basedOn w:val="Header"/>
    <w:pPr>
      <w:tabs>
        <w:tab w:val="clear" w:pos="4153"/>
        <w:tab w:val="clear" w:pos="8306"/>
        <w:tab w:val="center" w:pos="4320"/>
        <w:tab w:val="right" w:pos="8640"/>
      </w:tabs>
      <w:spacing w:before="80"/>
      <w:jc w:val="center"/>
    </w:pPr>
    <w:rPr>
      <w:b/>
      <w:lang w:val="fr-FR" w:eastAsia="fr-FR"/>
    </w:rPr>
  </w:style>
  <w:style w:type="paragraph" w:customStyle="1" w:styleId="TOCTitle">
    <w:name w:val="TOC Title"/>
    <w:basedOn w:val="Normal"/>
    <w:pPr>
      <w:jc w:val="center"/>
    </w:pPr>
    <w:rPr>
      <w:b/>
      <w:caps/>
      <w:sz w:val="28"/>
    </w:rPr>
  </w:style>
  <w:style w:type="character" w:styleId="PageNumber">
    <w:name w:val="page number"/>
    <w:basedOn w:val="DefaultParagraphFont"/>
  </w:style>
  <w:style w:type="character" w:customStyle="1" w:styleId="Heading1Char">
    <w:name w:val="Heading 1 Char"/>
    <w:aliases w:val="Heading 1 PF Char"/>
    <w:link w:val="Heading1"/>
    <w:rsid w:val="00D14FB6"/>
    <w:rPr>
      <w:rFonts w:ascii="Arial" w:hAnsi="Arial"/>
      <w:b/>
      <w:caps/>
      <w:kern w:val="28"/>
      <w:sz w:val="22"/>
    </w:rPr>
  </w:style>
  <w:style w:type="paragraph" w:customStyle="1" w:styleId="paragpaph1">
    <w:name w:val="paragpaph1"/>
    <w:basedOn w:val="Normal"/>
    <w:uiPriority w:val="99"/>
    <w:pPr>
      <w:ind w:left="850"/>
    </w:pPr>
  </w:style>
  <w:style w:type="character" w:customStyle="1" w:styleId="Heading2Char">
    <w:name w:val="Heading 2 Char"/>
    <w:link w:val="Heading2"/>
    <w:rsid w:val="00D14FB6"/>
    <w:rPr>
      <w:rFonts w:ascii="Arial" w:hAnsi="Arial"/>
      <w:b/>
      <w:sz w:val="22"/>
      <w:u w:val="single"/>
    </w:rPr>
  </w:style>
  <w:style w:type="paragraph" w:styleId="BodyText2">
    <w:name w:val="Body Text 2"/>
    <w:basedOn w:val="Normal"/>
    <w:rsid w:val="00C26B0B"/>
    <w:pPr>
      <w:widowControl w:val="0"/>
      <w:spacing w:before="0" w:after="60"/>
      <w:jc w:val="left"/>
    </w:pPr>
    <w:rPr>
      <w:i/>
      <w:noProof/>
      <w:color w:val="0000FF"/>
      <w:sz w:val="22"/>
    </w:rPr>
  </w:style>
  <w:style w:type="paragraph" w:customStyle="1" w:styleId="Text">
    <w:name w:val="Text"/>
    <w:basedOn w:val="Normal"/>
    <w:rsid w:val="00C26B0B"/>
    <w:pPr>
      <w:spacing w:before="0" w:after="120"/>
    </w:pPr>
    <w:rPr>
      <w:rFonts w:ascii="Imago" w:hAnsi="Imago"/>
      <w:sz w:val="22"/>
      <w:lang w:eastAsia="zh-TW"/>
    </w:rPr>
  </w:style>
  <w:style w:type="paragraph" w:styleId="BodyText">
    <w:name w:val="Body Text"/>
    <w:basedOn w:val="Normal"/>
    <w:rsid w:val="00C26B0B"/>
    <w:pPr>
      <w:spacing w:after="120"/>
    </w:pPr>
  </w:style>
  <w:style w:type="paragraph" w:styleId="NormalIndent">
    <w:name w:val="Normal Indent"/>
    <w:basedOn w:val="Normal"/>
    <w:rsid w:val="00C26B0B"/>
    <w:pPr>
      <w:spacing w:before="0"/>
      <w:ind w:left="851"/>
      <w:jc w:val="left"/>
    </w:pPr>
    <w:rPr>
      <w:rFonts w:ascii="Imago" w:hAnsi="Imago"/>
      <w:spacing w:val="5"/>
      <w:sz w:val="24"/>
      <w:lang w:val="en-GB" w:eastAsia="zh-TW"/>
    </w:rPr>
  </w:style>
  <w:style w:type="paragraph" w:styleId="BodyTextIndent">
    <w:name w:val="Body Text Indent"/>
    <w:basedOn w:val="Normal"/>
    <w:rsid w:val="007200F3"/>
    <w:pPr>
      <w:spacing w:after="120"/>
      <w:ind w:left="360"/>
    </w:pPr>
  </w:style>
  <w:style w:type="table" w:styleId="TableGrid">
    <w:name w:val="Table Grid"/>
    <w:basedOn w:val="TableNormal"/>
    <w:rsid w:val="00153265"/>
    <w:pPr>
      <w:spacing w:before="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A0E23"/>
    <w:pPr>
      <w:spacing w:before="0" w:after="200" w:line="276" w:lineRule="auto"/>
      <w:ind w:left="720"/>
      <w:contextualSpacing/>
      <w:jc w:val="left"/>
    </w:pPr>
    <w:rPr>
      <w:rFonts w:ascii="Calibri" w:eastAsia="Calibri" w:hAnsi="Calibri"/>
      <w:sz w:val="22"/>
      <w:szCs w:val="22"/>
    </w:rPr>
  </w:style>
  <w:style w:type="character" w:customStyle="1" w:styleId="FooterChar">
    <w:name w:val="Footer Char"/>
    <w:link w:val="Footer"/>
    <w:rsid w:val="002D1FB5"/>
    <w:rPr>
      <w:rFonts w:ascii="Arial" w:hAnsi="Arial"/>
    </w:rPr>
  </w:style>
  <w:style w:type="paragraph" w:styleId="NormalWeb">
    <w:name w:val="Normal (Web)"/>
    <w:basedOn w:val="Normal"/>
    <w:uiPriority w:val="99"/>
    <w:unhideWhenUsed/>
    <w:rsid w:val="002D1FB5"/>
    <w:pPr>
      <w:spacing w:before="100" w:beforeAutospacing="1" w:after="100" w:afterAutospacing="1"/>
      <w:jc w:val="left"/>
    </w:pPr>
    <w:rPr>
      <w:rFonts w:ascii="Times New Roman" w:hAnsi="Times New Roman"/>
      <w:sz w:val="24"/>
      <w:szCs w:val="24"/>
    </w:rPr>
  </w:style>
  <w:style w:type="character" w:customStyle="1" w:styleId="ng-binding">
    <w:name w:val="ng-binding"/>
    <w:rsid w:val="002D1FB5"/>
  </w:style>
  <w:style w:type="paragraph" w:customStyle="1" w:styleId="TEXT0">
    <w:name w:val="TEXT"/>
    <w:basedOn w:val="Normal"/>
    <w:rsid w:val="002D1FB5"/>
    <w:pPr>
      <w:spacing w:before="0"/>
      <w:ind w:left="1440" w:right="324" w:hanging="720"/>
      <w:jc w:val="left"/>
    </w:pPr>
    <w:rPr>
      <w:lang w:eastAsia="ja-JP"/>
    </w:rPr>
  </w:style>
  <w:style w:type="paragraph" w:styleId="BalloonText">
    <w:name w:val="Balloon Text"/>
    <w:basedOn w:val="Normal"/>
    <w:link w:val="BalloonTextChar"/>
    <w:rsid w:val="00DE7D96"/>
    <w:pPr>
      <w:spacing w:before="0"/>
    </w:pPr>
    <w:rPr>
      <w:rFonts w:ascii="Tahoma" w:hAnsi="Tahoma" w:cs="Tahoma"/>
      <w:sz w:val="16"/>
      <w:szCs w:val="16"/>
    </w:rPr>
  </w:style>
  <w:style w:type="character" w:customStyle="1" w:styleId="BalloonTextChar">
    <w:name w:val="Balloon Text Char"/>
    <w:basedOn w:val="DefaultParagraphFont"/>
    <w:link w:val="BalloonText"/>
    <w:rsid w:val="00DE7D96"/>
    <w:rPr>
      <w:rFonts w:ascii="Tahoma" w:hAnsi="Tahoma" w:cs="Tahoma"/>
      <w:sz w:val="16"/>
      <w:szCs w:val="16"/>
    </w:rPr>
  </w:style>
  <w:style w:type="character" w:styleId="CommentReference">
    <w:name w:val="annotation reference"/>
    <w:basedOn w:val="DefaultParagraphFont"/>
    <w:semiHidden/>
    <w:unhideWhenUsed/>
    <w:rsid w:val="004B720D"/>
    <w:rPr>
      <w:sz w:val="16"/>
      <w:szCs w:val="16"/>
    </w:rPr>
  </w:style>
  <w:style w:type="paragraph" w:styleId="CommentText">
    <w:name w:val="annotation text"/>
    <w:basedOn w:val="Normal"/>
    <w:link w:val="CommentTextChar"/>
    <w:unhideWhenUsed/>
    <w:rsid w:val="004B720D"/>
  </w:style>
  <w:style w:type="character" w:customStyle="1" w:styleId="CommentTextChar">
    <w:name w:val="Comment Text Char"/>
    <w:basedOn w:val="DefaultParagraphFont"/>
    <w:link w:val="CommentText"/>
    <w:rsid w:val="004B720D"/>
    <w:rPr>
      <w:rFonts w:ascii="Arial" w:hAnsi="Arial"/>
    </w:rPr>
  </w:style>
  <w:style w:type="paragraph" w:styleId="CommentSubject">
    <w:name w:val="annotation subject"/>
    <w:basedOn w:val="CommentText"/>
    <w:next w:val="CommentText"/>
    <w:link w:val="CommentSubjectChar"/>
    <w:semiHidden/>
    <w:unhideWhenUsed/>
    <w:rsid w:val="004B720D"/>
    <w:rPr>
      <w:b/>
      <w:bCs/>
    </w:rPr>
  </w:style>
  <w:style w:type="character" w:customStyle="1" w:styleId="CommentSubjectChar">
    <w:name w:val="Comment Subject Char"/>
    <w:basedOn w:val="CommentTextChar"/>
    <w:link w:val="CommentSubject"/>
    <w:semiHidden/>
    <w:rsid w:val="004B720D"/>
    <w:rPr>
      <w:rFonts w:ascii="Arial" w:hAnsi="Arial"/>
      <w:b/>
      <w:bCs/>
    </w:rPr>
  </w:style>
  <w:style w:type="paragraph" w:styleId="Revision">
    <w:name w:val="Revision"/>
    <w:hidden/>
    <w:uiPriority w:val="99"/>
    <w:semiHidden/>
    <w:rsid w:val="006C3D7D"/>
    <w:rPr>
      <w:rFonts w:ascii="Arial" w:hAnsi="Arial"/>
    </w:r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l0s321">
    <w:name w:val="l0s321"/>
    <w:basedOn w:val="DefaultParagraphFont"/>
    <w:rsid w:val="00B17427"/>
    <w:rPr>
      <w:rFonts w:ascii="Courier New" w:hAnsi="Courier New" w:cs="Courier New" w:hint="default"/>
      <w:color w:val="3399FF"/>
      <w:sz w:val="20"/>
      <w:szCs w:val="20"/>
      <w:shd w:val="clear" w:color="auto" w:fill="FFFFFF"/>
    </w:rPr>
  </w:style>
  <w:style w:type="character" w:styleId="FollowedHyperlink">
    <w:name w:val="FollowedHyperlink"/>
    <w:basedOn w:val="DefaultParagraphFont"/>
    <w:uiPriority w:val="99"/>
    <w:semiHidden/>
    <w:unhideWhenUsed/>
    <w:rsid w:val="002D7447"/>
    <w:rPr>
      <w:color w:val="954F72"/>
      <w:u w:val="single"/>
    </w:rPr>
  </w:style>
  <w:style w:type="paragraph" w:customStyle="1" w:styleId="msonormal0">
    <w:name w:val="msonormal"/>
    <w:basedOn w:val="Normal"/>
    <w:rsid w:val="002D7447"/>
    <w:pPr>
      <w:spacing w:before="100" w:beforeAutospacing="1" w:after="100" w:afterAutospacing="1"/>
      <w:jc w:val="left"/>
    </w:pPr>
    <w:rPr>
      <w:rFonts w:ascii="Times New Roman" w:hAnsi="Times New Roman"/>
      <w:sz w:val="24"/>
      <w:szCs w:val="24"/>
      <w:lang w:val="en-GB" w:eastAsia="en-GB"/>
    </w:rPr>
  </w:style>
  <w:style w:type="paragraph" w:customStyle="1" w:styleId="xl63">
    <w:name w:val="xl63"/>
    <w:basedOn w:val="Normal"/>
    <w:rsid w:val="002D7447"/>
    <w:pPr>
      <w:pBdr>
        <w:top w:val="single" w:sz="4" w:space="0" w:color="203764"/>
        <w:left w:val="single" w:sz="4" w:space="0" w:color="203764"/>
        <w:bottom w:val="single" w:sz="4" w:space="0" w:color="203764"/>
        <w:right w:val="single" w:sz="4" w:space="0" w:color="FFFFFF"/>
      </w:pBdr>
      <w:shd w:val="clear" w:color="000000" w:fill="203764"/>
      <w:spacing w:before="100" w:beforeAutospacing="1" w:after="100" w:afterAutospacing="1"/>
      <w:jc w:val="left"/>
    </w:pPr>
    <w:rPr>
      <w:rFonts w:ascii="Times New Roman" w:hAnsi="Times New Roman"/>
      <w:b/>
      <w:bCs/>
      <w:i/>
      <w:iCs/>
      <w:color w:val="FFFFFF"/>
      <w:sz w:val="16"/>
      <w:szCs w:val="16"/>
      <w:lang w:val="en-GB" w:eastAsia="en-GB"/>
    </w:rPr>
  </w:style>
  <w:style w:type="paragraph" w:customStyle="1" w:styleId="xl64">
    <w:name w:val="xl64"/>
    <w:basedOn w:val="Normal"/>
    <w:rsid w:val="002D7447"/>
    <w:pPr>
      <w:pBdr>
        <w:top w:val="single" w:sz="4" w:space="0" w:color="203764"/>
        <w:left w:val="single" w:sz="4" w:space="0" w:color="FFFFFF"/>
        <w:bottom w:val="single" w:sz="4" w:space="0" w:color="203764"/>
        <w:right w:val="single" w:sz="4" w:space="0" w:color="FFFFFF"/>
      </w:pBdr>
      <w:shd w:val="clear" w:color="000000" w:fill="203764"/>
      <w:spacing w:before="100" w:beforeAutospacing="1" w:after="100" w:afterAutospacing="1"/>
      <w:jc w:val="left"/>
    </w:pPr>
    <w:rPr>
      <w:rFonts w:ascii="Times New Roman" w:hAnsi="Times New Roman"/>
      <w:b/>
      <w:bCs/>
      <w:i/>
      <w:iCs/>
      <w:color w:val="FFFFFF"/>
      <w:sz w:val="16"/>
      <w:szCs w:val="16"/>
      <w:lang w:val="en-GB" w:eastAsia="en-GB"/>
    </w:rPr>
  </w:style>
  <w:style w:type="paragraph" w:customStyle="1" w:styleId="xl65">
    <w:name w:val="xl65"/>
    <w:basedOn w:val="Normal"/>
    <w:rsid w:val="002D7447"/>
    <w:pPr>
      <w:pBdr>
        <w:top w:val="single" w:sz="4" w:space="0" w:color="203764"/>
        <w:left w:val="single" w:sz="4" w:space="0" w:color="FFFFFF"/>
        <w:bottom w:val="single" w:sz="4" w:space="0" w:color="203764"/>
        <w:right w:val="single" w:sz="4" w:space="0" w:color="203764"/>
      </w:pBdr>
      <w:shd w:val="clear" w:color="000000" w:fill="203764"/>
      <w:spacing w:before="100" w:beforeAutospacing="1" w:after="100" w:afterAutospacing="1"/>
      <w:jc w:val="left"/>
    </w:pPr>
    <w:rPr>
      <w:rFonts w:ascii="Times New Roman" w:hAnsi="Times New Roman"/>
      <w:b/>
      <w:bCs/>
      <w:i/>
      <w:iCs/>
      <w:color w:val="FFFFFF"/>
      <w:sz w:val="16"/>
      <w:szCs w:val="16"/>
      <w:lang w:val="en-GB" w:eastAsia="en-GB"/>
    </w:rPr>
  </w:style>
  <w:style w:type="paragraph" w:customStyle="1" w:styleId="xl66">
    <w:name w:val="xl66"/>
    <w:basedOn w:val="Normal"/>
    <w:rsid w:val="002D7447"/>
    <w:pPr>
      <w:pBdr>
        <w:top w:val="single" w:sz="4" w:space="0" w:color="203764"/>
        <w:left w:val="single" w:sz="4" w:space="0" w:color="203764"/>
        <w:bottom w:val="single" w:sz="4" w:space="0" w:color="203764"/>
        <w:right w:val="single" w:sz="4" w:space="0" w:color="203764"/>
      </w:pBdr>
      <w:spacing w:before="100" w:beforeAutospacing="1" w:after="100" w:afterAutospacing="1"/>
      <w:jc w:val="left"/>
    </w:pPr>
    <w:rPr>
      <w:rFonts w:ascii="Times New Roman" w:hAnsi="Times New Roman"/>
      <w:b/>
      <w:bCs/>
      <w:sz w:val="16"/>
      <w:szCs w:val="16"/>
      <w:lang w:val="en-GB" w:eastAsia="en-GB"/>
    </w:rPr>
  </w:style>
  <w:style w:type="paragraph" w:customStyle="1" w:styleId="xl67">
    <w:name w:val="xl67"/>
    <w:basedOn w:val="Normal"/>
    <w:rsid w:val="002D7447"/>
    <w:pPr>
      <w:pBdr>
        <w:top w:val="single" w:sz="4" w:space="0" w:color="203764"/>
        <w:left w:val="single" w:sz="4" w:space="0" w:color="203764"/>
        <w:bottom w:val="single" w:sz="4" w:space="0" w:color="203764"/>
        <w:right w:val="single" w:sz="4" w:space="0" w:color="203764"/>
      </w:pBdr>
      <w:spacing w:before="100" w:beforeAutospacing="1" w:after="100" w:afterAutospacing="1"/>
      <w:jc w:val="left"/>
    </w:pPr>
    <w:rPr>
      <w:rFonts w:ascii="Times New Roman" w:hAnsi="Times New Roman"/>
      <w:sz w:val="16"/>
      <w:szCs w:val="16"/>
      <w:lang w:val="en-GB" w:eastAsia="en-GB"/>
    </w:rPr>
  </w:style>
  <w:style w:type="paragraph" w:customStyle="1" w:styleId="xl68">
    <w:name w:val="xl68"/>
    <w:basedOn w:val="Normal"/>
    <w:rsid w:val="002D7447"/>
    <w:pPr>
      <w:spacing w:before="100" w:beforeAutospacing="1" w:after="100" w:afterAutospacing="1"/>
      <w:jc w:val="left"/>
    </w:pPr>
    <w:rPr>
      <w:rFonts w:ascii="Times New Roman" w:hAnsi="Times New Roman"/>
      <w:sz w:val="16"/>
      <w:szCs w:val="16"/>
      <w:lang w:val="en-GB" w:eastAsia="en-GB"/>
    </w:rPr>
  </w:style>
  <w:style w:type="character" w:customStyle="1" w:styleId="Heading4Char">
    <w:name w:val="Heading 4 Char"/>
    <w:basedOn w:val="DefaultParagraphFont"/>
    <w:link w:val="Heading4"/>
    <w:rsid w:val="00AF290F"/>
    <w:rPr>
      <w:rFonts w:ascii="Arial" w:hAnsi="Arial"/>
      <w:b/>
    </w:rPr>
  </w:style>
  <w:style w:type="character" w:customStyle="1" w:styleId="Heading3Char">
    <w:name w:val="Heading 3 Char"/>
    <w:basedOn w:val="DefaultParagraphFont"/>
    <w:link w:val="Heading3"/>
    <w:rsid w:val="0026777B"/>
    <w:rPr>
      <w:rFonts w:ascii="Arial" w:hAnsi="Arial"/>
      <w:b/>
      <w:sz w:val="22"/>
    </w:rPr>
  </w:style>
  <w:style w:type="character" w:customStyle="1" w:styleId="HeaderChar">
    <w:name w:val="Header Char"/>
    <w:aliases w:val="En-tête SQ Char"/>
    <w:basedOn w:val="DefaultParagraphFont"/>
    <w:link w:val="Header"/>
    <w:rsid w:val="009901D3"/>
    <w:rPr>
      <w:rFonts w:ascii="Arial" w:hAnsi="Arial"/>
    </w:rPr>
  </w:style>
  <w:style w:type="character" w:styleId="Strong">
    <w:name w:val="Strong"/>
    <w:basedOn w:val="DefaultParagraphFont"/>
    <w:uiPriority w:val="22"/>
    <w:qFormat/>
    <w:rsid w:val="000B6B3B"/>
    <w:rPr>
      <w:b/>
      <w:bCs/>
    </w:rPr>
  </w:style>
  <w:style w:type="character" w:styleId="Emphasis">
    <w:name w:val="Emphasis"/>
    <w:basedOn w:val="DefaultParagraphFont"/>
    <w:qFormat/>
    <w:rsid w:val="008A69E8"/>
    <w:rPr>
      <w:i/>
      <w:iCs/>
    </w:rPr>
  </w:style>
  <w:style w:type="character" w:customStyle="1" w:styleId="ui-provider">
    <w:name w:val="ui-provider"/>
    <w:basedOn w:val="DefaultParagraphFont"/>
    <w:rsid w:val="00F10690"/>
  </w:style>
  <w:style w:type="character" w:customStyle="1" w:styleId="l0s311">
    <w:name w:val="l0s311"/>
    <w:basedOn w:val="DefaultParagraphFont"/>
    <w:rsid w:val="00E27B87"/>
    <w:rPr>
      <w:rFonts w:ascii="Courier New" w:hAnsi="Courier New" w:cs="Courier New" w:hint="default"/>
      <w:i/>
      <w:iCs/>
      <w:color w:val="808080"/>
      <w:sz w:val="20"/>
      <w:szCs w:val="20"/>
      <w:shd w:val="clear" w:color="auto" w:fill="FFFFFF"/>
    </w:rPr>
  </w:style>
  <w:style w:type="character" w:customStyle="1" w:styleId="l0s521">
    <w:name w:val="l0s521"/>
    <w:basedOn w:val="DefaultParagraphFont"/>
    <w:rsid w:val="00FA6644"/>
    <w:rPr>
      <w:rFonts w:ascii="Courier New" w:hAnsi="Courier New" w:cs="Courier New" w:hint="default"/>
      <w:color w:val="0000FF"/>
      <w:sz w:val="20"/>
      <w:szCs w:val="20"/>
      <w:shd w:val="clear" w:color="auto" w:fill="FFFFFF"/>
    </w:rPr>
  </w:style>
  <w:style w:type="character" w:customStyle="1" w:styleId="l0s551">
    <w:name w:val="l0s551"/>
    <w:basedOn w:val="DefaultParagraphFont"/>
    <w:rsid w:val="006A09DF"/>
    <w:rPr>
      <w:rFonts w:ascii="Courier New" w:hAnsi="Courier New" w:cs="Courier New" w:hint="default"/>
      <w:color w:val="800080"/>
      <w:sz w:val="20"/>
      <w:szCs w:val="20"/>
      <w:shd w:val="clear" w:color="auto" w:fill="FFFFFF"/>
    </w:rPr>
  </w:style>
  <w:style w:type="character" w:customStyle="1" w:styleId="l0s701">
    <w:name w:val="l0s701"/>
    <w:basedOn w:val="DefaultParagraphFont"/>
    <w:rsid w:val="004216EC"/>
    <w:rPr>
      <w:rFonts w:ascii="Courier New" w:hAnsi="Courier New" w:cs="Courier New" w:hint="default"/>
      <w:color w:val="808080"/>
      <w:sz w:val="20"/>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581571">
      <w:bodyDiv w:val="1"/>
      <w:marLeft w:val="0"/>
      <w:marRight w:val="0"/>
      <w:marTop w:val="0"/>
      <w:marBottom w:val="0"/>
      <w:divBdr>
        <w:top w:val="none" w:sz="0" w:space="0" w:color="auto"/>
        <w:left w:val="none" w:sz="0" w:space="0" w:color="auto"/>
        <w:bottom w:val="none" w:sz="0" w:space="0" w:color="auto"/>
        <w:right w:val="none" w:sz="0" w:space="0" w:color="auto"/>
      </w:divBdr>
      <w:divsChild>
        <w:div w:id="1728650292">
          <w:marLeft w:val="0"/>
          <w:marRight w:val="0"/>
          <w:marTop w:val="0"/>
          <w:marBottom w:val="0"/>
          <w:divBdr>
            <w:top w:val="none" w:sz="0" w:space="0" w:color="auto"/>
            <w:left w:val="none" w:sz="0" w:space="0" w:color="auto"/>
            <w:bottom w:val="none" w:sz="0" w:space="0" w:color="auto"/>
            <w:right w:val="none" w:sz="0" w:space="0" w:color="auto"/>
          </w:divBdr>
        </w:div>
      </w:divsChild>
    </w:div>
    <w:div w:id="136729056">
      <w:bodyDiv w:val="1"/>
      <w:marLeft w:val="0"/>
      <w:marRight w:val="0"/>
      <w:marTop w:val="0"/>
      <w:marBottom w:val="0"/>
      <w:divBdr>
        <w:top w:val="none" w:sz="0" w:space="0" w:color="auto"/>
        <w:left w:val="none" w:sz="0" w:space="0" w:color="auto"/>
        <w:bottom w:val="none" w:sz="0" w:space="0" w:color="auto"/>
        <w:right w:val="none" w:sz="0" w:space="0" w:color="auto"/>
      </w:divBdr>
    </w:div>
    <w:div w:id="142279631">
      <w:bodyDiv w:val="1"/>
      <w:marLeft w:val="0"/>
      <w:marRight w:val="0"/>
      <w:marTop w:val="0"/>
      <w:marBottom w:val="0"/>
      <w:divBdr>
        <w:top w:val="none" w:sz="0" w:space="0" w:color="auto"/>
        <w:left w:val="none" w:sz="0" w:space="0" w:color="auto"/>
        <w:bottom w:val="none" w:sz="0" w:space="0" w:color="auto"/>
        <w:right w:val="none" w:sz="0" w:space="0" w:color="auto"/>
      </w:divBdr>
    </w:div>
    <w:div w:id="163204612">
      <w:bodyDiv w:val="1"/>
      <w:marLeft w:val="0"/>
      <w:marRight w:val="0"/>
      <w:marTop w:val="0"/>
      <w:marBottom w:val="0"/>
      <w:divBdr>
        <w:top w:val="none" w:sz="0" w:space="0" w:color="auto"/>
        <w:left w:val="none" w:sz="0" w:space="0" w:color="auto"/>
        <w:bottom w:val="none" w:sz="0" w:space="0" w:color="auto"/>
        <w:right w:val="none" w:sz="0" w:space="0" w:color="auto"/>
      </w:divBdr>
    </w:div>
    <w:div w:id="171920793">
      <w:bodyDiv w:val="1"/>
      <w:marLeft w:val="0"/>
      <w:marRight w:val="0"/>
      <w:marTop w:val="0"/>
      <w:marBottom w:val="0"/>
      <w:divBdr>
        <w:top w:val="none" w:sz="0" w:space="0" w:color="auto"/>
        <w:left w:val="none" w:sz="0" w:space="0" w:color="auto"/>
        <w:bottom w:val="none" w:sz="0" w:space="0" w:color="auto"/>
        <w:right w:val="none" w:sz="0" w:space="0" w:color="auto"/>
      </w:divBdr>
    </w:div>
    <w:div w:id="300234645">
      <w:bodyDiv w:val="1"/>
      <w:marLeft w:val="0"/>
      <w:marRight w:val="0"/>
      <w:marTop w:val="0"/>
      <w:marBottom w:val="0"/>
      <w:divBdr>
        <w:top w:val="none" w:sz="0" w:space="0" w:color="auto"/>
        <w:left w:val="none" w:sz="0" w:space="0" w:color="auto"/>
        <w:bottom w:val="none" w:sz="0" w:space="0" w:color="auto"/>
        <w:right w:val="none" w:sz="0" w:space="0" w:color="auto"/>
      </w:divBdr>
    </w:div>
    <w:div w:id="308093982">
      <w:bodyDiv w:val="1"/>
      <w:marLeft w:val="0"/>
      <w:marRight w:val="0"/>
      <w:marTop w:val="0"/>
      <w:marBottom w:val="0"/>
      <w:divBdr>
        <w:top w:val="none" w:sz="0" w:space="0" w:color="auto"/>
        <w:left w:val="none" w:sz="0" w:space="0" w:color="auto"/>
        <w:bottom w:val="none" w:sz="0" w:space="0" w:color="auto"/>
        <w:right w:val="none" w:sz="0" w:space="0" w:color="auto"/>
      </w:divBdr>
    </w:div>
    <w:div w:id="369649554">
      <w:bodyDiv w:val="1"/>
      <w:marLeft w:val="0"/>
      <w:marRight w:val="0"/>
      <w:marTop w:val="0"/>
      <w:marBottom w:val="0"/>
      <w:divBdr>
        <w:top w:val="none" w:sz="0" w:space="0" w:color="auto"/>
        <w:left w:val="none" w:sz="0" w:space="0" w:color="auto"/>
        <w:bottom w:val="none" w:sz="0" w:space="0" w:color="auto"/>
        <w:right w:val="none" w:sz="0" w:space="0" w:color="auto"/>
      </w:divBdr>
    </w:div>
    <w:div w:id="405762198">
      <w:bodyDiv w:val="1"/>
      <w:marLeft w:val="0"/>
      <w:marRight w:val="0"/>
      <w:marTop w:val="0"/>
      <w:marBottom w:val="0"/>
      <w:divBdr>
        <w:top w:val="none" w:sz="0" w:space="0" w:color="auto"/>
        <w:left w:val="none" w:sz="0" w:space="0" w:color="auto"/>
        <w:bottom w:val="none" w:sz="0" w:space="0" w:color="auto"/>
        <w:right w:val="none" w:sz="0" w:space="0" w:color="auto"/>
      </w:divBdr>
    </w:div>
    <w:div w:id="446850362">
      <w:bodyDiv w:val="1"/>
      <w:marLeft w:val="0"/>
      <w:marRight w:val="0"/>
      <w:marTop w:val="0"/>
      <w:marBottom w:val="0"/>
      <w:divBdr>
        <w:top w:val="none" w:sz="0" w:space="0" w:color="auto"/>
        <w:left w:val="none" w:sz="0" w:space="0" w:color="auto"/>
        <w:bottom w:val="none" w:sz="0" w:space="0" w:color="auto"/>
        <w:right w:val="none" w:sz="0" w:space="0" w:color="auto"/>
      </w:divBdr>
    </w:div>
    <w:div w:id="660550713">
      <w:bodyDiv w:val="1"/>
      <w:marLeft w:val="0"/>
      <w:marRight w:val="0"/>
      <w:marTop w:val="0"/>
      <w:marBottom w:val="0"/>
      <w:divBdr>
        <w:top w:val="none" w:sz="0" w:space="0" w:color="auto"/>
        <w:left w:val="none" w:sz="0" w:space="0" w:color="auto"/>
        <w:bottom w:val="none" w:sz="0" w:space="0" w:color="auto"/>
        <w:right w:val="none" w:sz="0" w:space="0" w:color="auto"/>
      </w:divBdr>
    </w:div>
    <w:div w:id="732238703">
      <w:bodyDiv w:val="1"/>
      <w:marLeft w:val="0"/>
      <w:marRight w:val="0"/>
      <w:marTop w:val="0"/>
      <w:marBottom w:val="0"/>
      <w:divBdr>
        <w:top w:val="none" w:sz="0" w:space="0" w:color="auto"/>
        <w:left w:val="none" w:sz="0" w:space="0" w:color="auto"/>
        <w:bottom w:val="none" w:sz="0" w:space="0" w:color="auto"/>
        <w:right w:val="none" w:sz="0" w:space="0" w:color="auto"/>
      </w:divBdr>
    </w:div>
    <w:div w:id="799307012">
      <w:bodyDiv w:val="1"/>
      <w:marLeft w:val="0"/>
      <w:marRight w:val="0"/>
      <w:marTop w:val="0"/>
      <w:marBottom w:val="0"/>
      <w:divBdr>
        <w:top w:val="none" w:sz="0" w:space="0" w:color="auto"/>
        <w:left w:val="none" w:sz="0" w:space="0" w:color="auto"/>
        <w:bottom w:val="none" w:sz="0" w:space="0" w:color="auto"/>
        <w:right w:val="none" w:sz="0" w:space="0" w:color="auto"/>
      </w:divBdr>
    </w:div>
    <w:div w:id="824323406">
      <w:bodyDiv w:val="1"/>
      <w:marLeft w:val="0"/>
      <w:marRight w:val="0"/>
      <w:marTop w:val="0"/>
      <w:marBottom w:val="0"/>
      <w:divBdr>
        <w:top w:val="none" w:sz="0" w:space="0" w:color="auto"/>
        <w:left w:val="none" w:sz="0" w:space="0" w:color="auto"/>
        <w:bottom w:val="none" w:sz="0" w:space="0" w:color="auto"/>
        <w:right w:val="none" w:sz="0" w:space="0" w:color="auto"/>
      </w:divBdr>
    </w:div>
    <w:div w:id="831213217">
      <w:bodyDiv w:val="1"/>
      <w:marLeft w:val="0"/>
      <w:marRight w:val="0"/>
      <w:marTop w:val="0"/>
      <w:marBottom w:val="0"/>
      <w:divBdr>
        <w:top w:val="none" w:sz="0" w:space="0" w:color="auto"/>
        <w:left w:val="none" w:sz="0" w:space="0" w:color="auto"/>
        <w:bottom w:val="none" w:sz="0" w:space="0" w:color="auto"/>
        <w:right w:val="none" w:sz="0" w:space="0" w:color="auto"/>
      </w:divBdr>
    </w:div>
    <w:div w:id="841429579">
      <w:bodyDiv w:val="1"/>
      <w:marLeft w:val="0"/>
      <w:marRight w:val="0"/>
      <w:marTop w:val="0"/>
      <w:marBottom w:val="0"/>
      <w:divBdr>
        <w:top w:val="none" w:sz="0" w:space="0" w:color="auto"/>
        <w:left w:val="none" w:sz="0" w:space="0" w:color="auto"/>
        <w:bottom w:val="none" w:sz="0" w:space="0" w:color="auto"/>
        <w:right w:val="none" w:sz="0" w:space="0" w:color="auto"/>
      </w:divBdr>
    </w:div>
    <w:div w:id="853344857">
      <w:bodyDiv w:val="1"/>
      <w:marLeft w:val="0"/>
      <w:marRight w:val="0"/>
      <w:marTop w:val="0"/>
      <w:marBottom w:val="0"/>
      <w:divBdr>
        <w:top w:val="none" w:sz="0" w:space="0" w:color="auto"/>
        <w:left w:val="none" w:sz="0" w:space="0" w:color="auto"/>
        <w:bottom w:val="none" w:sz="0" w:space="0" w:color="auto"/>
        <w:right w:val="none" w:sz="0" w:space="0" w:color="auto"/>
      </w:divBdr>
      <w:divsChild>
        <w:div w:id="1959410306">
          <w:marLeft w:val="0"/>
          <w:marRight w:val="0"/>
          <w:marTop w:val="0"/>
          <w:marBottom w:val="0"/>
          <w:divBdr>
            <w:top w:val="none" w:sz="0" w:space="0" w:color="auto"/>
            <w:left w:val="none" w:sz="0" w:space="0" w:color="auto"/>
            <w:bottom w:val="none" w:sz="0" w:space="0" w:color="auto"/>
            <w:right w:val="none" w:sz="0" w:space="0" w:color="auto"/>
          </w:divBdr>
        </w:div>
      </w:divsChild>
    </w:div>
    <w:div w:id="910235647">
      <w:bodyDiv w:val="1"/>
      <w:marLeft w:val="0"/>
      <w:marRight w:val="0"/>
      <w:marTop w:val="0"/>
      <w:marBottom w:val="0"/>
      <w:divBdr>
        <w:top w:val="none" w:sz="0" w:space="0" w:color="auto"/>
        <w:left w:val="none" w:sz="0" w:space="0" w:color="auto"/>
        <w:bottom w:val="none" w:sz="0" w:space="0" w:color="auto"/>
        <w:right w:val="none" w:sz="0" w:space="0" w:color="auto"/>
      </w:divBdr>
    </w:div>
    <w:div w:id="933979084">
      <w:bodyDiv w:val="1"/>
      <w:marLeft w:val="0"/>
      <w:marRight w:val="0"/>
      <w:marTop w:val="0"/>
      <w:marBottom w:val="0"/>
      <w:divBdr>
        <w:top w:val="none" w:sz="0" w:space="0" w:color="auto"/>
        <w:left w:val="none" w:sz="0" w:space="0" w:color="auto"/>
        <w:bottom w:val="none" w:sz="0" w:space="0" w:color="auto"/>
        <w:right w:val="none" w:sz="0" w:space="0" w:color="auto"/>
      </w:divBdr>
      <w:divsChild>
        <w:div w:id="650015096">
          <w:marLeft w:val="317"/>
          <w:marRight w:val="0"/>
          <w:marTop w:val="240"/>
          <w:marBottom w:val="0"/>
          <w:divBdr>
            <w:top w:val="none" w:sz="0" w:space="0" w:color="auto"/>
            <w:left w:val="none" w:sz="0" w:space="0" w:color="auto"/>
            <w:bottom w:val="none" w:sz="0" w:space="0" w:color="auto"/>
            <w:right w:val="none" w:sz="0" w:space="0" w:color="auto"/>
          </w:divBdr>
        </w:div>
      </w:divsChild>
    </w:div>
    <w:div w:id="966085882">
      <w:bodyDiv w:val="1"/>
      <w:marLeft w:val="0"/>
      <w:marRight w:val="0"/>
      <w:marTop w:val="0"/>
      <w:marBottom w:val="0"/>
      <w:divBdr>
        <w:top w:val="none" w:sz="0" w:space="0" w:color="auto"/>
        <w:left w:val="none" w:sz="0" w:space="0" w:color="auto"/>
        <w:bottom w:val="none" w:sz="0" w:space="0" w:color="auto"/>
        <w:right w:val="none" w:sz="0" w:space="0" w:color="auto"/>
      </w:divBdr>
    </w:div>
    <w:div w:id="981957231">
      <w:bodyDiv w:val="1"/>
      <w:marLeft w:val="0"/>
      <w:marRight w:val="0"/>
      <w:marTop w:val="0"/>
      <w:marBottom w:val="0"/>
      <w:divBdr>
        <w:top w:val="none" w:sz="0" w:space="0" w:color="auto"/>
        <w:left w:val="none" w:sz="0" w:space="0" w:color="auto"/>
        <w:bottom w:val="none" w:sz="0" w:space="0" w:color="auto"/>
        <w:right w:val="none" w:sz="0" w:space="0" w:color="auto"/>
      </w:divBdr>
    </w:div>
    <w:div w:id="1001003118">
      <w:bodyDiv w:val="1"/>
      <w:marLeft w:val="0"/>
      <w:marRight w:val="0"/>
      <w:marTop w:val="0"/>
      <w:marBottom w:val="0"/>
      <w:divBdr>
        <w:top w:val="none" w:sz="0" w:space="0" w:color="auto"/>
        <w:left w:val="none" w:sz="0" w:space="0" w:color="auto"/>
        <w:bottom w:val="none" w:sz="0" w:space="0" w:color="auto"/>
        <w:right w:val="none" w:sz="0" w:space="0" w:color="auto"/>
      </w:divBdr>
    </w:div>
    <w:div w:id="1026902383">
      <w:bodyDiv w:val="1"/>
      <w:marLeft w:val="0"/>
      <w:marRight w:val="0"/>
      <w:marTop w:val="0"/>
      <w:marBottom w:val="0"/>
      <w:divBdr>
        <w:top w:val="none" w:sz="0" w:space="0" w:color="auto"/>
        <w:left w:val="none" w:sz="0" w:space="0" w:color="auto"/>
        <w:bottom w:val="none" w:sz="0" w:space="0" w:color="auto"/>
        <w:right w:val="none" w:sz="0" w:space="0" w:color="auto"/>
      </w:divBdr>
    </w:div>
    <w:div w:id="1059205370">
      <w:bodyDiv w:val="1"/>
      <w:marLeft w:val="0"/>
      <w:marRight w:val="0"/>
      <w:marTop w:val="0"/>
      <w:marBottom w:val="0"/>
      <w:divBdr>
        <w:top w:val="none" w:sz="0" w:space="0" w:color="auto"/>
        <w:left w:val="none" w:sz="0" w:space="0" w:color="auto"/>
        <w:bottom w:val="none" w:sz="0" w:space="0" w:color="auto"/>
        <w:right w:val="none" w:sz="0" w:space="0" w:color="auto"/>
      </w:divBdr>
    </w:div>
    <w:div w:id="1093210782">
      <w:bodyDiv w:val="1"/>
      <w:marLeft w:val="0"/>
      <w:marRight w:val="0"/>
      <w:marTop w:val="0"/>
      <w:marBottom w:val="0"/>
      <w:divBdr>
        <w:top w:val="none" w:sz="0" w:space="0" w:color="auto"/>
        <w:left w:val="none" w:sz="0" w:space="0" w:color="auto"/>
        <w:bottom w:val="none" w:sz="0" w:space="0" w:color="auto"/>
        <w:right w:val="none" w:sz="0" w:space="0" w:color="auto"/>
      </w:divBdr>
    </w:div>
    <w:div w:id="1102916510">
      <w:bodyDiv w:val="1"/>
      <w:marLeft w:val="0"/>
      <w:marRight w:val="0"/>
      <w:marTop w:val="0"/>
      <w:marBottom w:val="0"/>
      <w:divBdr>
        <w:top w:val="none" w:sz="0" w:space="0" w:color="auto"/>
        <w:left w:val="none" w:sz="0" w:space="0" w:color="auto"/>
        <w:bottom w:val="none" w:sz="0" w:space="0" w:color="auto"/>
        <w:right w:val="none" w:sz="0" w:space="0" w:color="auto"/>
      </w:divBdr>
    </w:div>
    <w:div w:id="1191260516">
      <w:bodyDiv w:val="1"/>
      <w:marLeft w:val="0"/>
      <w:marRight w:val="0"/>
      <w:marTop w:val="0"/>
      <w:marBottom w:val="0"/>
      <w:divBdr>
        <w:top w:val="none" w:sz="0" w:space="0" w:color="auto"/>
        <w:left w:val="none" w:sz="0" w:space="0" w:color="auto"/>
        <w:bottom w:val="none" w:sz="0" w:space="0" w:color="auto"/>
        <w:right w:val="none" w:sz="0" w:space="0" w:color="auto"/>
      </w:divBdr>
    </w:div>
    <w:div w:id="1257178207">
      <w:bodyDiv w:val="1"/>
      <w:marLeft w:val="0"/>
      <w:marRight w:val="0"/>
      <w:marTop w:val="0"/>
      <w:marBottom w:val="0"/>
      <w:divBdr>
        <w:top w:val="none" w:sz="0" w:space="0" w:color="auto"/>
        <w:left w:val="none" w:sz="0" w:space="0" w:color="auto"/>
        <w:bottom w:val="none" w:sz="0" w:space="0" w:color="auto"/>
        <w:right w:val="none" w:sz="0" w:space="0" w:color="auto"/>
      </w:divBdr>
    </w:div>
    <w:div w:id="1271202073">
      <w:bodyDiv w:val="1"/>
      <w:marLeft w:val="0"/>
      <w:marRight w:val="0"/>
      <w:marTop w:val="0"/>
      <w:marBottom w:val="0"/>
      <w:divBdr>
        <w:top w:val="none" w:sz="0" w:space="0" w:color="auto"/>
        <w:left w:val="none" w:sz="0" w:space="0" w:color="auto"/>
        <w:bottom w:val="none" w:sz="0" w:space="0" w:color="auto"/>
        <w:right w:val="none" w:sz="0" w:space="0" w:color="auto"/>
      </w:divBdr>
    </w:div>
    <w:div w:id="1315180335">
      <w:bodyDiv w:val="1"/>
      <w:marLeft w:val="0"/>
      <w:marRight w:val="0"/>
      <w:marTop w:val="0"/>
      <w:marBottom w:val="0"/>
      <w:divBdr>
        <w:top w:val="none" w:sz="0" w:space="0" w:color="auto"/>
        <w:left w:val="none" w:sz="0" w:space="0" w:color="auto"/>
        <w:bottom w:val="none" w:sz="0" w:space="0" w:color="auto"/>
        <w:right w:val="none" w:sz="0" w:space="0" w:color="auto"/>
      </w:divBdr>
    </w:div>
    <w:div w:id="1373000783">
      <w:bodyDiv w:val="1"/>
      <w:marLeft w:val="0"/>
      <w:marRight w:val="0"/>
      <w:marTop w:val="0"/>
      <w:marBottom w:val="0"/>
      <w:divBdr>
        <w:top w:val="none" w:sz="0" w:space="0" w:color="auto"/>
        <w:left w:val="none" w:sz="0" w:space="0" w:color="auto"/>
        <w:bottom w:val="none" w:sz="0" w:space="0" w:color="auto"/>
        <w:right w:val="none" w:sz="0" w:space="0" w:color="auto"/>
      </w:divBdr>
    </w:div>
    <w:div w:id="1373578803">
      <w:bodyDiv w:val="1"/>
      <w:marLeft w:val="0"/>
      <w:marRight w:val="0"/>
      <w:marTop w:val="0"/>
      <w:marBottom w:val="0"/>
      <w:divBdr>
        <w:top w:val="none" w:sz="0" w:space="0" w:color="auto"/>
        <w:left w:val="none" w:sz="0" w:space="0" w:color="auto"/>
        <w:bottom w:val="none" w:sz="0" w:space="0" w:color="auto"/>
        <w:right w:val="none" w:sz="0" w:space="0" w:color="auto"/>
      </w:divBdr>
    </w:div>
    <w:div w:id="1399354707">
      <w:bodyDiv w:val="1"/>
      <w:marLeft w:val="0"/>
      <w:marRight w:val="0"/>
      <w:marTop w:val="0"/>
      <w:marBottom w:val="0"/>
      <w:divBdr>
        <w:top w:val="none" w:sz="0" w:space="0" w:color="auto"/>
        <w:left w:val="none" w:sz="0" w:space="0" w:color="auto"/>
        <w:bottom w:val="none" w:sz="0" w:space="0" w:color="auto"/>
        <w:right w:val="none" w:sz="0" w:space="0" w:color="auto"/>
      </w:divBdr>
    </w:div>
    <w:div w:id="1442921076">
      <w:bodyDiv w:val="1"/>
      <w:marLeft w:val="0"/>
      <w:marRight w:val="0"/>
      <w:marTop w:val="0"/>
      <w:marBottom w:val="0"/>
      <w:divBdr>
        <w:top w:val="none" w:sz="0" w:space="0" w:color="auto"/>
        <w:left w:val="none" w:sz="0" w:space="0" w:color="auto"/>
        <w:bottom w:val="none" w:sz="0" w:space="0" w:color="auto"/>
        <w:right w:val="none" w:sz="0" w:space="0" w:color="auto"/>
      </w:divBdr>
    </w:div>
    <w:div w:id="1454204751">
      <w:bodyDiv w:val="1"/>
      <w:marLeft w:val="0"/>
      <w:marRight w:val="0"/>
      <w:marTop w:val="0"/>
      <w:marBottom w:val="0"/>
      <w:divBdr>
        <w:top w:val="none" w:sz="0" w:space="0" w:color="auto"/>
        <w:left w:val="none" w:sz="0" w:space="0" w:color="auto"/>
        <w:bottom w:val="none" w:sz="0" w:space="0" w:color="auto"/>
        <w:right w:val="none" w:sz="0" w:space="0" w:color="auto"/>
      </w:divBdr>
    </w:div>
    <w:div w:id="1472020678">
      <w:bodyDiv w:val="1"/>
      <w:marLeft w:val="0"/>
      <w:marRight w:val="0"/>
      <w:marTop w:val="0"/>
      <w:marBottom w:val="0"/>
      <w:divBdr>
        <w:top w:val="none" w:sz="0" w:space="0" w:color="auto"/>
        <w:left w:val="none" w:sz="0" w:space="0" w:color="auto"/>
        <w:bottom w:val="none" w:sz="0" w:space="0" w:color="auto"/>
        <w:right w:val="none" w:sz="0" w:space="0" w:color="auto"/>
      </w:divBdr>
    </w:div>
    <w:div w:id="1516116284">
      <w:bodyDiv w:val="1"/>
      <w:marLeft w:val="0"/>
      <w:marRight w:val="0"/>
      <w:marTop w:val="0"/>
      <w:marBottom w:val="0"/>
      <w:divBdr>
        <w:top w:val="none" w:sz="0" w:space="0" w:color="auto"/>
        <w:left w:val="none" w:sz="0" w:space="0" w:color="auto"/>
        <w:bottom w:val="none" w:sz="0" w:space="0" w:color="auto"/>
        <w:right w:val="none" w:sz="0" w:space="0" w:color="auto"/>
      </w:divBdr>
    </w:div>
    <w:div w:id="1546136104">
      <w:bodyDiv w:val="1"/>
      <w:marLeft w:val="0"/>
      <w:marRight w:val="0"/>
      <w:marTop w:val="0"/>
      <w:marBottom w:val="0"/>
      <w:divBdr>
        <w:top w:val="none" w:sz="0" w:space="0" w:color="auto"/>
        <w:left w:val="none" w:sz="0" w:space="0" w:color="auto"/>
        <w:bottom w:val="none" w:sz="0" w:space="0" w:color="auto"/>
        <w:right w:val="none" w:sz="0" w:space="0" w:color="auto"/>
      </w:divBdr>
    </w:div>
    <w:div w:id="1585336573">
      <w:bodyDiv w:val="1"/>
      <w:marLeft w:val="0"/>
      <w:marRight w:val="0"/>
      <w:marTop w:val="0"/>
      <w:marBottom w:val="0"/>
      <w:divBdr>
        <w:top w:val="none" w:sz="0" w:space="0" w:color="auto"/>
        <w:left w:val="none" w:sz="0" w:space="0" w:color="auto"/>
        <w:bottom w:val="none" w:sz="0" w:space="0" w:color="auto"/>
        <w:right w:val="none" w:sz="0" w:space="0" w:color="auto"/>
      </w:divBdr>
    </w:div>
    <w:div w:id="1587183341">
      <w:bodyDiv w:val="1"/>
      <w:marLeft w:val="0"/>
      <w:marRight w:val="0"/>
      <w:marTop w:val="0"/>
      <w:marBottom w:val="0"/>
      <w:divBdr>
        <w:top w:val="none" w:sz="0" w:space="0" w:color="auto"/>
        <w:left w:val="none" w:sz="0" w:space="0" w:color="auto"/>
        <w:bottom w:val="none" w:sz="0" w:space="0" w:color="auto"/>
        <w:right w:val="none" w:sz="0" w:space="0" w:color="auto"/>
      </w:divBdr>
    </w:div>
    <w:div w:id="1642689712">
      <w:bodyDiv w:val="1"/>
      <w:marLeft w:val="0"/>
      <w:marRight w:val="0"/>
      <w:marTop w:val="0"/>
      <w:marBottom w:val="0"/>
      <w:divBdr>
        <w:top w:val="none" w:sz="0" w:space="0" w:color="auto"/>
        <w:left w:val="none" w:sz="0" w:space="0" w:color="auto"/>
        <w:bottom w:val="none" w:sz="0" w:space="0" w:color="auto"/>
        <w:right w:val="none" w:sz="0" w:space="0" w:color="auto"/>
      </w:divBdr>
      <w:divsChild>
        <w:div w:id="465123298">
          <w:marLeft w:val="0"/>
          <w:marRight w:val="0"/>
          <w:marTop w:val="0"/>
          <w:marBottom w:val="0"/>
          <w:divBdr>
            <w:top w:val="none" w:sz="0" w:space="0" w:color="auto"/>
            <w:left w:val="none" w:sz="0" w:space="0" w:color="auto"/>
            <w:bottom w:val="none" w:sz="0" w:space="0" w:color="auto"/>
            <w:right w:val="none" w:sz="0" w:space="0" w:color="auto"/>
          </w:divBdr>
        </w:div>
      </w:divsChild>
    </w:div>
    <w:div w:id="1644698494">
      <w:bodyDiv w:val="1"/>
      <w:marLeft w:val="0"/>
      <w:marRight w:val="0"/>
      <w:marTop w:val="0"/>
      <w:marBottom w:val="0"/>
      <w:divBdr>
        <w:top w:val="none" w:sz="0" w:space="0" w:color="auto"/>
        <w:left w:val="none" w:sz="0" w:space="0" w:color="auto"/>
        <w:bottom w:val="none" w:sz="0" w:space="0" w:color="auto"/>
        <w:right w:val="none" w:sz="0" w:space="0" w:color="auto"/>
      </w:divBdr>
    </w:div>
    <w:div w:id="1668820482">
      <w:bodyDiv w:val="1"/>
      <w:marLeft w:val="0"/>
      <w:marRight w:val="0"/>
      <w:marTop w:val="0"/>
      <w:marBottom w:val="0"/>
      <w:divBdr>
        <w:top w:val="none" w:sz="0" w:space="0" w:color="auto"/>
        <w:left w:val="none" w:sz="0" w:space="0" w:color="auto"/>
        <w:bottom w:val="none" w:sz="0" w:space="0" w:color="auto"/>
        <w:right w:val="none" w:sz="0" w:space="0" w:color="auto"/>
      </w:divBdr>
    </w:div>
    <w:div w:id="1737125026">
      <w:bodyDiv w:val="1"/>
      <w:marLeft w:val="0"/>
      <w:marRight w:val="0"/>
      <w:marTop w:val="0"/>
      <w:marBottom w:val="0"/>
      <w:divBdr>
        <w:top w:val="none" w:sz="0" w:space="0" w:color="auto"/>
        <w:left w:val="none" w:sz="0" w:space="0" w:color="auto"/>
        <w:bottom w:val="none" w:sz="0" w:space="0" w:color="auto"/>
        <w:right w:val="none" w:sz="0" w:space="0" w:color="auto"/>
      </w:divBdr>
    </w:div>
    <w:div w:id="1754474041">
      <w:bodyDiv w:val="1"/>
      <w:marLeft w:val="0"/>
      <w:marRight w:val="0"/>
      <w:marTop w:val="0"/>
      <w:marBottom w:val="0"/>
      <w:divBdr>
        <w:top w:val="none" w:sz="0" w:space="0" w:color="auto"/>
        <w:left w:val="none" w:sz="0" w:space="0" w:color="auto"/>
        <w:bottom w:val="none" w:sz="0" w:space="0" w:color="auto"/>
        <w:right w:val="none" w:sz="0" w:space="0" w:color="auto"/>
      </w:divBdr>
    </w:div>
    <w:div w:id="1813984822">
      <w:bodyDiv w:val="1"/>
      <w:marLeft w:val="0"/>
      <w:marRight w:val="0"/>
      <w:marTop w:val="0"/>
      <w:marBottom w:val="0"/>
      <w:divBdr>
        <w:top w:val="none" w:sz="0" w:space="0" w:color="auto"/>
        <w:left w:val="none" w:sz="0" w:space="0" w:color="auto"/>
        <w:bottom w:val="none" w:sz="0" w:space="0" w:color="auto"/>
        <w:right w:val="none" w:sz="0" w:space="0" w:color="auto"/>
      </w:divBdr>
    </w:div>
    <w:div w:id="1831557856">
      <w:bodyDiv w:val="1"/>
      <w:marLeft w:val="0"/>
      <w:marRight w:val="0"/>
      <w:marTop w:val="0"/>
      <w:marBottom w:val="0"/>
      <w:divBdr>
        <w:top w:val="none" w:sz="0" w:space="0" w:color="auto"/>
        <w:left w:val="none" w:sz="0" w:space="0" w:color="auto"/>
        <w:bottom w:val="none" w:sz="0" w:space="0" w:color="auto"/>
        <w:right w:val="none" w:sz="0" w:space="0" w:color="auto"/>
      </w:divBdr>
    </w:div>
    <w:div w:id="1843466342">
      <w:bodyDiv w:val="1"/>
      <w:marLeft w:val="0"/>
      <w:marRight w:val="0"/>
      <w:marTop w:val="0"/>
      <w:marBottom w:val="0"/>
      <w:divBdr>
        <w:top w:val="none" w:sz="0" w:space="0" w:color="auto"/>
        <w:left w:val="none" w:sz="0" w:space="0" w:color="auto"/>
        <w:bottom w:val="none" w:sz="0" w:space="0" w:color="auto"/>
        <w:right w:val="none" w:sz="0" w:space="0" w:color="auto"/>
      </w:divBdr>
    </w:div>
    <w:div w:id="1853296082">
      <w:bodyDiv w:val="1"/>
      <w:marLeft w:val="0"/>
      <w:marRight w:val="0"/>
      <w:marTop w:val="0"/>
      <w:marBottom w:val="0"/>
      <w:divBdr>
        <w:top w:val="none" w:sz="0" w:space="0" w:color="auto"/>
        <w:left w:val="none" w:sz="0" w:space="0" w:color="auto"/>
        <w:bottom w:val="none" w:sz="0" w:space="0" w:color="auto"/>
        <w:right w:val="none" w:sz="0" w:space="0" w:color="auto"/>
      </w:divBdr>
    </w:div>
    <w:div w:id="1871334887">
      <w:bodyDiv w:val="1"/>
      <w:marLeft w:val="0"/>
      <w:marRight w:val="0"/>
      <w:marTop w:val="0"/>
      <w:marBottom w:val="0"/>
      <w:divBdr>
        <w:top w:val="none" w:sz="0" w:space="0" w:color="auto"/>
        <w:left w:val="none" w:sz="0" w:space="0" w:color="auto"/>
        <w:bottom w:val="none" w:sz="0" w:space="0" w:color="auto"/>
        <w:right w:val="none" w:sz="0" w:space="0" w:color="auto"/>
      </w:divBdr>
    </w:div>
    <w:div w:id="1912502568">
      <w:bodyDiv w:val="1"/>
      <w:marLeft w:val="0"/>
      <w:marRight w:val="0"/>
      <w:marTop w:val="0"/>
      <w:marBottom w:val="0"/>
      <w:divBdr>
        <w:top w:val="none" w:sz="0" w:space="0" w:color="auto"/>
        <w:left w:val="none" w:sz="0" w:space="0" w:color="auto"/>
        <w:bottom w:val="none" w:sz="0" w:space="0" w:color="auto"/>
        <w:right w:val="none" w:sz="0" w:space="0" w:color="auto"/>
      </w:divBdr>
      <w:divsChild>
        <w:div w:id="2104102072">
          <w:marLeft w:val="590"/>
          <w:marRight w:val="0"/>
          <w:marTop w:val="120"/>
          <w:marBottom w:val="0"/>
          <w:divBdr>
            <w:top w:val="none" w:sz="0" w:space="0" w:color="auto"/>
            <w:left w:val="none" w:sz="0" w:space="0" w:color="auto"/>
            <w:bottom w:val="none" w:sz="0" w:space="0" w:color="auto"/>
            <w:right w:val="none" w:sz="0" w:space="0" w:color="auto"/>
          </w:divBdr>
        </w:div>
      </w:divsChild>
    </w:div>
    <w:div w:id="1975402015">
      <w:bodyDiv w:val="1"/>
      <w:marLeft w:val="0"/>
      <w:marRight w:val="0"/>
      <w:marTop w:val="0"/>
      <w:marBottom w:val="0"/>
      <w:divBdr>
        <w:top w:val="none" w:sz="0" w:space="0" w:color="auto"/>
        <w:left w:val="none" w:sz="0" w:space="0" w:color="auto"/>
        <w:bottom w:val="none" w:sz="0" w:space="0" w:color="auto"/>
        <w:right w:val="none" w:sz="0" w:space="0" w:color="auto"/>
      </w:divBdr>
    </w:div>
    <w:div w:id="1984507617">
      <w:bodyDiv w:val="1"/>
      <w:marLeft w:val="0"/>
      <w:marRight w:val="0"/>
      <w:marTop w:val="0"/>
      <w:marBottom w:val="0"/>
      <w:divBdr>
        <w:top w:val="none" w:sz="0" w:space="0" w:color="auto"/>
        <w:left w:val="none" w:sz="0" w:space="0" w:color="auto"/>
        <w:bottom w:val="none" w:sz="0" w:space="0" w:color="auto"/>
        <w:right w:val="none" w:sz="0" w:space="0" w:color="auto"/>
      </w:divBdr>
    </w:div>
    <w:div w:id="1990670489">
      <w:bodyDiv w:val="1"/>
      <w:marLeft w:val="0"/>
      <w:marRight w:val="0"/>
      <w:marTop w:val="0"/>
      <w:marBottom w:val="0"/>
      <w:divBdr>
        <w:top w:val="none" w:sz="0" w:space="0" w:color="auto"/>
        <w:left w:val="none" w:sz="0" w:space="0" w:color="auto"/>
        <w:bottom w:val="none" w:sz="0" w:space="0" w:color="auto"/>
        <w:right w:val="none" w:sz="0" w:space="0" w:color="auto"/>
      </w:divBdr>
    </w:div>
    <w:div w:id="2016032222">
      <w:bodyDiv w:val="1"/>
      <w:marLeft w:val="0"/>
      <w:marRight w:val="0"/>
      <w:marTop w:val="0"/>
      <w:marBottom w:val="0"/>
      <w:divBdr>
        <w:top w:val="none" w:sz="0" w:space="0" w:color="auto"/>
        <w:left w:val="none" w:sz="0" w:space="0" w:color="auto"/>
        <w:bottom w:val="none" w:sz="0" w:space="0" w:color="auto"/>
        <w:right w:val="none" w:sz="0" w:space="0" w:color="auto"/>
      </w:divBdr>
    </w:div>
    <w:div w:id="2026007255">
      <w:bodyDiv w:val="1"/>
      <w:marLeft w:val="0"/>
      <w:marRight w:val="0"/>
      <w:marTop w:val="0"/>
      <w:marBottom w:val="0"/>
      <w:divBdr>
        <w:top w:val="none" w:sz="0" w:space="0" w:color="auto"/>
        <w:left w:val="none" w:sz="0" w:space="0" w:color="auto"/>
        <w:bottom w:val="none" w:sz="0" w:space="0" w:color="auto"/>
        <w:right w:val="none" w:sz="0" w:space="0" w:color="auto"/>
      </w:divBdr>
    </w:div>
    <w:div w:id="2057852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ur02.safelinks.protection.outlook.com/?url=https%3A%2F%2Fsapfiori-dev.ucb.com%2Fsap%2Fbc%2Fui2%2Fflp%23WorkflowTask-displayInbox%3FallItems%3Dtrue&amp;data=05%7C01%7CManish.SHARMA%40ucb.com%7C7ed52b04719145ee40c708dadf676a4f%7C237582ad3eab4d44868806ca9f2e613b%7C0%7C0%7C638067932511813300%7CUnknown%7CTWFpbGZsb3d8eyJWIjoiMC4wLjAwMDAiLCJQIjoiV2luMzIiLCJBTiI6Ik1haWwiLCJXVCI6Mn0%3D%7C3000%7C%7C%7C&amp;sdata=Bj9M69YtyzK2XX6o1jDyRPx92aL2eedeH%2FRRvzKDDXk%3D&amp;reserved=0" TargetMode="External"/><Relationship Id="rId18" Type="http://schemas.openxmlformats.org/officeDocument/2006/relationships/image" Target="media/image4.jpeg"/><Relationship Id="rId26" Type="http://schemas.openxmlformats.org/officeDocument/2006/relationships/image" Target="media/image11.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image" Target="media/image1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cid:image008.png@01D2C4CA.102D7C60" TargetMode="External"/><Relationship Id="rId25" Type="http://schemas.openxmlformats.org/officeDocument/2006/relationships/image" Target="media/image10.png"/><Relationship Id="rId33" Type="http://schemas.microsoft.com/office/2011/relationships/commentsExtended" Target="commentsExtended.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comments" Target="comments.xml"/><Relationship Id="rId37" Type="http://schemas.openxmlformats.org/officeDocument/2006/relationships/footer" Target="footer1.xml"/><Relationship Id="rId40"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hyperlink" Target="https://eur02.safelinks.protection.outlook.com/?url=https%3A%2F%2Ffina-prd01.ucb-apps.be%2Fen%2FCase&amp;data=05%7C01%7CManish.SHARMA%40ucb.com%7Ca3494188ec4944f123db08dadde23a28%7C237582ad3eab4d44868806ca9f2e613b%7C0%7C0%7C638066260978835146%7CUnknown%7CTWFpbGZsb3d8eyJWIjoiMC4wLjAwMDAiLCJQIjoiV2luMzIiLCJBTiI6Ik1haWwiLCJXVCI6Mn0%3D%7C3000%7C%7C%7C&amp;sdata=9P2n5zmrQTVEvvEnm%2FkIgKYcjTqEsA65eHCMiyLMpLU%3D&amp;reserved=0"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cid:image005.jpg@01D2FFBF.755F6C30" TargetMode="External"/><Relationship Id="rId31" Type="http://schemas.openxmlformats.org/officeDocument/2006/relationships/hyperlink" Target="https://ucb-smartit.onbmc.com/smartit/ap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ur02.safelinks.protection.outlook.com/?url=https%3A%2F%2Fucb.sharepoint.com%2Fteams%2FShoppingforUCB%2FSitePages%2FE-Payment.aspx&amp;data=05%7C01%7CManish.SHARMA%40ucb.com%7Ca3494188ec4944f123db08dadde23a28%7C237582ad3eab4d44868806ca9f2e613b%7C0%7C0%7C638066260978835146%7CUnknown%7CTWFpbGZsb3d8eyJWIjoiMC4wLjAwMDAiLCJQIjoiV2luMzIiLCJBTiI6Ik1haWwiLCJXVCI6Mn0%3D%7C3000%7C%7C%7C&amp;sdata=aWqZEYvFAE15kDRO%2FsqAp0GcCtjxpxpVlg8lukiKfhg%3D&amp;reserved=0"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yperlink" Target="https://ucb-smartit.onbmc.com/smartit/app/" TargetMode="External"/><Relationship Id="rId35" Type="http://schemas.openxmlformats.org/officeDocument/2006/relationships/image" Target="media/image16.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37DA59F55AEB4EB83C4932AF061558" ma:contentTypeVersion="7" ma:contentTypeDescription="Create a new document." ma:contentTypeScope="" ma:versionID="eaba3f4d8213c0b005fe3e886d7f11ce">
  <xsd:schema xmlns:xsd="http://www.w3.org/2001/XMLSchema" xmlns:xs="http://www.w3.org/2001/XMLSchema" xmlns:p="http://schemas.microsoft.com/office/2006/metadata/properties" xmlns:ns2="004635ea-0b1d-4fdd-9115-5de2616213ac" targetNamespace="http://schemas.microsoft.com/office/2006/metadata/properties" ma:root="true" ma:fieldsID="8c27339830641f8b43bab3ab85032aa8" ns2:_="">
    <xsd:import namespace="004635ea-0b1d-4fdd-9115-5de2616213a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4635ea-0b1d-4fdd-9115-5de2616213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815BE5-957B-438B-820D-8D8F67F854CB}">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purl.org/dc/terms/"/>
    <ds:schemaRef ds:uri="http://schemas.microsoft.com/office/infopath/2007/PartnerControls"/>
    <ds:schemaRef ds:uri="540b1073-ed16-41c9-b68c-0ab20ce81dee"/>
    <ds:schemaRef ds:uri="http://www.w3.org/XML/1998/namespace"/>
    <ds:schemaRef ds:uri="http://purl.org/dc/dcmitype/"/>
  </ds:schemaRefs>
</ds:datastoreItem>
</file>

<file path=customXml/itemProps2.xml><?xml version="1.0" encoding="utf-8"?>
<ds:datastoreItem xmlns:ds="http://schemas.openxmlformats.org/officeDocument/2006/customXml" ds:itemID="{1D8B5D23-4FBA-4A56-8962-A2918814B871}"/>
</file>

<file path=customXml/itemProps3.xml><?xml version="1.0" encoding="utf-8"?>
<ds:datastoreItem xmlns:ds="http://schemas.openxmlformats.org/officeDocument/2006/customXml" ds:itemID="{B59AAC7A-8781-4648-887B-2FAE40512962}">
  <ds:schemaRefs>
    <ds:schemaRef ds:uri="http://schemas.microsoft.com/sharepoint/v3/contenttype/forms"/>
  </ds:schemaRefs>
</ds:datastoreItem>
</file>

<file path=customXml/itemProps4.xml><?xml version="1.0" encoding="utf-8"?>
<ds:datastoreItem xmlns:ds="http://schemas.openxmlformats.org/officeDocument/2006/customXml" ds:itemID="{F0CA5303-22FC-4E9A-9B0E-1DDCB6F69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19218</Words>
  <Characters>109549</Characters>
  <Application>Microsoft Office Word</Application>
  <DocSecurity>0</DocSecurity>
  <Lines>912</Lines>
  <Paragraphs>257</Paragraphs>
  <ScaleCrop>false</ScaleCrop>
  <HeadingPairs>
    <vt:vector size="2" baseType="variant">
      <vt:variant>
        <vt:lpstr>Title</vt:lpstr>
      </vt:variant>
      <vt:variant>
        <vt:i4>1</vt:i4>
      </vt:variant>
    </vt:vector>
  </HeadingPairs>
  <TitlesOfParts>
    <vt:vector size="1" baseType="lpstr">
      <vt:lpstr>UDD-SAPECC-FI-1372-09</vt:lpstr>
    </vt:vector>
  </TitlesOfParts>
  <LinksUpToDate>false</LinksUpToDate>
  <CharactersWithSpaces>128510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UDD-SAPECC-FI-1372-09</dc:title>
  <dc:subject/>
  <dc:creator/>
  <cp:keywords/>
  <dc:description/>
  <cp:lastModifiedBy/>
  <cp:revision>1</cp:revision>
  <dcterms:created xsi:type="dcterms:W3CDTF">2023-11-20T08:23:00Z</dcterms:created>
  <dcterms:modified xsi:type="dcterms:W3CDTF">2025-01-20T15:19:00Z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0x0101000A37DA59F55AEB4EB83C4932AF061558</vt:lpwstr>
  </property>
  <property fmtid="{D5CDD505-2E9C-101B-9397-08002B2CF9AE}" pid="3" name="MSIP_Label_b195a36e-0d23-4d2d-ba91-061792772d10_Enabled">
    <vt:lpwstr>True</vt:lpwstr>
  </property>
  <property fmtid="{D5CDD505-2E9C-101B-9397-08002B2CF9AE}" pid="4" name="MSIP_Label_b195a36e-0d23-4d2d-ba91-061792772d10_SiteId">
    <vt:lpwstr>00000000-0000-0000-0000-000000000000</vt:lpwstr>
  </property>
  <property fmtid="{D5CDD505-2E9C-101B-9397-08002B2CF9AE}" pid="5" name="MSIP_Label_b195a36e-0d23-4d2d-ba91-061792772d10_Owner">
    <vt:lpwstr>Vijayasekar.Selvaraj@ucb.com</vt:lpwstr>
  </property>
  <property fmtid="{D5CDD505-2E9C-101B-9397-08002B2CF9AE}" pid="6" name="MSIP_Label_b195a36e-0d23-4d2d-ba91-061792772d10_SetDate">
    <vt:lpwstr>2018-12-14T10:17:57.3706770Z</vt:lpwstr>
  </property>
  <property fmtid="{D5CDD505-2E9C-101B-9397-08002B2CF9AE}" pid="7" name="MSIP_Label_b195a36e-0d23-4d2d-ba91-061792772d10_Name">
    <vt:lpwstr>UCB Public</vt:lpwstr>
  </property>
  <property fmtid="{D5CDD505-2E9C-101B-9397-08002B2CF9AE}" pid="8" name="MSIP_Label_b195a36e-0d23-4d2d-ba91-061792772d10_Application">
    <vt:lpwstr>Microsoft Azure Information Protection</vt:lpwstr>
  </property>
  <property fmtid="{D5CDD505-2E9C-101B-9397-08002B2CF9AE}" pid="9" name="MSIP_Label_b195a36e-0d23-4d2d-ba91-061792772d10_Extended_MSFT_Method">
    <vt:lpwstr>Manual</vt:lpwstr>
  </property>
  <property fmtid="{D5CDD505-2E9C-101B-9397-08002B2CF9AE}" pid="10" name="Sensitivity">
    <vt:lpwstr>UCB Public</vt:lpwstr>
  </property>
  <property fmtid="{D5CDD505-2E9C-101B-9397-08002B2CF9AE}" pid="11" name="AuthorIds_UIVersion_7680">
    <vt:lpwstr>312</vt:lpwstr>
  </property>
  <property fmtid="{D5CDD505-2E9C-101B-9397-08002B2CF9AE}" pid="12" name="xd_Signature">
    <vt:bool>false</vt:bool>
  </property>
  <property fmtid="{D5CDD505-2E9C-101B-9397-08002B2CF9AE}" pid="13" name="xd_ProgID">
    <vt:lpwstr/>
  </property>
  <property fmtid="{D5CDD505-2E9C-101B-9397-08002B2CF9AE}" pid="14" name="TemplateUrl">
    <vt:lpwstr/>
  </property>
  <property fmtid="{D5CDD505-2E9C-101B-9397-08002B2CF9AE}" pid="15" name="ComplianceAssetId">
    <vt:lpwstr/>
  </property>
</Properties>
</file>