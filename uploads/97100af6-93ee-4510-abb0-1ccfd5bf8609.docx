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E098" w14:textId="157639C8" w:rsidR="00C34420" w:rsidRDefault="00C34420">
      <w:pPr>
        <w:rPr>
          <w:i/>
        </w:rPr>
      </w:pPr>
    </w:p>
    <w:p w14:paraId="5B16D1A9" w14:textId="77777777" w:rsidR="00C34420" w:rsidRDefault="00C34420">
      <w:pPr>
        <w:rPr>
          <w:i/>
        </w:rPr>
      </w:pPr>
    </w:p>
    <w:p w14:paraId="16500C1B" w14:textId="77777777" w:rsidR="00C34420" w:rsidRDefault="00C34420">
      <w:pPr>
        <w:rPr>
          <w:i/>
        </w:rPr>
      </w:pPr>
    </w:p>
    <w:p w14:paraId="32CE6208" w14:textId="77777777" w:rsidR="00C34420" w:rsidRDefault="00C34420">
      <w:pPr>
        <w:rPr>
          <w:i/>
        </w:rPr>
      </w:pPr>
    </w:p>
    <w:p w14:paraId="5D216165" w14:textId="77777777" w:rsidR="00C34420" w:rsidRDefault="00C34420">
      <w:pPr>
        <w:rPr>
          <w:i/>
        </w:rPr>
      </w:pPr>
    </w:p>
    <w:p w14:paraId="491B0AB2" w14:textId="77777777" w:rsidR="00C34420" w:rsidRDefault="00C34420">
      <w:pPr>
        <w:rPr>
          <w:i/>
        </w:rPr>
      </w:pPr>
    </w:p>
    <w:p w14:paraId="0E64A4FD" w14:textId="77777777" w:rsidR="00C34420" w:rsidRDefault="00C34420">
      <w:pPr>
        <w:rPr>
          <w:i/>
          <w:color w:val="0000FF"/>
        </w:rPr>
      </w:pPr>
    </w:p>
    <w:p w14:paraId="63D07ADB" w14:textId="4E149EAF" w:rsidR="00C34420" w:rsidRDefault="00C34420">
      <w:pPr>
        <w:rPr>
          <w:i/>
        </w:rPr>
      </w:pPr>
    </w:p>
    <w:p w14:paraId="4A5C32C5" w14:textId="77777777" w:rsidR="00C34420" w:rsidRDefault="00C34420">
      <w:pPr>
        <w:rPr>
          <w:i/>
        </w:rPr>
      </w:pPr>
    </w:p>
    <w:p w14:paraId="1DD04167" w14:textId="77777777" w:rsidR="00C34420" w:rsidRDefault="00C34420">
      <w:pPr>
        <w:rPr>
          <w:i/>
        </w:rPr>
      </w:pPr>
    </w:p>
    <w:p w14:paraId="650A0379" w14:textId="77777777" w:rsidR="00C34420" w:rsidRDefault="00C34420">
      <w:pPr>
        <w:rPr>
          <w:i/>
        </w:rPr>
      </w:pPr>
    </w:p>
    <w:p w14:paraId="6D11BBBC" w14:textId="77777777" w:rsidR="00C34420" w:rsidRDefault="00C34420">
      <w:pPr>
        <w:rPr>
          <w:i/>
        </w:rPr>
      </w:pPr>
    </w:p>
    <w:p w14:paraId="3C4770DE" w14:textId="77777777" w:rsidR="00593360" w:rsidRDefault="00593360" w:rsidP="00593360">
      <w:pPr>
        <w:pStyle w:val="DocTitle"/>
        <w:pBdr>
          <w:top w:val="single" w:sz="4" w:space="0" w:color="auto"/>
          <w:bottom w:val="single" w:sz="4" w:space="0" w:color="auto"/>
        </w:pBdr>
      </w:pPr>
    </w:p>
    <w:p w14:paraId="1BC1B769" w14:textId="77777777" w:rsidR="00593360" w:rsidRPr="008A5923" w:rsidRDefault="00593360" w:rsidP="008A5923">
      <w:pPr>
        <w:pStyle w:val="DocTitle"/>
        <w:pBdr>
          <w:bottom w:val="single" w:sz="4" w:space="0" w:color="auto"/>
        </w:pBdr>
        <w:spacing w:before="120"/>
        <w:rPr>
          <w:rFonts w:ascii="Arial" w:hAnsi="Arial"/>
          <w:szCs w:val="20"/>
          <w:lang w:val="en-US" w:eastAsia="en-US"/>
        </w:rPr>
      </w:pPr>
      <w:r w:rsidRPr="008A5923">
        <w:rPr>
          <w:rFonts w:ascii="Arial" w:hAnsi="Arial"/>
          <w:szCs w:val="20"/>
          <w:lang w:val="en-US" w:eastAsia="en-US"/>
        </w:rPr>
        <w:t>unit detailed design</w:t>
      </w:r>
    </w:p>
    <w:p w14:paraId="7BF7842A" w14:textId="2FCE2E39" w:rsidR="00657FB7" w:rsidRPr="008A5923" w:rsidRDefault="00F458C5" w:rsidP="008A5923">
      <w:pPr>
        <w:pStyle w:val="DocTitle"/>
        <w:pBdr>
          <w:bottom w:val="single" w:sz="4" w:space="0" w:color="auto"/>
        </w:pBdr>
        <w:spacing w:before="120"/>
        <w:rPr>
          <w:rFonts w:ascii="Arial" w:hAnsi="Arial"/>
          <w:sz w:val="22"/>
          <w:szCs w:val="18"/>
          <w:lang w:val="en-US" w:eastAsia="en-US"/>
        </w:rPr>
      </w:pPr>
      <w:r w:rsidRPr="008A5923">
        <w:rPr>
          <w:rFonts w:ascii="Arial" w:hAnsi="Arial"/>
          <w:sz w:val="22"/>
          <w:szCs w:val="18"/>
          <w:lang w:val="en-US" w:eastAsia="en-US"/>
        </w:rPr>
        <w:t>SAP ECC/6.0</w:t>
      </w:r>
    </w:p>
    <w:p w14:paraId="71A60AE9" w14:textId="219B08EF" w:rsidR="00593360" w:rsidRPr="008A5923" w:rsidRDefault="00593360" w:rsidP="008A5923">
      <w:pPr>
        <w:pStyle w:val="DocTitle"/>
        <w:pBdr>
          <w:bottom w:val="single" w:sz="4" w:space="0" w:color="auto"/>
        </w:pBdr>
        <w:spacing w:before="120"/>
        <w:rPr>
          <w:rFonts w:ascii="Arial" w:hAnsi="Arial"/>
          <w:b w:val="0"/>
          <w:bCs/>
          <w:sz w:val="18"/>
          <w:szCs w:val="18"/>
          <w:lang w:val="en-US" w:eastAsia="en-US"/>
        </w:rPr>
      </w:pPr>
      <w:r w:rsidRPr="008A5923">
        <w:rPr>
          <w:rFonts w:ascii="Arial" w:hAnsi="Arial"/>
          <w:b w:val="0"/>
          <w:bCs/>
          <w:sz w:val="18"/>
          <w:szCs w:val="18"/>
          <w:lang w:val="en-US" w:eastAsia="en-US"/>
        </w:rPr>
        <w:t>GLIMS INTERFACE</w:t>
      </w:r>
      <w:ins w:id="0" w:author="Author">
        <w:del w:id="1" w:author="Author">
          <w:r w:rsidR="00693446" w:rsidDel="003B23C6">
            <w:rPr>
              <w:rFonts w:ascii="Arial" w:hAnsi="Arial"/>
              <w:b w:val="0"/>
              <w:bCs/>
              <w:sz w:val="18"/>
              <w:szCs w:val="18"/>
              <w:lang w:val="en-US" w:eastAsia="en-US"/>
            </w:rPr>
            <w:delText xml:space="preserve"> </w:delText>
          </w:r>
        </w:del>
      </w:ins>
    </w:p>
    <w:p w14:paraId="09FD8FB3" w14:textId="77777777" w:rsidR="00593360" w:rsidRPr="008A5923" w:rsidRDefault="00593360" w:rsidP="008A5923">
      <w:pPr>
        <w:pStyle w:val="DocTitle"/>
        <w:pBdr>
          <w:bottom w:val="single" w:sz="4" w:space="0" w:color="auto"/>
        </w:pBdr>
        <w:spacing w:before="120"/>
        <w:rPr>
          <w:rFonts w:ascii="Arial" w:hAnsi="Arial"/>
          <w:b w:val="0"/>
          <w:bCs/>
          <w:sz w:val="18"/>
          <w:szCs w:val="18"/>
          <w:lang w:val="en-US" w:eastAsia="en-US"/>
        </w:rPr>
      </w:pPr>
      <w:r w:rsidRPr="008A5923">
        <w:rPr>
          <w:rFonts w:ascii="Arial" w:hAnsi="Arial"/>
          <w:b w:val="0"/>
          <w:bCs/>
          <w:sz w:val="18"/>
          <w:szCs w:val="18"/>
          <w:lang w:val="en-US" w:eastAsia="en-US"/>
        </w:rPr>
        <w:t>PROCESS COA DATA REPLY</w:t>
      </w:r>
    </w:p>
    <w:p w14:paraId="5F7E6DAA" w14:textId="77777777" w:rsidR="00593360" w:rsidRDefault="00593360" w:rsidP="00593360">
      <w:pPr>
        <w:pStyle w:val="DocTitle"/>
        <w:pBdr>
          <w:top w:val="single" w:sz="4" w:space="0" w:color="auto"/>
          <w:bottom w:val="single" w:sz="4" w:space="0" w:color="auto"/>
        </w:pBdr>
      </w:pPr>
    </w:p>
    <w:p w14:paraId="10148CAE" w14:textId="77777777" w:rsidR="00C34420" w:rsidRDefault="00C34420" w:rsidP="00C34420">
      <w:pPr>
        <w:rPr>
          <w:i/>
          <w:color w:val="0000FF"/>
        </w:rPr>
      </w:pPr>
    </w:p>
    <w:p w14:paraId="7F65BA10" w14:textId="77777777" w:rsidR="00C34420" w:rsidRDefault="00C34420" w:rsidP="00C34420">
      <w:pPr>
        <w:rPr>
          <w:i/>
        </w:rPr>
      </w:pPr>
    </w:p>
    <w:p w14:paraId="7C9FE342" w14:textId="77777777" w:rsidR="00C34420" w:rsidRDefault="00C34420" w:rsidP="00C34420">
      <w:pPr>
        <w:rPr>
          <w:i/>
        </w:rPr>
      </w:pPr>
    </w:p>
    <w:p w14:paraId="48A74630" w14:textId="77777777" w:rsidR="00C34420" w:rsidRDefault="00C34420">
      <w:pPr>
        <w:rPr>
          <w:i/>
        </w:rPr>
      </w:pPr>
    </w:p>
    <w:p w14:paraId="0B45151B" w14:textId="2C053699" w:rsidR="00503CEB" w:rsidRPr="00E71B7C" w:rsidRDefault="00503CEB"/>
    <w:p w14:paraId="68221D53" w14:textId="77777777" w:rsidR="00503CEB" w:rsidRPr="00E71B7C" w:rsidRDefault="00503CEB" w:rsidP="00407BEE">
      <w:pPr>
        <w:pStyle w:val="TOCTitle"/>
        <w:pageBreakBefore/>
      </w:pPr>
      <w:r w:rsidRPr="00E71B7C">
        <w:lastRenderedPageBreak/>
        <w:t>Table of contents</w:t>
      </w:r>
    </w:p>
    <w:p w14:paraId="68221D54" w14:textId="77777777" w:rsidR="00503CEB" w:rsidRPr="00E71B7C" w:rsidRDefault="00503CEB"/>
    <w:p w14:paraId="5C371071" w14:textId="77777777" w:rsidR="002F555E" w:rsidRDefault="00FA33F3">
      <w:pPr>
        <w:pStyle w:val="TOC1"/>
        <w:rPr>
          <w:rFonts w:asciiTheme="minorHAnsi" w:eastAsiaTheme="minorEastAsia" w:hAnsiTheme="minorHAnsi" w:cstheme="minorBidi"/>
          <w:b w:val="0"/>
          <w:caps w:val="0"/>
          <w:sz w:val="22"/>
          <w:szCs w:val="22"/>
          <w:lang w:eastAsia="ja-JP"/>
        </w:rPr>
      </w:pPr>
      <w:r w:rsidRPr="00E71B7C">
        <w:fldChar w:fldCharType="begin"/>
      </w:r>
      <w:r w:rsidRPr="00E71B7C">
        <w:instrText xml:space="preserve"> TOC \o "1-4" </w:instrText>
      </w:r>
      <w:r w:rsidRPr="00E71B7C">
        <w:fldChar w:fldCharType="separate"/>
      </w:r>
      <w:r w:rsidR="002F555E">
        <w:t>1.</w:t>
      </w:r>
      <w:r w:rsidR="002F555E">
        <w:rPr>
          <w:rFonts w:asciiTheme="minorHAnsi" w:eastAsiaTheme="minorEastAsia" w:hAnsiTheme="minorHAnsi" w:cstheme="minorBidi"/>
          <w:b w:val="0"/>
          <w:caps w:val="0"/>
          <w:sz w:val="22"/>
          <w:szCs w:val="22"/>
          <w:lang w:eastAsia="ja-JP"/>
        </w:rPr>
        <w:tab/>
      </w:r>
      <w:r w:rsidR="002F555E">
        <w:t>FORMAL DETAILS</w:t>
      </w:r>
      <w:r w:rsidR="002F555E">
        <w:tab/>
      </w:r>
      <w:r w:rsidR="002F555E">
        <w:fldChar w:fldCharType="begin"/>
      </w:r>
      <w:r w:rsidR="002F555E">
        <w:instrText xml:space="preserve"> PAGEREF _Toc460582192 \h </w:instrText>
      </w:r>
      <w:r w:rsidR="002F555E">
        <w:fldChar w:fldCharType="separate"/>
      </w:r>
      <w:r w:rsidR="002F555E">
        <w:t>3</w:t>
      </w:r>
      <w:r w:rsidR="002F555E">
        <w:fldChar w:fldCharType="end"/>
      </w:r>
    </w:p>
    <w:p w14:paraId="477EA913" w14:textId="77777777" w:rsidR="002F555E" w:rsidRDefault="002F555E">
      <w:pPr>
        <w:pStyle w:val="TOC2"/>
        <w:rPr>
          <w:rFonts w:asciiTheme="minorHAnsi" w:eastAsiaTheme="minorEastAsia" w:hAnsiTheme="minorHAnsi" w:cstheme="minorBidi"/>
          <w:sz w:val="22"/>
          <w:szCs w:val="22"/>
          <w:lang w:eastAsia="ja-JP"/>
        </w:rPr>
      </w:pPr>
      <w:r w:rsidRPr="007A22C3">
        <w:t>1.1.</w:t>
      </w:r>
      <w:r>
        <w:rPr>
          <w:rFonts w:asciiTheme="minorHAnsi" w:eastAsiaTheme="minorEastAsia" w:hAnsiTheme="minorHAnsi" w:cstheme="minorBidi"/>
          <w:sz w:val="22"/>
          <w:szCs w:val="22"/>
          <w:lang w:eastAsia="ja-JP"/>
        </w:rPr>
        <w:tab/>
      </w:r>
      <w:r>
        <w:t>Development / Document details</w:t>
      </w:r>
      <w:r>
        <w:tab/>
      </w:r>
      <w:r>
        <w:fldChar w:fldCharType="begin"/>
      </w:r>
      <w:r>
        <w:instrText xml:space="preserve"> PAGEREF _Toc460582193 \h </w:instrText>
      </w:r>
      <w:r>
        <w:fldChar w:fldCharType="separate"/>
      </w:r>
      <w:r>
        <w:t>3</w:t>
      </w:r>
      <w:r>
        <w:fldChar w:fldCharType="end"/>
      </w:r>
    </w:p>
    <w:p w14:paraId="61291890" w14:textId="77777777" w:rsidR="002F555E" w:rsidRDefault="002F555E">
      <w:pPr>
        <w:pStyle w:val="TOC2"/>
        <w:rPr>
          <w:rFonts w:asciiTheme="minorHAnsi" w:eastAsiaTheme="minorEastAsia" w:hAnsiTheme="minorHAnsi" w:cstheme="minorBidi"/>
          <w:sz w:val="22"/>
          <w:szCs w:val="22"/>
          <w:lang w:eastAsia="ja-JP"/>
        </w:rPr>
      </w:pPr>
      <w:r w:rsidRPr="007A22C3">
        <w:t>1.2.</w:t>
      </w:r>
      <w:r>
        <w:rPr>
          <w:rFonts w:asciiTheme="minorHAnsi" w:eastAsiaTheme="minorEastAsia" w:hAnsiTheme="minorHAnsi" w:cstheme="minorBidi"/>
          <w:sz w:val="22"/>
          <w:szCs w:val="22"/>
          <w:lang w:eastAsia="ja-JP"/>
        </w:rPr>
        <w:tab/>
      </w:r>
      <w:r>
        <w:t>Roles and responsibilities</w:t>
      </w:r>
      <w:r>
        <w:tab/>
      </w:r>
      <w:r>
        <w:fldChar w:fldCharType="begin"/>
      </w:r>
      <w:r>
        <w:instrText xml:space="preserve"> PAGEREF _Toc460582194 \h </w:instrText>
      </w:r>
      <w:r>
        <w:fldChar w:fldCharType="separate"/>
      </w:r>
      <w:r>
        <w:t>4</w:t>
      </w:r>
      <w:r>
        <w:fldChar w:fldCharType="end"/>
      </w:r>
    </w:p>
    <w:p w14:paraId="00A04447" w14:textId="77777777" w:rsidR="002F555E" w:rsidRDefault="002F555E">
      <w:pPr>
        <w:pStyle w:val="TOC1"/>
        <w:rPr>
          <w:rFonts w:asciiTheme="minorHAnsi" w:eastAsiaTheme="minorEastAsia" w:hAnsiTheme="minorHAnsi" w:cstheme="minorBidi"/>
          <w:b w:val="0"/>
          <w:caps w:val="0"/>
          <w:sz w:val="22"/>
          <w:szCs w:val="22"/>
          <w:lang w:eastAsia="ja-JP"/>
        </w:rPr>
      </w:pPr>
      <w:r>
        <w:t>2.</w:t>
      </w:r>
      <w:r>
        <w:rPr>
          <w:rFonts w:asciiTheme="minorHAnsi" w:eastAsiaTheme="minorEastAsia" w:hAnsiTheme="minorHAnsi" w:cstheme="minorBidi"/>
          <w:b w:val="0"/>
          <w:caps w:val="0"/>
          <w:sz w:val="22"/>
          <w:szCs w:val="22"/>
          <w:lang w:eastAsia="ja-JP"/>
        </w:rPr>
        <w:tab/>
      </w:r>
      <w:r>
        <w:t>Functional Description</w:t>
      </w:r>
      <w:r>
        <w:tab/>
      </w:r>
      <w:r>
        <w:fldChar w:fldCharType="begin"/>
      </w:r>
      <w:r>
        <w:instrText xml:space="preserve"> PAGEREF _Toc460582195 \h </w:instrText>
      </w:r>
      <w:r>
        <w:fldChar w:fldCharType="separate"/>
      </w:r>
      <w:r>
        <w:t>5</w:t>
      </w:r>
      <w:r>
        <w:fldChar w:fldCharType="end"/>
      </w:r>
    </w:p>
    <w:p w14:paraId="1F6803DA" w14:textId="77777777" w:rsidR="002F555E" w:rsidRDefault="002F555E">
      <w:pPr>
        <w:pStyle w:val="TOC2"/>
        <w:rPr>
          <w:rFonts w:asciiTheme="minorHAnsi" w:eastAsiaTheme="minorEastAsia" w:hAnsiTheme="minorHAnsi" w:cstheme="minorBidi"/>
          <w:sz w:val="22"/>
          <w:szCs w:val="22"/>
          <w:lang w:eastAsia="ja-JP"/>
        </w:rPr>
      </w:pPr>
      <w:r w:rsidRPr="007A22C3">
        <w:t>2.1.</w:t>
      </w:r>
      <w:r>
        <w:rPr>
          <w:rFonts w:asciiTheme="minorHAnsi" w:eastAsiaTheme="minorEastAsia" w:hAnsiTheme="minorHAnsi" w:cstheme="minorBidi"/>
          <w:sz w:val="22"/>
          <w:szCs w:val="22"/>
          <w:lang w:eastAsia="ja-JP"/>
        </w:rPr>
        <w:tab/>
      </w:r>
      <w:r>
        <w:t>Overview about main and sub functions</w:t>
      </w:r>
      <w:r>
        <w:tab/>
      </w:r>
      <w:r>
        <w:fldChar w:fldCharType="begin"/>
      </w:r>
      <w:r>
        <w:instrText xml:space="preserve"> PAGEREF _Toc460582196 \h </w:instrText>
      </w:r>
      <w:r>
        <w:fldChar w:fldCharType="separate"/>
      </w:r>
      <w:r>
        <w:t>5</w:t>
      </w:r>
      <w:r>
        <w:fldChar w:fldCharType="end"/>
      </w:r>
    </w:p>
    <w:p w14:paraId="7468948A" w14:textId="77777777" w:rsidR="002F555E" w:rsidRDefault="002F555E">
      <w:pPr>
        <w:pStyle w:val="TOC2"/>
        <w:rPr>
          <w:rFonts w:asciiTheme="minorHAnsi" w:eastAsiaTheme="minorEastAsia" w:hAnsiTheme="minorHAnsi" w:cstheme="minorBidi"/>
          <w:sz w:val="22"/>
          <w:szCs w:val="22"/>
          <w:lang w:eastAsia="ja-JP"/>
        </w:rPr>
      </w:pPr>
      <w:r w:rsidRPr="007A22C3">
        <w:t>2.2.</w:t>
      </w:r>
      <w:r>
        <w:rPr>
          <w:rFonts w:asciiTheme="minorHAnsi" w:eastAsiaTheme="minorEastAsia" w:hAnsiTheme="minorHAnsi" w:cstheme="minorBidi"/>
          <w:sz w:val="22"/>
          <w:szCs w:val="22"/>
          <w:lang w:eastAsia="ja-JP"/>
        </w:rPr>
        <w:tab/>
      </w:r>
      <w:r>
        <w:t>Detailed description</w:t>
      </w:r>
      <w:r>
        <w:tab/>
      </w:r>
      <w:r>
        <w:fldChar w:fldCharType="begin"/>
      </w:r>
      <w:r>
        <w:instrText xml:space="preserve"> PAGEREF _Toc460582197 \h </w:instrText>
      </w:r>
      <w:r>
        <w:fldChar w:fldCharType="separate"/>
      </w:r>
      <w:r>
        <w:t>5</w:t>
      </w:r>
      <w:r>
        <w:fldChar w:fldCharType="end"/>
      </w:r>
    </w:p>
    <w:p w14:paraId="6B176F60" w14:textId="77777777" w:rsidR="002F555E" w:rsidRDefault="002F555E">
      <w:pPr>
        <w:pStyle w:val="TOC2"/>
        <w:rPr>
          <w:rFonts w:asciiTheme="minorHAnsi" w:eastAsiaTheme="minorEastAsia" w:hAnsiTheme="minorHAnsi" w:cstheme="minorBidi"/>
          <w:sz w:val="22"/>
          <w:szCs w:val="22"/>
          <w:lang w:eastAsia="ja-JP"/>
        </w:rPr>
      </w:pPr>
      <w:r w:rsidRPr="007A22C3">
        <w:t>2.3.</w:t>
      </w:r>
      <w:r>
        <w:rPr>
          <w:rFonts w:asciiTheme="minorHAnsi" w:eastAsiaTheme="minorEastAsia" w:hAnsiTheme="minorHAnsi" w:cstheme="minorBidi"/>
          <w:sz w:val="22"/>
          <w:szCs w:val="22"/>
          <w:lang w:eastAsia="ja-JP"/>
        </w:rPr>
        <w:tab/>
      </w:r>
      <w:r>
        <w:t>Translation</w:t>
      </w:r>
      <w:r>
        <w:tab/>
      </w:r>
      <w:r>
        <w:fldChar w:fldCharType="begin"/>
      </w:r>
      <w:r>
        <w:instrText xml:space="preserve"> PAGEREF _Toc460582198 \h </w:instrText>
      </w:r>
      <w:r>
        <w:fldChar w:fldCharType="separate"/>
      </w:r>
      <w:r>
        <w:t>5</w:t>
      </w:r>
      <w:r>
        <w:fldChar w:fldCharType="end"/>
      </w:r>
    </w:p>
    <w:p w14:paraId="7D18940E" w14:textId="77777777" w:rsidR="002F555E" w:rsidRDefault="002F555E">
      <w:pPr>
        <w:pStyle w:val="TOC2"/>
        <w:rPr>
          <w:rFonts w:asciiTheme="minorHAnsi" w:eastAsiaTheme="minorEastAsia" w:hAnsiTheme="minorHAnsi" w:cstheme="minorBidi"/>
          <w:sz w:val="22"/>
          <w:szCs w:val="22"/>
          <w:lang w:eastAsia="ja-JP"/>
        </w:rPr>
      </w:pPr>
      <w:r w:rsidRPr="007A22C3">
        <w:t>2.4.</w:t>
      </w:r>
      <w:r>
        <w:rPr>
          <w:rFonts w:asciiTheme="minorHAnsi" w:eastAsiaTheme="minorEastAsia" w:hAnsiTheme="minorHAnsi" w:cstheme="minorBidi"/>
          <w:sz w:val="22"/>
          <w:szCs w:val="22"/>
          <w:lang w:eastAsia="ja-JP"/>
        </w:rPr>
        <w:tab/>
      </w:r>
      <w:r>
        <w:t>High level test scenario</w:t>
      </w:r>
      <w:r>
        <w:tab/>
      </w:r>
      <w:r>
        <w:fldChar w:fldCharType="begin"/>
      </w:r>
      <w:r>
        <w:instrText xml:space="preserve"> PAGEREF _Toc460582199 \h </w:instrText>
      </w:r>
      <w:r>
        <w:fldChar w:fldCharType="separate"/>
      </w:r>
      <w:r>
        <w:t>5</w:t>
      </w:r>
      <w:r>
        <w:fldChar w:fldCharType="end"/>
      </w:r>
    </w:p>
    <w:p w14:paraId="32F4E9BA" w14:textId="77777777" w:rsidR="002F555E" w:rsidRDefault="002F555E">
      <w:pPr>
        <w:pStyle w:val="TOC1"/>
        <w:rPr>
          <w:rFonts w:asciiTheme="minorHAnsi" w:eastAsiaTheme="minorEastAsia" w:hAnsiTheme="minorHAnsi" w:cstheme="minorBidi"/>
          <w:b w:val="0"/>
          <w:caps w:val="0"/>
          <w:sz w:val="22"/>
          <w:szCs w:val="22"/>
          <w:lang w:eastAsia="ja-JP"/>
        </w:rPr>
      </w:pPr>
      <w:r>
        <w:t>3.</w:t>
      </w:r>
      <w:r>
        <w:rPr>
          <w:rFonts w:asciiTheme="minorHAnsi" w:eastAsiaTheme="minorEastAsia" w:hAnsiTheme="minorHAnsi" w:cstheme="minorBidi"/>
          <w:b w:val="0"/>
          <w:caps w:val="0"/>
          <w:sz w:val="22"/>
          <w:szCs w:val="22"/>
          <w:lang w:eastAsia="ja-JP"/>
        </w:rPr>
        <w:tab/>
      </w:r>
      <w:r>
        <w:t>Unit INPUT / OUTPUT &amp; Settings</w:t>
      </w:r>
      <w:r>
        <w:tab/>
      </w:r>
      <w:r>
        <w:fldChar w:fldCharType="begin"/>
      </w:r>
      <w:r>
        <w:instrText xml:space="preserve"> PAGEREF _Toc460582200 \h </w:instrText>
      </w:r>
      <w:r>
        <w:fldChar w:fldCharType="separate"/>
      </w:r>
      <w:r>
        <w:t>6</w:t>
      </w:r>
      <w:r>
        <w:fldChar w:fldCharType="end"/>
      </w:r>
    </w:p>
    <w:p w14:paraId="78B75C29" w14:textId="77777777" w:rsidR="002F555E" w:rsidRDefault="002F555E">
      <w:pPr>
        <w:pStyle w:val="TOC1"/>
        <w:rPr>
          <w:rFonts w:asciiTheme="minorHAnsi" w:eastAsiaTheme="minorEastAsia" w:hAnsiTheme="minorHAnsi" w:cstheme="minorBidi"/>
          <w:b w:val="0"/>
          <w:caps w:val="0"/>
          <w:sz w:val="22"/>
          <w:szCs w:val="22"/>
          <w:lang w:eastAsia="ja-JP"/>
        </w:rPr>
      </w:pPr>
      <w:r>
        <w:t>4.</w:t>
      </w:r>
      <w:r>
        <w:rPr>
          <w:rFonts w:asciiTheme="minorHAnsi" w:eastAsiaTheme="minorEastAsia" w:hAnsiTheme="minorHAnsi" w:cstheme="minorBidi"/>
          <w:b w:val="0"/>
          <w:caps w:val="0"/>
          <w:sz w:val="22"/>
          <w:szCs w:val="22"/>
          <w:lang w:eastAsia="ja-JP"/>
        </w:rPr>
        <w:tab/>
      </w:r>
      <w:r>
        <w:t>Standards</w:t>
      </w:r>
      <w:r>
        <w:tab/>
      </w:r>
      <w:r>
        <w:fldChar w:fldCharType="begin"/>
      </w:r>
      <w:r>
        <w:instrText xml:space="preserve"> PAGEREF _Toc460582201 \h </w:instrText>
      </w:r>
      <w:r>
        <w:fldChar w:fldCharType="separate"/>
      </w:r>
      <w:r>
        <w:t>6</w:t>
      </w:r>
      <w:r>
        <w:fldChar w:fldCharType="end"/>
      </w:r>
    </w:p>
    <w:p w14:paraId="2D5777B3" w14:textId="77777777" w:rsidR="002F555E" w:rsidRDefault="002F555E">
      <w:pPr>
        <w:pStyle w:val="TOC2"/>
        <w:rPr>
          <w:rFonts w:asciiTheme="minorHAnsi" w:eastAsiaTheme="minorEastAsia" w:hAnsiTheme="minorHAnsi" w:cstheme="minorBidi"/>
          <w:sz w:val="22"/>
          <w:szCs w:val="22"/>
          <w:lang w:eastAsia="ja-JP"/>
        </w:rPr>
      </w:pPr>
      <w:r w:rsidRPr="007A22C3">
        <w:t>4.1.</w:t>
      </w:r>
      <w:r>
        <w:rPr>
          <w:rFonts w:asciiTheme="minorHAnsi" w:eastAsiaTheme="minorEastAsia" w:hAnsiTheme="minorHAnsi" w:cstheme="minorBidi"/>
          <w:sz w:val="22"/>
          <w:szCs w:val="22"/>
          <w:lang w:eastAsia="ja-JP"/>
        </w:rPr>
        <w:tab/>
      </w:r>
      <w:r>
        <w:t>Usage of ZXX_DEVELOPMENTS TABLE</w:t>
      </w:r>
      <w:r>
        <w:tab/>
      </w:r>
      <w:r>
        <w:fldChar w:fldCharType="begin"/>
      </w:r>
      <w:r>
        <w:instrText xml:space="preserve"> PAGEREF _Toc460582202 \h </w:instrText>
      </w:r>
      <w:r>
        <w:fldChar w:fldCharType="separate"/>
      </w:r>
      <w:r>
        <w:t>6</w:t>
      </w:r>
      <w:r>
        <w:fldChar w:fldCharType="end"/>
      </w:r>
    </w:p>
    <w:p w14:paraId="0F97C999" w14:textId="77777777" w:rsidR="002F555E" w:rsidRDefault="002F555E">
      <w:pPr>
        <w:pStyle w:val="TOC1"/>
        <w:rPr>
          <w:rFonts w:asciiTheme="minorHAnsi" w:eastAsiaTheme="minorEastAsia" w:hAnsiTheme="minorHAnsi" w:cstheme="minorBidi"/>
          <w:b w:val="0"/>
          <w:caps w:val="0"/>
          <w:sz w:val="22"/>
          <w:szCs w:val="22"/>
          <w:lang w:eastAsia="ja-JP"/>
        </w:rPr>
      </w:pPr>
      <w:r>
        <w:t>5.</w:t>
      </w:r>
      <w:r>
        <w:rPr>
          <w:rFonts w:asciiTheme="minorHAnsi" w:eastAsiaTheme="minorEastAsia" w:hAnsiTheme="minorHAnsi" w:cstheme="minorBidi"/>
          <w:b w:val="0"/>
          <w:caps w:val="0"/>
          <w:sz w:val="22"/>
          <w:szCs w:val="22"/>
          <w:lang w:eastAsia="ja-JP"/>
        </w:rPr>
        <w:tab/>
      </w:r>
      <w:r>
        <w:t>Security and access</w:t>
      </w:r>
      <w:r>
        <w:tab/>
      </w:r>
      <w:r>
        <w:fldChar w:fldCharType="begin"/>
      </w:r>
      <w:r>
        <w:instrText xml:space="preserve"> PAGEREF _Toc460582203 \h </w:instrText>
      </w:r>
      <w:r>
        <w:fldChar w:fldCharType="separate"/>
      </w:r>
      <w:r>
        <w:t>6</w:t>
      </w:r>
      <w:r>
        <w:fldChar w:fldCharType="end"/>
      </w:r>
    </w:p>
    <w:p w14:paraId="4D1DB591" w14:textId="77777777" w:rsidR="002F555E" w:rsidRDefault="002F555E">
      <w:pPr>
        <w:pStyle w:val="TOC1"/>
        <w:rPr>
          <w:rFonts w:asciiTheme="minorHAnsi" w:eastAsiaTheme="minorEastAsia" w:hAnsiTheme="minorHAnsi" w:cstheme="minorBidi"/>
          <w:b w:val="0"/>
          <w:caps w:val="0"/>
          <w:sz w:val="22"/>
          <w:szCs w:val="22"/>
          <w:lang w:eastAsia="ja-JP"/>
        </w:rPr>
      </w:pPr>
      <w:r>
        <w:t>6.</w:t>
      </w:r>
      <w:r>
        <w:rPr>
          <w:rFonts w:asciiTheme="minorHAnsi" w:eastAsiaTheme="minorEastAsia" w:hAnsiTheme="minorHAnsi" w:cstheme="minorBidi"/>
          <w:b w:val="0"/>
          <w:caps w:val="0"/>
          <w:sz w:val="22"/>
          <w:szCs w:val="22"/>
          <w:lang w:eastAsia="ja-JP"/>
        </w:rPr>
        <w:tab/>
      </w:r>
      <w:r>
        <w:t>Relat</w:t>
      </w:r>
      <w:r w:rsidRPr="007A22C3">
        <w:rPr>
          <w:b w:val="0"/>
          <w:caps w:val="0"/>
        </w:rPr>
        <w:t>I</w:t>
      </w:r>
      <w:r>
        <w:t>onships with other uDD</w:t>
      </w:r>
      <w:r>
        <w:tab/>
      </w:r>
      <w:r>
        <w:fldChar w:fldCharType="begin"/>
      </w:r>
      <w:r>
        <w:instrText xml:space="preserve"> PAGEREF _Toc460582204 \h </w:instrText>
      </w:r>
      <w:r>
        <w:fldChar w:fldCharType="separate"/>
      </w:r>
      <w:r>
        <w:t>7</w:t>
      </w:r>
      <w:r>
        <w:fldChar w:fldCharType="end"/>
      </w:r>
    </w:p>
    <w:p w14:paraId="07CB645B" w14:textId="77777777" w:rsidR="002F555E" w:rsidRDefault="002F555E">
      <w:pPr>
        <w:pStyle w:val="TOC1"/>
        <w:rPr>
          <w:rFonts w:asciiTheme="minorHAnsi" w:eastAsiaTheme="minorEastAsia" w:hAnsiTheme="minorHAnsi" w:cstheme="minorBidi"/>
          <w:b w:val="0"/>
          <w:caps w:val="0"/>
          <w:sz w:val="22"/>
          <w:szCs w:val="22"/>
          <w:lang w:eastAsia="ja-JP"/>
        </w:rPr>
      </w:pPr>
      <w:r>
        <w:t>7.</w:t>
      </w:r>
      <w:r>
        <w:rPr>
          <w:rFonts w:asciiTheme="minorHAnsi" w:eastAsiaTheme="minorEastAsia" w:hAnsiTheme="minorHAnsi" w:cstheme="minorBidi"/>
          <w:b w:val="0"/>
          <w:caps w:val="0"/>
          <w:sz w:val="22"/>
          <w:szCs w:val="22"/>
          <w:lang w:eastAsia="ja-JP"/>
        </w:rPr>
        <w:tab/>
      </w:r>
      <w:r>
        <w:t>Implementation and development specifications</w:t>
      </w:r>
      <w:r>
        <w:tab/>
      </w:r>
      <w:r>
        <w:fldChar w:fldCharType="begin"/>
      </w:r>
      <w:r>
        <w:instrText xml:space="preserve"> PAGEREF _Toc460582205 \h </w:instrText>
      </w:r>
      <w:r>
        <w:fldChar w:fldCharType="separate"/>
      </w:r>
      <w:r>
        <w:t>7</w:t>
      </w:r>
      <w:r>
        <w:fldChar w:fldCharType="end"/>
      </w:r>
    </w:p>
    <w:p w14:paraId="20D5A105" w14:textId="77777777" w:rsidR="002F555E" w:rsidRDefault="002F555E">
      <w:pPr>
        <w:pStyle w:val="TOC2"/>
        <w:rPr>
          <w:rFonts w:asciiTheme="minorHAnsi" w:eastAsiaTheme="minorEastAsia" w:hAnsiTheme="minorHAnsi" w:cstheme="minorBidi"/>
          <w:sz w:val="22"/>
          <w:szCs w:val="22"/>
          <w:lang w:eastAsia="ja-JP"/>
        </w:rPr>
      </w:pPr>
      <w:r w:rsidRPr="007A22C3">
        <w:t>7.1.</w:t>
      </w:r>
      <w:r>
        <w:rPr>
          <w:rFonts w:asciiTheme="minorHAnsi" w:eastAsiaTheme="minorEastAsia" w:hAnsiTheme="minorHAnsi" w:cstheme="minorBidi"/>
          <w:sz w:val="22"/>
          <w:szCs w:val="22"/>
          <w:lang w:eastAsia="ja-JP"/>
        </w:rPr>
        <w:tab/>
      </w:r>
      <w:r>
        <w:t>Summary</w:t>
      </w:r>
      <w:r>
        <w:tab/>
      </w:r>
      <w:r>
        <w:fldChar w:fldCharType="begin"/>
      </w:r>
      <w:r>
        <w:instrText xml:space="preserve"> PAGEREF _Toc460582206 \h </w:instrText>
      </w:r>
      <w:r>
        <w:fldChar w:fldCharType="separate"/>
      </w:r>
      <w:r>
        <w:t>7</w:t>
      </w:r>
      <w:r>
        <w:fldChar w:fldCharType="end"/>
      </w:r>
    </w:p>
    <w:p w14:paraId="3E8F0BDE" w14:textId="77777777" w:rsidR="002F555E" w:rsidRDefault="002F555E">
      <w:pPr>
        <w:pStyle w:val="TOC2"/>
        <w:rPr>
          <w:rFonts w:asciiTheme="minorHAnsi" w:eastAsiaTheme="minorEastAsia" w:hAnsiTheme="minorHAnsi" w:cstheme="minorBidi"/>
          <w:sz w:val="22"/>
          <w:szCs w:val="22"/>
          <w:lang w:eastAsia="ja-JP"/>
        </w:rPr>
      </w:pPr>
      <w:r w:rsidRPr="007A22C3">
        <w:t>7.2.</w:t>
      </w:r>
      <w:r>
        <w:rPr>
          <w:rFonts w:asciiTheme="minorHAnsi" w:eastAsiaTheme="minorEastAsia" w:hAnsiTheme="minorHAnsi" w:cstheme="minorBidi"/>
          <w:sz w:val="22"/>
          <w:szCs w:val="22"/>
          <w:lang w:eastAsia="ja-JP"/>
        </w:rPr>
        <w:tab/>
      </w:r>
      <w:r>
        <w:t>System Components</w:t>
      </w:r>
      <w:r>
        <w:tab/>
      </w:r>
      <w:r>
        <w:fldChar w:fldCharType="begin"/>
      </w:r>
      <w:r>
        <w:instrText xml:space="preserve"> PAGEREF _Toc460582207 \h </w:instrText>
      </w:r>
      <w:r>
        <w:fldChar w:fldCharType="separate"/>
      </w:r>
      <w:r>
        <w:t>7</w:t>
      </w:r>
      <w:r>
        <w:fldChar w:fldCharType="end"/>
      </w:r>
    </w:p>
    <w:p w14:paraId="10C70F54" w14:textId="77777777" w:rsidR="002F555E" w:rsidRDefault="002F555E">
      <w:pPr>
        <w:pStyle w:val="TOC2"/>
        <w:rPr>
          <w:rFonts w:asciiTheme="minorHAnsi" w:eastAsiaTheme="minorEastAsia" w:hAnsiTheme="minorHAnsi" w:cstheme="minorBidi"/>
          <w:sz w:val="22"/>
          <w:szCs w:val="22"/>
          <w:lang w:eastAsia="ja-JP"/>
        </w:rPr>
      </w:pPr>
      <w:r w:rsidRPr="007A22C3">
        <w:t>7.3.</w:t>
      </w:r>
      <w:r>
        <w:rPr>
          <w:rFonts w:asciiTheme="minorHAnsi" w:eastAsiaTheme="minorEastAsia" w:hAnsiTheme="minorHAnsi" w:cstheme="minorBidi"/>
          <w:sz w:val="22"/>
          <w:szCs w:val="22"/>
          <w:lang w:eastAsia="ja-JP"/>
        </w:rPr>
        <w:tab/>
      </w:r>
      <w:r>
        <w:t>Data Description</w:t>
      </w:r>
      <w:r>
        <w:tab/>
      </w:r>
      <w:r>
        <w:fldChar w:fldCharType="begin"/>
      </w:r>
      <w:r>
        <w:instrText xml:space="preserve"> PAGEREF _Toc460582208 \h </w:instrText>
      </w:r>
      <w:r>
        <w:fldChar w:fldCharType="separate"/>
      </w:r>
      <w:r>
        <w:t>10</w:t>
      </w:r>
      <w:r>
        <w:fldChar w:fldCharType="end"/>
      </w:r>
    </w:p>
    <w:p w14:paraId="3FA3CE86"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7.3.1.</w:t>
      </w:r>
      <w:r>
        <w:rPr>
          <w:rFonts w:asciiTheme="minorHAnsi" w:eastAsiaTheme="minorEastAsia" w:hAnsiTheme="minorHAnsi" w:cstheme="minorBidi"/>
          <w:sz w:val="22"/>
          <w:szCs w:val="22"/>
          <w:lang w:eastAsia="ja-JP"/>
        </w:rPr>
        <w:tab/>
      </w:r>
      <w:r w:rsidRPr="007A22C3">
        <w:rPr>
          <w:lang w:val="en-ZA"/>
        </w:rPr>
        <w:t>Input</w:t>
      </w:r>
      <w:r>
        <w:tab/>
      </w:r>
      <w:r>
        <w:fldChar w:fldCharType="begin"/>
      </w:r>
      <w:r>
        <w:instrText xml:space="preserve"> PAGEREF _Toc460582209 \h </w:instrText>
      </w:r>
      <w:r>
        <w:fldChar w:fldCharType="separate"/>
      </w:r>
      <w:r>
        <w:t>10</w:t>
      </w:r>
      <w:r>
        <w:fldChar w:fldCharType="end"/>
      </w:r>
    </w:p>
    <w:p w14:paraId="0A36CFB0"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7.3.2.</w:t>
      </w:r>
      <w:r>
        <w:rPr>
          <w:rFonts w:asciiTheme="minorHAnsi" w:eastAsiaTheme="minorEastAsia" w:hAnsiTheme="minorHAnsi" w:cstheme="minorBidi"/>
          <w:sz w:val="22"/>
          <w:szCs w:val="22"/>
          <w:lang w:eastAsia="ja-JP"/>
        </w:rPr>
        <w:tab/>
      </w:r>
      <w:r>
        <w:t>Selection</w:t>
      </w:r>
      <w:r w:rsidRPr="007A22C3">
        <w:rPr>
          <w:lang w:val="en-AU"/>
        </w:rPr>
        <w:t xml:space="preserve"> Parameters</w:t>
      </w:r>
      <w:r>
        <w:tab/>
      </w:r>
      <w:r>
        <w:fldChar w:fldCharType="begin"/>
      </w:r>
      <w:r>
        <w:instrText xml:space="preserve"> PAGEREF _Toc460582210 \h </w:instrText>
      </w:r>
      <w:r>
        <w:fldChar w:fldCharType="separate"/>
      </w:r>
      <w:r>
        <w:t>10</w:t>
      </w:r>
      <w:r>
        <w:fldChar w:fldCharType="end"/>
      </w:r>
    </w:p>
    <w:p w14:paraId="73CA40B7"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7.3.3.</w:t>
      </w:r>
      <w:r>
        <w:rPr>
          <w:rFonts w:asciiTheme="minorHAnsi" w:eastAsiaTheme="minorEastAsia" w:hAnsiTheme="minorHAnsi" w:cstheme="minorBidi"/>
          <w:sz w:val="22"/>
          <w:szCs w:val="22"/>
          <w:lang w:eastAsia="ja-JP"/>
        </w:rPr>
        <w:tab/>
      </w:r>
      <w:r w:rsidRPr="007A22C3">
        <w:rPr>
          <w:lang w:val="en-AU"/>
        </w:rPr>
        <w:t xml:space="preserve">Data </w:t>
      </w:r>
      <w:r>
        <w:t>Source</w:t>
      </w:r>
      <w:r>
        <w:tab/>
      </w:r>
      <w:r>
        <w:fldChar w:fldCharType="begin"/>
      </w:r>
      <w:r>
        <w:instrText xml:space="preserve"> PAGEREF _Toc460582211 \h </w:instrText>
      </w:r>
      <w:r>
        <w:fldChar w:fldCharType="separate"/>
      </w:r>
      <w:r>
        <w:t>11</w:t>
      </w:r>
      <w:r>
        <w:fldChar w:fldCharType="end"/>
      </w:r>
    </w:p>
    <w:p w14:paraId="3121AC02"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7.3.4.</w:t>
      </w:r>
      <w:r>
        <w:rPr>
          <w:rFonts w:asciiTheme="minorHAnsi" w:eastAsiaTheme="minorEastAsia" w:hAnsiTheme="minorHAnsi" w:cstheme="minorBidi"/>
          <w:sz w:val="22"/>
          <w:szCs w:val="22"/>
          <w:lang w:eastAsia="ja-JP"/>
        </w:rPr>
        <w:tab/>
      </w:r>
      <w:r w:rsidRPr="007A22C3">
        <w:rPr>
          <w:lang w:val="en-GB"/>
        </w:rPr>
        <w:t>Data Selection Criteria</w:t>
      </w:r>
      <w:r>
        <w:tab/>
      </w:r>
      <w:r>
        <w:fldChar w:fldCharType="begin"/>
      </w:r>
      <w:r>
        <w:instrText xml:space="preserve"> PAGEREF _Toc460582212 \h </w:instrText>
      </w:r>
      <w:r>
        <w:fldChar w:fldCharType="separate"/>
      </w:r>
      <w:r>
        <w:t>12</w:t>
      </w:r>
      <w:r>
        <w:fldChar w:fldCharType="end"/>
      </w:r>
    </w:p>
    <w:p w14:paraId="73D0A868"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7.3.5.</w:t>
      </w:r>
      <w:r>
        <w:rPr>
          <w:rFonts w:asciiTheme="minorHAnsi" w:eastAsiaTheme="minorEastAsia" w:hAnsiTheme="minorHAnsi" w:cstheme="minorBidi"/>
          <w:sz w:val="22"/>
          <w:szCs w:val="22"/>
          <w:lang w:eastAsia="ja-JP"/>
        </w:rPr>
        <w:tab/>
      </w:r>
      <w:r>
        <w:t>Interfaces</w:t>
      </w:r>
      <w:r>
        <w:tab/>
      </w:r>
      <w:r>
        <w:fldChar w:fldCharType="begin"/>
      </w:r>
      <w:r>
        <w:instrText xml:space="preserve"> PAGEREF _Toc460582213 \h </w:instrText>
      </w:r>
      <w:r>
        <w:fldChar w:fldCharType="separate"/>
      </w:r>
      <w:r>
        <w:t>12</w:t>
      </w:r>
      <w:r>
        <w:fldChar w:fldCharType="end"/>
      </w:r>
    </w:p>
    <w:p w14:paraId="26D99C43" w14:textId="77777777" w:rsidR="002F555E" w:rsidRDefault="002F555E">
      <w:pPr>
        <w:pStyle w:val="TOC2"/>
        <w:rPr>
          <w:rFonts w:asciiTheme="minorHAnsi" w:eastAsiaTheme="minorEastAsia" w:hAnsiTheme="minorHAnsi" w:cstheme="minorBidi"/>
          <w:sz w:val="22"/>
          <w:szCs w:val="22"/>
          <w:lang w:eastAsia="ja-JP"/>
        </w:rPr>
      </w:pPr>
      <w:r w:rsidRPr="007A22C3">
        <w:t>7.4.</w:t>
      </w:r>
      <w:r>
        <w:rPr>
          <w:rFonts w:asciiTheme="minorHAnsi" w:eastAsiaTheme="minorEastAsia" w:hAnsiTheme="minorHAnsi" w:cstheme="minorBidi"/>
          <w:sz w:val="22"/>
          <w:szCs w:val="22"/>
          <w:lang w:eastAsia="ja-JP"/>
        </w:rPr>
        <w:tab/>
      </w:r>
      <w:r>
        <w:t>Proc</w:t>
      </w:r>
      <w:r w:rsidRPr="007A22C3">
        <w:t>e</w:t>
      </w:r>
      <w:r>
        <w:t>ssing and Algorithm</w:t>
      </w:r>
      <w:r>
        <w:tab/>
      </w:r>
      <w:r>
        <w:fldChar w:fldCharType="begin"/>
      </w:r>
      <w:r>
        <w:instrText xml:space="preserve"> PAGEREF _Toc460582214 \h </w:instrText>
      </w:r>
      <w:r>
        <w:fldChar w:fldCharType="separate"/>
      </w:r>
      <w:r>
        <w:t>12</w:t>
      </w:r>
      <w:r>
        <w:fldChar w:fldCharType="end"/>
      </w:r>
    </w:p>
    <w:p w14:paraId="054C8132"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7.4.1.</w:t>
      </w:r>
      <w:r>
        <w:rPr>
          <w:rFonts w:asciiTheme="minorHAnsi" w:eastAsiaTheme="minorEastAsia" w:hAnsiTheme="minorHAnsi" w:cstheme="minorBidi"/>
          <w:sz w:val="22"/>
          <w:szCs w:val="22"/>
          <w:lang w:eastAsia="ja-JP"/>
        </w:rPr>
        <w:tab/>
      </w:r>
      <w:r w:rsidRPr="007A22C3">
        <w:rPr>
          <w:lang w:val="en-AU"/>
        </w:rPr>
        <w:t>Process Map</w:t>
      </w:r>
      <w:r>
        <w:tab/>
      </w:r>
      <w:r>
        <w:fldChar w:fldCharType="begin"/>
      </w:r>
      <w:r>
        <w:instrText xml:space="preserve"> PAGEREF _Toc460582215 \h </w:instrText>
      </w:r>
      <w:r>
        <w:fldChar w:fldCharType="separate"/>
      </w:r>
      <w:r>
        <w:t>13</w:t>
      </w:r>
      <w:r>
        <w:fldChar w:fldCharType="end"/>
      </w:r>
    </w:p>
    <w:p w14:paraId="6305203F"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7.4.2.</w:t>
      </w:r>
      <w:r>
        <w:rPr>
          <w:rFonts w:asciiTheme="minorHAnsi" w:eastAsiaTheme="minorEastAsia" w:hAnsiTheme="minorHAnsi" w:cstheme="minorBidi"/>
          <w:sz w:val="22"/>
          <w:szCs w:val="22"/>
          <w:lang w:eastAsia="ja-JP"/>
        </w:rPr>
        <w:tab/>
      </w:r>
      <w:r w:rsidRPr="007A22C3">
        <w:rPr>
          <w:lang w:val="en-ZA"/>
        </w:rPr>
        <w:t>Processing logic</w:t>
      </w:r>
      <w:r>
        <w:tab/>
      </w:r>
      <w:r>
        <w:fldChar w:fldCharType="begin"/>
      </w:r>
      <w:r>
        <w:instrText xml:space="preserve"> PAGEREF _Toc460582216 \h </w:instrText>
      </w:r>
      <w:r>
        <w:fldChar w:fldCharType="separate"/>
      </w:r>
      <w:r>
        <w:t>14</w:t>
      </w:r>
      <w:r>
        <w:fldChar w:fldCharType="end"/>
      </w:r>
    </w:p>
    <w:p w14:paraId="56B2FCDB" w14:textId="77777777" w:rsidR="002F555E" w:rsidRDefault="002F555E">
      <w:pPr>
        <w:pStyle w:val="TOC3"/>
        <w:rPr>
          <w:rFonts w:asciiTheme="minorHAnsi" w:eastAsiaTheme="minorEastAsia" w:hAnsiTheme="minorHAnsi" w:cstheme="minorBidi"/>
          <w:sz w:val="22"/>
          <w:szCs w:val="22"/>
          <w:lang w:eastAsia="ja-JP"/>
        </w:rPr>
      </w:pPr>
      <w:r>
        <w:t>7.4.3.</w:t>
      </w:r>
      <w:r>
        <w:rPr>
          <w:rFonts w:asciiTheme="minorHAnsi" w:eastAsiaTheme="minorEastAsia" w:hAnsiTheme="minorHAnsi" w:cstheme="minorBidi"/>
          <w:sz w:val="22"/>
          <w:szCs w:val="22"/>
          <w:lang w:eastAsia="ja-JP"/>
        </w:rPr>
        <w:tab/>
      </w:r>
      <w:r>
        <w:t>Unit or Sub-Routine Triggering</w:t>
      </w:r>
      <w:r>
        <w:tab/>
      </w:r>
      <w:r>
        <w:fldChar w:fldCharType="begin"/>
      </w:r>
      <w:r>
        <w:instrText xml:space="preserve"> PAGEREF _Toc460582217 \h </w:instrText>
      </w:r>
      <w:r>
        <w:fldChar w:fldCharType="separate"/>
      </w:r>
      <w:r>
        <w:t>17</w:t>
      </w:r>
      <w:r>
        <w:fldChar w:fldCharType="end"/>
      </w:r>
    </w:p>
    <w:p w14:paraId="2B9B53F2"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7.4.4.</w:t>
      </w:r>
      <w:r>
        <w:rPr>
          <w:rFonts w:asciiTheme="minorHAnsi" w:eastAsiaTheme="minorEastAsia" w:hAnsiTheme="minorHAnsi" w:cstheme="minorBidi"/>
          <w:sz w:val="22"/>
          <w:szCs w:val="22"/>
          <w:lang w:eastAsia="ja-JP"/>
        </w:rPr>
        <w:tab/>
      </w:r>
      <w:r w:rsidRPr="007A22C3">
        <w:rPr>
          <w:lang w:val="en-AU"/>
        </w:rPr>
        <w:t>Output</w:t>
      </w:r>
      <w:r>
        <w:tab/>
      </w:r>
      <w:r>
        <w:fldChar w:fldCharType="begin"/>
      </w:r>
      <w:r>
        <w:instrText xml:space="preserve"> PAGEREF _Toc460582218 \h </w:instrText>
      </w:r>
      <w:r>
        <w:fldChar w:fldCharType="separate"/>
      </w:r>
      <w:r>
        <w:t>18</w:t>
      </w:r>
      <w:r>
        <w:fldChar w:fldCharType="end"/>
      </w:r>
    </w:p>
    <w:p w14:paraId="00F04475" w14:textId="77777777" w:rsidR="002F555E" w:rsidRDefault="002F555E">
      <w:pPr>
        <w:pStyle w:val="TOC2"/>
        <w:rPr>
          <w:rFonts w:asciiTheme="minorHAnsi" w:eastAsiaTheme="minorEastAsia" w:hAnsiTheme="minorHAnsi" w:cstheme="minorBidi"/>
          <w:sz w:val="22"/>
          <w:szCs w:val="22"/>
          <w:lang w:eastAsia="ja-JP"/>
        </w:rPr>
      </w:pPr>
      <w:r w:rsidRPr="007A22C3">
        <w:t>7.5.</w:t>
      </w:r>
      <w:r>
        <w:rPr>
          <w:rFonts w:asciiTheme="minorHAnsi" w:eastAsiaTheme="minorEastAsia" w:hAnsiTheme="minorHAnsi" w:cstheme="minorBidi"/>
          <w:sz w:val="22"/>
          <w:szCs w:val="22"/>
          <w:lang w:eastAsia="ja-JP"/>
        </w:rPr>
        <w:tab/>
      </w:r>
      <w:r>
        <w:t>Translation</w:t>
      </w:r>
      <w:r>
        <w:tab/>
      </w:r>
      <w:r>
        <w:fldChar w:fldCharType="begin"/>
      </w:r>
      <w:r>
        <w:instrText xml:space="preserve"> PAGEREF _Toc460582219 \h </w:instrText>
      </w:r>
      <w:r>
        <w:fldChar w:fldCharType="separate"/>
      </w:r>
      <w:r>
        <w:t>18</w:t>
      </w:r>
      <w:r>
        <w:fldChar w:fldCharType="end"/>
      </w:r>
    </w:p>
    <w:p w14:paraId="1C7EF24E" w14:textId="77777777" w:rsidR="002F555E" w:rsidRDefault="002F555E">
      <w:pPr>
        <w:pStyle w:val="TOC2"/>
        <w:rPr>
          <w:rFonts w:asciiTheme="minorHAnsi" w:eastAsiaTheme="minorEastAsia" w:hAnsiTheme="minorHAnsi" w:cstheme="minorBidi"/>
          <w:sz w:val="22"/>
          <w:szCs w:val="22"/>
          <w:lang w:eastAsia="ja-JP"/>
        </w:rPr>
      </w:pPr>
      <w:r w:rsidRPr="007A22C3">
        <w:t>7.6.</w:t>
      </w:r>
      <w:r>
        <w:rPr>
          <w:rFonts w:asciiTheme="minorHAnsi" w:eastAsiaTheme="minorEastAsia" w:hAnsiTheme="minorHAnsi" w:cstheme="minorBidi"/>
          <w:sz w:val="22"/>
          <w:szCs w:val="22"/>
          <w:lang w:eastAsia="ja-JP"/>
        </w:rPr>
        <w:tab/>
      </w:r>
      <w:r>
        <w:t>Error handling</w:t>
      </w:r>
      <w:r>
        <w:tab/>
      </w:r>
      <w:r>
        <w:fldChar w:fldCharType="begin"/>
      </w:r>
      <w:r>
        <w:instrText xml:space="preserve"> PAGEREF _Toc460582220 \h </w:instrText>
      </w:r>
      <w:r>
        <w:fldChar w:fldCharType="separate"/>
      </w:r>
      <w:r>
        <w:t>18</w:t>
      </w:r>
      <w:r>
        <w:fldChar w:fldCharType="end"/>
      </w:r>
    </w:p>
    <w:p w14:paraId="4D225DD9"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7.7.</w:t>
      </w:r>
      <w:r>
        <w:rPr>
          <w:rFonts w:asciiTheme="minorHAnsi" w:eastAsiaTheme="minorEastAsia" w:hAnsiTheme="minorHAnsi" w:cstheme="minorBidi"/>
          <w:sz w:val="22"/>
          <w:szCs w:val="22"/>
          <w:lang w:eastAsia="ja-JP"/>
        </w:rPr>
        <w:tab/>
      </w:r>
      <w:r w:rsidRPr="007A22C3">
        <w:rPr>
          <w:lang w:val="en-AU"/>
        </w:rPr>
        <w:t>Technical Constraints</w:t>
      </w:r>
      <w:r>
        <w:tab/>
      </w:r>
      <w:r>
        <w:fldChar w:fldCharType="begin"/>
      </w:r>
      <w:r>
        <w:instrText xml:space="preserve"> PAGEREF _Toc460582221 \h </w:instrText>
      </w:r>
      <w:r>
        <w:fldChar w:fldCharType="separate"/>
      </w:r>
      <w:r>
        <w:t>18</w:t>
      </w:r>
      <w:r>
        <w:fldChar w:fldCharType="end"/>
      </w:r>
    </w:p>
    <w:p w14:paraId="3A772610"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7.8.</w:t>
      </w:r>
      <w:r>
        <w:rPr>
          <w:rFonts w:asciiTheme="minorHAnsi" w:eastAsiaTheme="minorEastAsia" w:hAnsiTheme="minorHAnsi" w:cstheme="minorBidi"/>
          <w:sz w:val="22"/>
          <w:szCs w:val="22"/>
          <w:lang w:eastAsia="ja-JP"/>
        </w:rPr>
        <w:tab/>
      </w:r>
      <w:r w:rsidRPr="007A22C3">
        <w:rPr>
          <w:lang w:val="en-AU"/>
        </w:rPr>
        <w:t>Performance, Volume and Frequency</w:t>
      </w:r>
      <w:r>
        <w:tab/>
      </w:r>
      <w:r>
        <w:fldChar w:fldCharType="begin"/>
      </w:r>
      <w:r>
        <w:instrText xml:space="preserve"> PAGEREF _Toc460582222 \h </w:instrText>
      </w:r>
      <w:r>
        <w:fldChar w:fldCharType="separate"/>
      </w:r>
      <w:r>
        <w:t>19</w:t>
      </w:r>
      <w:r>
        <w:fldChar w:fldCharType="end"/>
      </w:r>
    </w:p>
    <w:p w14:paraId="07FBF5FA" w14:textId="77777777" w:rsidR="002F555E" w:rsidRDefault="002F555E">
      <w:pPr>
        <w:pStyle w:val="TOC2"/>
        <w:rPr>
          <w:rFonts w:asciiTheme="minorHAnsi" w:eastAsiaTheme="minorEastAsia" w:hAnsiTheme="minorHAnsi" w:cstheme="minorBidi"/>
          <w:sz w:val="22"/>
          <w:szCs w:val="22"/>
          <w:lang w:eastAsia="ja-JP"/>
        </w:rPr>
      </w:pPr>
      <w:r w:rsidRPr="007A22C3">
        <w:t>7.9.</w:t>
      </w:r>
      <w:r>
        <w:rPr>
          <w:rFonts w:asciiTheme="minorHAnsi" w:eastAsiaTheme="minorEastAsia" w:hAnsiTheme="minorHAnsi" w:cstheme="minorBidi"/>
          <w:sz w:val="22"/>
          <w:szCs w:val="22"/>
          <w:lang w:eastAsia="ja-JP"/>
        </w:rPr>
        <w:tab/>
      </w:r>
      <w:r>
        <w:t>Usage of ZXX_DEVELOPMENTS TABLE</w:t>
      </w:r>
      <w:r>
        <w:tab/>
      </w:r>
      <w:r>
        <w:fldChar w:fldCharType="begin"/>
      </w:r>
      <w:r>
        <w:instrText xml:space="preserve"> PAGEREF _Toc460582223 \h </w:instrText>
      </w:r>
      <w:r>
        <w:fldChar w:fldCharType="separate"/>
      </w:r>
      <w:r>
        <w:t>19</w:t>
      </w:r>
      <w:r>
        <w:fldChar w:fldCharType="end"/>
      </w:r>
    </w:p>
    <w:p w14:paraId="68183A34"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7.10.</w:t>
      </w:r>
      <w:r>
        <w:rPr>
          <w:rFonts w:asciiTheme="minorHAnsi" w:eastAsiaTheme="minorEastAsia" w:hAnsiTheme="minorHAnsi" w:cstheme="minorBidi"/>
          <w:sz w:val="22"/>
          <w:szCs w:val="22"/>
          <w:lang w:eastAsia="ja-JP"/>
        </w:rPr>
        <w:tab/>
      </w:r>
      <w:r w:rsidRPr="007A22C3">
        <w:rPr>
          <w:lang w:val="en-AU"/>
        </w:rPr>
        <w:t>Authorization Considerations</w:t>
      </w:r>
      <w:r>
        <w:tab/>
      </w:r>
      <w:r>
        <w:fldChar w:fldCharType="begin"/>
      </w:r>
      <w:r>
        <w:instrText xml:space="preserve"> PAGEREF _Toc460582224 \h </w:instrText>
      </w:r>
      <w:r>
        <w:fldChar w:fldCharType="separate"/>
      </w:r>
      <w:r>
        <w:t>19</w:t>
      </w:r>
      <w:r>
        <w:fldChar w:fldCharType="end"/>
      </w:r>
    </w:p>
    <w:p w14:paraId="047DDA8D"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7.11.</w:t>
      </w:r>
      <w:r>
        <w:rPr>
          <w:rFonts w:asciiTheme="minorHAnsi" w:eastAsiaTheme="minorEastAsia" w:hAnsiTheme="minorHAnsi" w:cstheme="minorBidi"/>
          <w:sz w:val="22"/>
          <w:szCs w:val="22"/>
          <w:lang w:eastAsia="ja-JP"/>
        </w:rPr>
        <w:tab/>
      </w:r>
      <w:r w:rsidRPr="007A22C3">
        <w:rPr>
          <w:lang w:val="en-AU"/>
        </w:rPr>
        <w:t>Help Functionality</w:t>
      </w:r>
      <w:r>
        <w:tab/>
      </w:r>
      <w:r>
        <w:fldChar w:fldCharType="begin"/>
      </w:r>
      <w:r>
        <w:instrText xml:space="preserve"> PAGEREF _Toc460582225 \h </w:instrText>
      </w:r>
      <w:r>
        <w:fldChar w:fldCharType="separate"/>
      </w:r>
      <w:r>
        <w:t>19</w:t>
      </w:r>
      <w:r>
        <w:fldChar w:fldCharType="end"/>
      </w:r>
    </w:p>
    <w:p w14:paraId="6B35F7C9" w14:textId="77777777" w:rsidR="002F555E" w:rsidRDefault="002F555E">
      <w:pPr>
        <w:pStyle w:val="TOC1"/>
        <w:rPr>
          <w:rFonts w:asciiTheme="minorHAnsi" w:eastAsiaTheme="minorEastAsia" w:hAnsiTheme="minorHAnsi" w:cstheme="minorBidi"/>
          <w:b w:val="0"/>
          <w:caps w:val="0"/>
          <w:sz w:val="22"/>
          <w:szCs w:val="22"/>
          <w:lang w:eastAsia="ja-JP"/>
        </w:rPr>
      </w:pPr>
      <w:r>
        <w:t>8.</w:t>
      </w:r>
      <w:r>
        <w:rPr>
          <w:rFonts w:asciiTheme="minorHAnsi" w:eastAsiaTheme="minorEastAsia" w:hAnsiTheme="minorHAnsi" w:cstheme="minorBidi"/>
          <w:b w:val="0"/>
          <w:caps w:val="0"/>
          <w:sz w:val="22"/>
          <w:szCs w:val="22"/>
          <w:lang w:eastAsia="ja-JP"/>
        </w:rPr>
        <w:tab/>
      </w:r>
      <w:r>
        <w:t>References</w:t>
      </w:r>
      <w:r>
        <w:tab/>
      </w:r>
      <w:r>
        <w:fldChar w:fldCharType="begin"/>
      </w:r>
      <w:r>
        <w:instrText xml:space="preserve"> PAGEREF _Toc460582226 \h </w:instrText>
      </w:r>
      <w:r>
        <w:fldChar w:fldCharType="separate"/>
      </w:r>
      <w:r>
        <w:t>19</w:t>
      </w:r>
      <w:r>
        <w:fldChar w:fldCharType="end"/>
      </w:r>
    </w:p>
    <w:p w14:paraId="106FCC70" w14:textId="77777777" w:rsidR="002F555E" w:rsidRDefault="002F555E">
      <w:pPr>
        <w:pStyle w:val="TOC1"/>
        <w:rPr>
          <w:rFonts w:asciiTheme="minorHAnsi" w:eastAsiaTheme="minorEastAsia" w:hAnsiTheme="minorHAnsi" w:cstheme="minorBidi"/>
          <w:b w:val="0"/>
          <w:caps w:val="0"/>
          <w:sz w:val="22"/>
          <w:szCs w:val="22"/>
          <w:lang w:eastAsia="ja-JP"/>
        </w:rPr>
      </w:pPr>
      <w:r>
        <w:t>9.</w:t>
      </w:r>
      <w:r>
        <w:rPr>
          <w:rFonts w:asciiTheme="minorHAnsi" w:eastAsiaTheme="minorEastAsia" w:hAnsiTheme="minorHAnsi" w:cstheme="minorBidi"/>
          <w:b w:val="0"/>
          <w:caps w:val="0"/>
          <w:sz w:val="22"/>
          <w:szCs w:val="22"/>
          <w:lang w:eastAsia="ja-JP"/>
        </w:rPr>
        <w:tab/>
      </w:r>
      <w:r>
        <w:t>Appendix</w:t>
      </w:r>
      <w:r>
        <w:tab/>
      </w:r>
      <w:r>
        <w:fldChar w:fldCharType="begin"/>
      </w:r>
      <w:r>
        <w:instrText xml:space="preserve"> PAGEREF _Toc460582227 \h </w:instrText>
      </w:r>
      <w:r>
        <w:fldChar w:fldCharType="separate"/>
      </w:r>
      <w:r>
        <w:t>19</w:t>
      </w:r>
      <w:r>
        <w:fldChar w:fldCharType="end"/>
      </w:r>
    </w:p>
    <w:p w14:paraId="2C02A640" w14:textId="77777777" w:rsidR="002F555E" w:rsidRDefault="002F555E">
      <w:pPr>
        <w:pStyle w:val="TOC2"/>
        <w:rPr>
          <w:rFonts w:asciiTheme="minorHAnsi" w:eastAsiaTheme="minorEastAsia" w:hAnsiTheme="minorHAnsi" w:cstheme="minorBidi"/>
          <w:sz w:val="22"/>
          <w:szCs w:val="22"/>
          <w:lang w:eastAsia="ja-JP"/>
        </w:rPr>
      </w:pPr>
      <w:r>
        <w:t>Appendix 1: Revision Log</w:t>
      </w:r>
      <w:r>
        <w:tab/>
      </w:r>
      <w:r>
        <w:fldChar w:fldCharType="begin"/>
      </w:r>
      <w:r>
        <w:instrText xml:space="preserve"> PAGEREF _Toc460582228 \h </w:instrText>
      </w:r>
      <w:r>
        <w:fldChar w:fldCharType="separate"/>
      </w:r>
      <w:r>
        <w:t>20</w:t>
      </w:r>
      <w:r>
        <w:fldChar w:fldCharType="end"/>
      </w:r>
    </w:p>
    <w:p w14:paraId="68221D73" w14:textId="77777777" w:rsidR="00503CEB" w:rsidRPr="00E71B7C" w:rsidRDefault="00FA33F3">
      <w:pPr>
        <w:pStyle w:val="TOC2"/>
      </w:pPr>
      <w:r w:rsidRPr="00E71B7C">
        <w:fldChar w:fldCharType="end"/>
      </w:r>
    </w:p>
    <w:p w14:paraId="56202753" w14:textId="77777777" w:rsidR="00C34420" w:rsidRDefault="00C34420" w:rsidP="00C8321E">
      <w:pPr>
        <w:pStyle w:val="paragpaph1"/>
        <w:ind w:left="0"/>
      </w:pPr>
    </w:p>
    <w:p w14:paraId="2D5AD37C" w14:textId="77777777" w:rsidR="00C34420" w:rsidRDefault="00C34420" w:rsidP="00C8321E">
      <w:pPr>
        <w:pStyle w:val="paragpaph1"/>
        <w:ind w:left="0"/>
      </w:pPr>
    </w:p>
    <w:p w14:paraId="4D411FEA" w14:textId="77777777" w:rsidR="00C34420" w:rsidRDefault="00C34420" w:rsidP="00C8321E">
      <w:pPr>
        <w:pStyle w:val="paragpaph1"/>
        <w:ind w:left="0"/>
      </w:pPr>
    </w:p>
    <w:p w14:paraId="298B156B" w14:textId="7F16D590" w:rsidR="00C34420" w:rsidRPr="00407BEE" w:rsidRDefault="00407BEE" w:rsidP="00407BEE">
      <w:pPr>
        <w:pStyle w:val="Heading1"/>
      </w:pPr>
      <w:bookmarkStart w:id="2" w:name="_Toc460582192"/>
      <w:r w:rsidRPr="00407BEE">
        <w:t>FORMAL DETAILS</w:t>
      </w:r>
      <w:bookmarkEnd w:id="2"/>
    </w:p>
    <w:p w14:paraId="38207E68" w14:textId="6871FDCF" w:rsidR="00C34420" w:rsidRDefault="00C34420" w:rsidP="00C34420">
      <w:pPr>
        <w:pStyle w:val="Heading2"/>
      </w:pPr>
      <w:bookmarkStart w:id="3" w:name="_Toc460582193"/>
      <w:r>
        <w:t>Development / Document details</w:t>
      </w:r>
      <w:bookmarkEnd w:id="3"/>
    </w:p>
    <w:p w14:paraId="7EDACE2C" w14:textId="77777777" w:rsidR="00C34420" w:rsidRDefault="00C34420" w:rsidP="00C34420">
      <w:pPr>
        <w:pStyle w:val="paragpaph1"/>
        <w:ind w:left="0"/>
      </w:pPr>
    </w:p>
    <w:tbl>
      <w:tblPr>
        <w:tblW w:w="92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1"/>
        <w:gridCol w:w="6526"/>
      </w:tblGrid>
      <w:tr w:rsidR="00C34420" w14:paraId="292A3E43"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2B24662C" w14:textId="77777777" w:rsidR="00C34420" w:rsidRDefault="00C34420">
            <w:pPr>
              <w:pStyle w:val="paragpaph1"/>
              <w:ind w:left="0"/>
              <w:rPr>
                <w:b/>
              </w:rPr>
            </w:pPr>
            <w:r>
              <w:rPr>
                <w:b/>
              </w:rPr>
              <w:t>Document title</w:t>
            </w:r>
          </w:p>
        </w:tc>
        <w:tc>
          <w:tcPr>
            <w:tcW w:w="6526" w:type="dxa"/>
            <w:tcBorders>
              <w:top w:val="single" w:sz="4" w:space="0" w:color="auto"/>
              <w:left w:val="single" w:sz="4" w:space="0" w:color="auto"/>
              <w:bottom w:val="single" w:sz="4" w:space="0" w:color="auto"/>
              <w:right w:val="single" w:sz="4" w:space="0" w:color="auto"/>
            </w:tcBorders>
            <w:hideMark/>
          </w:tcPr>
          <w:p w14:paraId="2E7066F3" w14:textId="00E7209B" w:rsidR="00C34420" w:rsidRPr="00593360" w:rsidRDefault="00593360" w:rsidP="00407BEE">
            <w:pPr>
              <w:pStyle w:val="paragpaph1"/>
              <w:ind w:left="0"/>
              <w:rPr>
                <w:color w:val="000000" w:themeColor="text1"/>
              </w:rPr>
            </w:pPr>
            <w:r w:rsidRPr="00593360">
              <w:rPr>
                <w:color w:val="000000" w:themeColor="text1"/>
              </w:rPr>
              <w:t>UDD-SAPECC-QM-1609-0</w:t>
            </w:r>
            <w:r w:rsidR="008A0B90">
              <w:rPr>
                <w:color w:val="000000" w:themeColor="text1"/>
              </w:rPr>
              <w:t>4</w:t>
            </w:r>
          </w:p>
        </w:tc>
      </w:tr>
      <w:tr w:rsidR="00C34420" w14:paraId="60E34074"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54A35CD7" w14:textId="77777777" w:rsidR="00C34420" w:rsidRDefault="00C34420">
            <w:pPr>
              <w:pStyle w:val="paragpaph1"/>
              <w:ind w:left="0"/>
              <w:rPr>
                <w:b/>
              </w:rPr>
            </w:pPr>
            <w:r>
              <w:rPr>
                <w:b/>
              </w:rPr>
              <w:t>UDD Creation date</w:t>
            </w:r>
          </w:p>
        </w:tc>
        <w:tc>
          <w:tcPr>
            <w:tcW w:w="6526" w:type="dxa"/>
            <w:tcBorders>
              <w:top w:val="single" w:sz="4" w:space="0" w:color="auto"/>
              <w:left w:val="single" w:sz="4" w:space="0" w:color="auto"/>
              <w:bottom w:val="single" w:sz="4" w:space="0" w:color="auto"/>
              <w:right w:val="single" w:sz="4" w:space="0" w:color="auto"/>
            </w:tcBorders>
            <w:hideMark/>
          </w:tcPr>
          <w:p w14:paraId="1A2D8F68" w14:textId="3594F6C5" w:rsidR="00C34420" w:rsidRPr="00664F14" w:rsidRDefault="00E034D1">
            <w:pPr>
              <w:rPr>
                <w:color w:val="000000" w:themeColor="text1"/>
              </w:rPr>
            </w:pPr>
            <w:r w:rsidRPr="00664F14">
              <w:rPr>
                <w:color w:val="000000" w:themeColor="text1"/>
              </w:rPr>
              <w:t>2</w:t>
            </w:r>
            <w:r w:rsidR="008A0B90">
              <w:rPr>
                <w:color w:val="000000" w:themeColor="text1"/>
              </w:rPr>
              <w:t>5</w:t>
            </w:r>
            <w:r w:rsidR="00593360" w:rsidRPr="00664F14">
              <w:rPr>
                <w:color w:val="000000" w:themeColor="text1"/>
              </w:rPr>
              <w:t>-</w:t>
            </w:r>
            <w:r w:rsidRPr="00664F14">
              <w:rPr>
                <w:color w:val="000000" w:themeColor="text1"/>
              </w:rPr>
              <w:t>May</w:t>
            </w:r>
            <w:r w:rsidR="00593360" w:rsidRPr="00664F14">
              <w:rPr>
                <w:color w:val="000000" w:themeColor="text1"/>
              </w:rPr>
              <w:t>-20</w:t>
            </w:r>
            <w:r w:rsidRPr="00664F14">
              <w:rPr>
                <w:color w:val="000000" w:themeColor="text1"/>
              </w:rPr>
              <w:t>2</w:t>
            </w:r>
            <w:r w:rsidR="008A0B90">
              <w:rPr>
                <w:color w:val="000000" w:themeColor="text1"/>
              </w:rPr>
              <w:t>2</w:t>
            </w:r>
          </w:p>
        </w:tc>
      </w:tr>
      <w:tr w:rsidR="00C34420" w14:paraId="3CC8843F"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092C7A69" w14:textId="729A795C" w:rsidR="00C34420" w:rsidRDefault="00C34420" w:rsidP="00407BEE">
            <w:pPr>
              <w:pStyle w:val="paragpaph1"/>
              <w:tabs>
                <w:tab w:val="right" w:pos="2535"/>
              </w:tabs>
              <w:ind w:left="0"/>
              <w:rPr>
                <w:b/>
              </w:rPr>
            </w:pPr>
            <w:r>
              <w:rPr>
                <w:b/>
              </w:rPr>
              <w:t>Development type</w:t>
            </w:r>
            <w:r w:rsidR="00407BEE">
              <w:rPr>
                <w:b/>
              </w:rPr>
              <w:tab/>
            </w:r>
          </w:p>
        </w:tc>
        <w:tc>
          <w:tcPr>
            <w:tcW w:w="6526" w:type="dxa"/>
            <w:tcBorders>
              <w:top w:val="single" w:sz="4" w:space="0" w:color="auto"/>
              <w:left w:val="single" w:sz="4" w:space="0" w:color="auto"/>
              <w:bottom w:val="single" w:sz="4" w:space="0" w:color="auto"/>
              <w:right w:val="single" w:sz="4" w:space="0" w:color="auto"/>
            </w:tcBorders>
            <w:hideMark/>
          </w:tcPr>
          <w:p w14:paraId="0A60C093" w14:textId="4A0DCB8E" w:rsidR="00C34420" w:rsidRPr="00593360" w:rsidRDefault="00DE5B33">
            <w:pPr>
              <w:pStyle w:val="paragpaph1"/>
              <w:ind w:left="0"/>
              <w:rPr>
                <w:color w:val="000000" w:themeColor="text1"/>
              </w:rPr>
            </w:pPr>
            <w:ins w:id="4" w:author="Author">
              <w:r>
                <w:rPr>
                  <w:color w:val="000000" w:themeColor="text1"/>
                </w:rPr>
                <w:t xml:space="preserve">Enhancement </w:t>
              </w:r>
            </w:ins>
          </w:p>
        </w:tc>
      </w:tr>
      <w:tr w:rsidR="008A0B90" w14:paraId="185C3DD0"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tcPr>
          <w:p w14:paraId="27D993D0" w14:textId="1E29E9C1" w:rsidR="008A0B90" w:rsidRDefault="008A0B90" w:rsidP="00407BEE">
            <w:pPr>
              <w:pStyle w:val="paragpaph1"/>
              <w:tabs>
                <w:tab w:val="right" w:pos="2535"/>
              </w:tabs>
              <w:ind w:left="0"/>
              <w:rPr>
                <w:b/>
              </w:rPr>
            </w:pPr>
            <w:r>
              <w:rPr>
                <w:b/>
              </w:rPr>
              <w:t>Function</w:t>
            </w:r>
          </w:p>
        </w:tc>
        <w:tc>
          <w:tcPr>
            <w:tcW w:w="6526" w:type="dxa"/>
            <w:tcBorders>
              <w:top w:val="single" w:sz="4" w:space="0" w:color="auto"/>
              <w:left w:val="single" w:sz="4" w:space="0" w:color="auto"/>
              <w:bottom w:val="single" w:sz="4" w:space="0" w:color="auto"/>
              <w:right w:val="single" w:sz="4" w:space="0" w:color="auto"/>
            </w:tcBorders>
          </w:tcPr>
          <w:p w14:paraId="61085971" w14:textId="2440DF29" w:rsidR="008A0B90" w:rsidRPr="00593360" w:rsidRDefault="0059196E">
            <w:pPr>
              <w:pStyle w:val="paragpaph1"/>
              <w:ind w:left="0"/>
              <w:rPr>
                <w:color w:val="000000" w:themeColor="text1"/>
              </w:rPr>
            </w:pPr>
            <w:ins w:id="5" w:author="Author">
              <w:r>
                <w:rPr>
                  <w:rFonts w:ascii="Calibri" w:hAnsi="Calibri" w:cs="Calibri"/>
                  <w:sz w:val="22"/>
                  <w:szCs w:val="22"/>
                </w:rPr>
                <w:t>S-FU-300-QMIDI</w:t>
              </w:r>
            </w:ins>
          </w:p>
        </w:tc>
      </w:tr>
    </w:tbl>
    <w:p w14:paraId="1CB1C130" w14:textId="77777777" w:rsidR="00C34420" w:rsidRDefault="00C34420" w:rsidP="00C34420">
      <w:pPr>
        <w:pStyle w:val="ListParagraph"/>
        <w:ind w:left="0"/>
      </w:pPr>
    </w:p>
    <w:p w14:paraId="030B5024" w14:textId="23716D41" w:rsidR="00C34420" w:rsidRDefault="00C34420">
      <w:pPr>
        <w:pStyle w:val="Heading2"/>
        <w:rPr>
          <w:ins w:id="6" w:author="Author"/>
        </w:rPr>
        <w:pPrChange w:id="7" w:author="Author">
          <w:pPr>
            <w:pStyle w:val="Heading3"/>
          </w:pPr>
        </w:pPrChange>
      </w:pPr>
      <w:bookmarkStart w:id="8" w:name="_Toc460582194"/>
      <w:r>
        <w:t>Roles and responsibilities</w:t>
      </w:r>
      <w:bookmarkEnd w:id="8"/>
    </w:p>
    <w:p w14:paraId="1BBF8425" w14:textId="77777777" w:rsidR="00AE7F45" w:rsidRPr="00FD045E" w:rsidRDefault="00AE7F45" w:rsidP="00AE7F45">
      <w:pPr>
        <w:pStyle w:val="Heading3"/>
        <w:rPr>
          <w:ins w:id="9" w:author="Author"/>
        </w:rPr>
      </w:pPr>
      <w:bookmarkStart w:id="10" w:name="_Toc71034153"/>
      <w:ins w:id="11" w:author="Author">
        <w:r>
          <w:t>UDD</w:t>
        </w:r>
        <w:bookmarkEnd w:id="10"/>
      </w:ins>
    </w:p>
    <w:p w14:paraId="2301EBCB" w14:textId="77777777" w:rsidR="00AE7F45" w:rsidRPr="00AE7F45" w:rsidRDefault="00AE7F45">
      <w:pPr>
        <w:pPrChange w:id="12" w:author="Author">
          <w:pPr>
            <w:pStyle w:val="Heading3"/>
          </w:pPr>
        </w:pPrChange>
      </w:pPr>
    </w:p>
    <w:p w14:paraId="74FA3E63" w14:textId="77777777" w:rsidR="00C34420" w:rsidRDefault="00C34420" w:rsidP="00C34420">
      <w:pPr>
        <w:rPr>
          <w:i/>
          <w:color w:val="0000FF"/>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Change w:id="13">
          <w:tblGrid>
            <w:gridCol w:w="360"/>
            <w:gridCol w:w="360"/>
            <w:gridCol w:w="360"/>
            <w:gridCol w:w="1296"/>
            <w:gridCol w:w="3544"/>
            <w:gridCol w:w="3402"/>
          </w:tblGrid>
        </w:tblGridChange>
      </w:tblGrid>
      <w:tr w:rsidR="00C34420" w:rsidRPr="00E71B7C" w14:paraId="2B1C887C" w14:textId="77777777" w:rsidTr="58F52DBE">
        <w:trPr>
          <w:trHeight w:val="567"/>
        </w:trPr>
        <w:tc>
          <w:tcPr>
            <w:tcW w:w="2376" w:type="dxa"/>
            <w:tcBorders>
              <w:top w:val="nil"/>
              <w:left w:val="nil"/>
              <w:bottom w:val="single" w:sz="4" w:space="0" w:color="auto"/>
            </w:tcBorders>
          </w:tcPr>
          <w:p w14:paraId="3F385C78" w14:textId="77777777" w:rsidR="00C34420" w:rsidRPr="00E71B7C" w:rsidRDefault="00C34420" w:rsidP="00C34420">
            <w:pPr>
              <w:jc w:val="center"/>
            </w:pPr>
          </w:p>
        </w:tc>
        <w:tc>
          <w:tcPr>
            <w:tcW w:w="3544" w:type="dxa"/>
            <w:tcBorders>
              <w:bottom w:val="single" w:sz="4" w:space="0" w:color="auto"/>
            </w:tcBorders>
          </w:tcPr>
          <w:p w14:paraId="70402ED9" w14:textId="41020AE3" w:rsidR="00C34420" w:rsidRPr="00407BEE" w:rsidRDefault="00C34420" w:rsidP="00C34420">
            <w:pPr>
              <w:jc w:val="center"/>
              <w:rPr>
                <w:b/>
              </w:rPr>
            </w:pPr>
            <w:r w:rsidRPr="00407BEE">
              <w:rPr>
                <w:b/>
              </w:rPr>
              <w:t>FUNCTION</w:t>
            </w:r>
          </w:p>
        </w:tc>
        <w:tc>
          <w:tcPr>
            <w:tcW w:w="3402" w:type="dxa"/>
            <w:tcBorders>
              <w:bottom w:val="single" w:sz="4" w:space="0" w:color="auto"/>
            </w:tcBorders>
          </w:tcPr>
          <w:p w14:paraId="6B7408B2" w14:textId="77777777" w:rsidR="00C34420" w:rsidRDefault="00C34420" w:rsidP="00C34420">
            <w:pPr>
              <w:jc w:val="center"/>
              <w:rPr>
                <w:b/>
              </w:rPr>
            </w:pPr>
            <w:r w:rsidRPr="00407BEE">
              <w:rPr>
                <w:b/>
              </w:rPr>
              <w:t>NAME</w:t>
            </w:r>
          </w:p>
          <w:p w14:paraId="11314B25" w14:textId="5D7E807C" w:rsidR="00407BEE" w:rsidRPr="00407BEE" w:rsidRDefault="00407BEE" w:rsidP="00C34420">
            <w:pPr>
              <w:jc w:val="center"/>
              <w:rPr>
                <w:b/>
              </w:rPr>
            </w:pPr>
            <w:r>
              <w:rPr>
                <w:b/>
              </w:rPr>
              <w:t>(plus User ID)</w:t>
            </w:r>
          </w:p>
        </w:tc>
      </w:tr>
      <w:tr w:rsidR="00A41578" w:rsidRPr="00E71B7C" w14:paraId="16E033DE"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14"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15"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16" w:author="Author">
              <w:tcPr>
                <w:tcW w:w="2376" w:type="dxa"/>
              </w:tcPr>
            </w:tcPrChange>
          </w:tcPr>
          <w:p w14:paraId="00ACBFD0" w14:textId="77777777" w:rsidR="00A41578" w:rsidRPr="00C34420" w:rsidRDefault="00A41578" w:rsidP="00A41578">
            <w:pPr>
              <w:rPr>
                <w:b/>
              </w:rPr>
            </w:pPr>
            <w:r w:rsidRPr="00C34420">
              <w:rPr>
                <w:b/>
              </w:rPr>
              <w:t xml:space="preserve">AUTHOR (FC)  </w:t>
            </w:r>
          </w:p>
          <w:p w14:paraId="7E473BF7" w14:textId="4509B5EA"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17" w:author="Author">
              <w:tcPr>
                <w:tcW w:w="3544" w:type="dxa"/>
              </w:tcPr>
            </w:tcPrChange>
          </w:tcPr>
          <w:p w14:paraId="2AB7530C" w14:textId="186A80E2" w:rsidR="00A41578" w:rsidRPr="00E71B7C" w:rsidRDefault="00A41578" w:rsidP="00A41578">
            <w:r>
              <w:t>Functional</w:t>
            </w:r>
          </w:p>
        </w:tc>
        <w:tc>
          <w:tcPr>
            <w:tcW w:w="3402" w:type="dxa"/>
            <w:tcBorders>
              <w:top w:val="single" w:sz="4" w:space="0" w:color="auto"/>
              <w:left w:val="single" w:sz="4" w:space="0" w:color="auto"/>
              <w:bottom w:val="single" w:sz="4" w:space="0" w:color="auto"/>
              <w:right w:val="single" w:sz="4" w:space="0" w:color="auto"/>
            </w:tcBorders>
            <w:vAlign w:val="center"/>
            <w:tcPrChange w:id="18" w:author="Author">
              <w:tcPr>
                <w:tcW w:w="3402" w:type="dxa"/>
              </w:tcPr>
            </w:tcPrChange>
          </w:tcPr>
          <w:p w14:paraId="6984633E" w14:textId="7DB58783" w:rsidR="00A41578" w:rsidRPr="00E71B7C" w:rsidRDefault="00A41578" w:rsidP="00A41578">
            <w:pPr>
              <w:pStyle w:val="Header"/>
              <w:tabs>
                <w:tab w:val="clear" w:pos="4153"/>
                <w:tab w:val="clear" w:pos="8306"/>
              </w:tabs>
            </w:pPr>
            <w:ins w:id="19" w:author="Author">
              <w:r>
                <w:t>Neeraj Singh(E630399)</w:t>
              </w:r>
            </w:ins>
          </w:p>
        </w:tc>
      </w:tr>
      <w:tr w:rsidR="00A41578" w:rsidRPr="00E71B7C" w14:paraId="574A00E3"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20"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21"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22" w:author="Author">
              <w:tcPr>
                <w:tcW w:w="2376" w:type="dxa"/>
              </w:tcPr>
            </w:tcPrChange>
          </w:tcPr>
          <w:p w14:paraId="3232862B" w14:textId="77777777" w:rsidR="00A41578" w:rsidRPr="00C34420" w:rsidRDefault="00A41578" w:rsidP="00A41578">
            <w:pPr>
              <w:rPr>
                <w:b/>
              </w:rPr>
            </w:pPr>
            <w:r w:rsidRPr="00C34420">
              <w:rPr>
                <w:b/>
              </w:rPr>
              <w:t xml:space="preserve">CO-AUTHOR (DEV)  </w:t>
            </w:r>
          </w:p>
          <w:p w14:paraId="5751F424" w14:textId="4665A312"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23" w:author="Author">
              <w:tcPr>
                <w:tcW w:w="3544" w:type="dxa"/>
              </w:tcPr>
            </w:tcPrChange>
          </w:tcPr>
          <w:p w14:paraId="41E02A49" w14:textId="546B5E33" w:rsidR="00A41578" w:rsidRPr="00E71B7C" w:rsidRDefault="00A41578" w:rsidP="00A41578">
            <w:r>
              <w:t>Developer</w:t>
            </w:r>
          </w:p>
        </w:tc>
        <w:tc>
          <w:tcPr>
            <w:tcW w:w="3402" w:type="dxa"/>
            <w:tcBorders>
              <w:top w:val="single" w:sz="4" w:space="0" w:color="auto"/>
              <w:left w:val="single" w:sz="4" w:space="0" w:color="auto"/>
              <w:bottom w:val="single" w:sz="4" w:space="0" w:color="auto"/>
              <w:right w:val="single" w:sz="4" w:space="0" w:color="auto"/>
            </w:tcBorders>
            <w:vAlign w:val="center"/>
            <w:tcPrChange w:id="24" w:author="Author">
              <w:tcPr>
                <w:tcW w:w="3402" w:type="dxa"/>
              </w:tcPr>
            </w:tcPrChange>
          </w:tcPr>
          <w:p w14:paraId="08C3B6D7" w14:textId="4DBD4CEF" w:rsidR="00A41578" w:rsidRPr="00E71B7C" w:rsidRDefault="58F52DBE" w:rsidP="00A41578">
            <w:pPr>
              <w:pStyle w:val="Header"/>
              <w:tabs>
                <w:tab w:val="clear" w:pos="4153"/>
                <w:tab w:val="clear" w:pos="8306"/>
              </w:tabs>
            </w:pPr>
            <w:ins w:id="25" w:author="Author">
              <w:r>
                <w:t>Christian Khouri (E631475)</w:t>
              </w:r>
            </w:ins>
          </w:p>
        </w:tc>
      </w:tr>
      <w:tr w:rsidR="00A41578" w:rsidRPr="00E71B7C" w14:paraId="005D968D"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26"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27"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28" w:author="Author">
              <w:tcPr>
                <w:tcW w:w="2376" w:type="dxa"/>
              </w:tcPr>
            </w:tcPrChange>
          </w:tcPr>
          <w:p w14:paraId="4D10F9CD" w14:textId="77777777" w:rsidR="00A41578" w:rsidRPr="00C34420" w:rsidRDefault="00A41578" w:rsidP="00A41578">
            <w:pPr>
              <w:rPr>
                <w:b/>
              </w:rPr>
            </w:pPr>
            <w:r w:rsidRPr="00C34420">
              <w:rPr>
                <w:b/>
              </w:rPr>
              <w:t>MODULE OWNER</w:t>
            </w:r>
          </w:p>
          <w:p w14:paraId="1F4C188C" w14:textId="4D16547A" w:rsidR="00A41578" w:rsidRPr="00E71B7C" w:rsidRDefault="00A41578" w:rsidP="00A41578"/>
        </w:tc>
        <w:tc>
          <w:tcPr>
            <w:tcW w:w="3544" w:type="dxa"/>
            <w:tcBorders>
              <w:top w:val="single" w:sz="4" w:space="0" w:color="auto"/>
              <w:left w:val="single" w:sz="4" w:space="0" w:color="auto"/>
              <w:bottom w:val="single" w:sz="4" w:space="0" w:color="auto"/>
              <w:right w:val="single" w:sz="4" w:space="0" w:color="auto"/>
            </w:tcBorders>
            <w:tcPrChange w:id="29" w:author="Author">
              <w:tcPr>
                <w:tcW w:w="3544" w:type="dxa"/>
              </w:tcPr>
            </w:tcPrChange>
          </w:tcPr>
          <w:p w14:paraId="21DF7D8B" w14:textId="129571D9" w:rsidR="00A41578" w:rsidRPr="00E71B7C" w:rsidRDefault="00A41578" w:rsidP="00A41578">
            <w:r>
              <w:t>Guardian</w:t>
            </w:r>
          </w:p>
        </w:tc>
        <w:tc>
          <w:tcPr>
            <w:tcW w:w="3402" w:type="dxa"/>
            <w:tcBorders>
              <w:top w:val="single" w:sz="4" w:space="0" w:color="auto"/>
              <w:left w:val="single" w:sz="4" w:space="0" w:color="auto"/>
              <w:bottom w:val="single" w:sz="4" w:space="0" w:color="auto"/>
              <w:right w:val="single" w:sz="4" w:space="0" w:color="auto"/>
            </w:tcBorders>
            <w:vAlign w:val="center"/>
            <w:tcPrChange w:id="30" w:author="Author">
              <w:tcPr>
                <w:tcW w:w="3402" w:type="dxa"/>
              </w:tcPr>
            </w:tcPrChange>
          </w:tcPr>
          <w:p w14:paraId="3E154564" w14:textId="77777777" w:rsidR="00A41578" w:rsidRPr="00E71B7C" w:rsidRDefault="00A41578" w:rsidP="00A41578">
            <w:pPr>
              <w:pStyle w:val="Header"/>
              <w:tabs>
                <w:tab w:val="clear" w:pos="4153"/>
                <w:tab w:val="clear" w:pos="8306"/>
              </w:tabs>
              <w:rPr>
                <w:ins w:id="31" w:author="Author"/>
              </w:rPr>
            </w:pPr>
            <w:ins w:id="32" w:author="Author">
              <w:r w:rsidRPr="122514CD">
                <w:rPr>
                  <w:rFonts w:eastAsia="Arial" w:cs="Arial"/>
                  <w:color w:val="000000" w:themeColor="text1"/>
                </w:rPr>
                <w:t xml:space="preserve">Maciej </w:t>
              </w:r>
              <w:proofErr w:type="spellStart"/>
              <w:r w:rsidRPr="122514CD">
                <w:rPr>
                  <w:rFonts w:eastAsia="Arial" w:cs="Arial"/>
                  <w:color w:val="000000" w:themeColor="text1"/>
                </w:rPr>
                <w:t>Otreba</w:t>
              </w:r>
              <w:proofErr w:type="spellEnd"/>
              <w:r w:rsidRPr="122514CD">
                <w:rPr>
                  <w:rFonts w:eastAsia="Arial" w:cs="Arial"/>
                  <w:color w:val="000000" w:themeColor="text1"/>
                </w:rPr>
                <w:t xml:space="preserve"> (E620884)</w:t>
              </w:r>
            </w:ins>
          </w:p>
          <w:p w14:paraId="4AD8F5E1" w14:textId="60845EF2" w:rsidR="00A41578" w:rsidRPr="00E71B7C" w:rsidRDefault="00A41578" w:rsidP="00A41578">
            <w:pPr>
              <w:pStyle w:val="Header"/>
              <w:tabs>
                <w:tab w:val="clear" w:pos="4153"/>
                <w:tab w:val="clear" w:pos="8306"/>
              </w:tabs>
            </w:pPr>
          </w:p>
        </w:tc>
      </w:tr>
      <w:tr w:rsidR="00A41578" w:rsidRPr="00E71B7C" w14:paraId="42BC1330"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33"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34"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35" w:author="Author">
              <w:tcPr>
                <w:tcW w:w="2376" w:type="dxa"/>
              </w:tcPr>
            </w:tcPrChange>
          </w:tcPr>
          <w:p w14:paraId="21656296" w14:textId="77777777" w:rsidR="00A41578" w:rsidRPr="00C34420" w:rsidRDefault="00A41578" w:rsidP="00A41578">
            <w:pPr>
              <w:rPr>
                <w:b/>
              </w:rPr>
            </w:pPr>
            <w:r w:rsidRPr="00C34420">
              <w:rPr>
                <w:b/>
              </w:rPr>
              <w:t>REVIEWED BY (CO)</w:t>
            </w:r>
          </w:p>
          <w:p w14:paraId="4983D349" w14:textId="2F3C344B"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36" w:author="Author">
              <w:tcPr>
                <w:tcW w:w="3544" w:type="dxa"/>
              </w:tcPr>
            </w:tcPrChange>
          </w:tcPr>
          <w:p w14:paraId="70A70340" w14:textId="2DB690C0" w:rsidR="00A41578" w:rsidRPr="00E71B7C" w:rsidRDefault="00A41578" w:rsidP="00A41578">
            <w:r>
              <w:t>Reviewer</w:t>
            </w:r>
          </w:p>
        </w:tc>
        <w:tc>
          <w:tcPr>
            <w:tcW w:w="3402" w:type="dxa"/>
            <w:tcBorders>
              <w:top w:val="single" w:sz="4" w:space="0" w:color="auto"/>
              <w:left w:val="single" w:sz="4" w:space="0" w:color="auto"/>
              <w:bottom w:val="single" w:sz="4" w:space="0" w:color="auto"/>
              <w:right w:val="single" w:sz="4" w:space="0" w:color="auto"/>
            </w:tcBorders>
            <w:vAlign w:val="center"/>
            <w:tcPrChange w:id="37" w:author="Author">
              <w:tcPr>
                <w:tcW w:w="3402" w:type="dxa"/>
              </w:tcPr>
            </w:tcPrChange>
          </w:tcPr>
          <w:p w14:paraId="477A87E4" w14:textId="47E0046D" w:rsidR="00A41578" w:rsidRPr="00E71B7C" w:rsidRDefault="00BC3D61" w:rsidP="00A41578">
            <w:pPr>
              <w:pStyle w:val="Header"/>
              <w:tabs>
                <w:tab w:val="clear" w:pos="4153"/>
                <w:tab w:val="clear" w:pos="8306"/>
              </w:tabs>
            </w:pPr>
            <w:ins w:id="38" w:author="Author">
              <w:r>
                <w:t>Shamik Das (E633074)</w:t>
              </w:r>
            </w:ins>
          </w:p>
        </w:tc>
      </w:tr>
    </w:tbl>
    <w:p w14:paraId="267DC009" w14:textId="77777777" w:rsidR="00C34420" w:rsidRDefault="00C34420" w:rsidP="00C8321E">
      <w:pPr>
        <w:pStyle w:val="paragpaph1"/>
        <w:ind w:left="0"/>
      </w:pPr>
    </w:p>
    <w:p w14:paraId="51AA25FD" w14:textId="77777777" w:rsidR="000C3A5F" w:rsidRPr="00843773" w:rsidRDefault="000C3A5F" w:rsidP="000C3A5F">
      <w:pPr>
        <w:pStyle w:val="Heading3"/>
        <w:rPr>
          <w:ins w:id="39" w:author="Author"/>
          <w:color w:val="0000FF"/>
        </w:rPr>
      </w:pPr>
      <w:bookmarkStart w:id="40" w:name="_Toc71034154"/>
      <w:bookmarkStart w:id="41" w:name="_Toc78686517"/>
      <w:ins w:id="42" w:author="Author">
        <w:r w:rsidRPr="00FD045E">
          <w:t>CRR</w:t>
        </w:r>
        <w:bookmarkEnd w:id="40"/>
        <w:r w:rsidRPr="00843773">
          <w:rPr>
            <w:color w:val="0000FF"/>
          </w:rPr>
          <w:br/>
        </w:r>
      </w:ins>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Change w:id="43">
          <w:tblGrid>
            <w:gridCol w:w="2376"/>
            <w:gridCol w:w="3544"/>
            <w:gridCol w:w="3402"/>
          </w:tblGrid>
        </w:tblGridChange>
      </w:tblGrid>
      <w:tr w:rsidR="000C3A5F" w:rsidRPr="00E71B7C" w14:paraId="10D36B59" w14:textId="77777777" w:rsidTr="00642F45">
        <w:trPr>
          <w:trHeight w:val="567"/>
          <w:ins w:id="44" w:author="Author"/>
        </w:trPr>
        <w:tc>
          <w:tcPr>
            <w:tcW w:w="2376" w:type="dxa"/>
            <w:tcBorders>
              <w:top w:val="nil"/>
              <w:left w:val="nil"/>
              <w:bottom w:val="single" w:sz="4" w:space="0" w:color="auto"/>
            </w:tcBorders>
          </w:tcPr>
          <w:p w14:paraId="0780428A" w14:textId="77777777" w:rsidR="000C3A5F" w:rsidRPr="00E71B7C" w:rsidRDefault="000C3A5F" w:rsidP="00642F45">
            <w:pPr>
              <w:jc w:val="center"/>
              <w:rPr>
                <w:ins w:id="45" w:author="Author"/>
              </w:rPr>
            </w:pPr>
          </w:p>
        </w:tc>
        <w:tc>
          <w:tcPr>
            <w:tcW w:w="3544" w:type="dxa"/>
            <w:tcBorders>
              <w:bottom w:val="single" w:sz="4" w:space="0" w:color="auto"/>
            </w:tcBorders>
            <w:shd w:val="pct20" w:color="auto" w:fill="auto"/>
          </w:tcPr>
          <w:p w14:paraId="5E8563A0" w14:textId="77777777" w:rsidR="000C3A5F" w:rsidRPr="00407BEE" w:rsidRDefault="000C3A5F" w:rsidP="00642F45">
            <w:pPr>
              <w:jc w:val="center"/>
              <w:rPr>
                <w:ins w:id="46" w:author="Author"/>
                <w:b/>
              </w:rPr>
            </w:pPr>
            <w:ins w:id="47" w:author="Author">
              <w:r w:rsidRPr="00407BEE">
                <w:rPr>
                  <w:b/>
                </w:rPr>
                <w:t>FUNCTION</w:t>
              </w:r>
            </w:ins>
          </w:p>
        </w:tc>
        <w:tc>
          <w:tcPr>
            <w:tcW w:w="3402" w:type="dxa"/>
            <w:tcBorders>
              <w:bottom w:val="single" w:sz="4" w:space="0" w:color="auto"/>
            </w:tcBorders>
            <w:shd w:val="pct20" w:color="auto" w:fill="auto"/>
          </w:tcPr>
          <w:p w14:paraId="3E4BD382" w14:textId="77777777" w:rsidR="000C3A5F" w:rsidRDefault="000C3A5F" w:rsidP="00642F45">
            <w:pPr>
              <w:jc w:val="center"/>
              <w:rPr>
                <w:ins w:id="48" w:author="Author"/>
                <w:b/>
              </w:rPr>
            </w:pPr>
            <w:ins w:id="49" w:author="Author">
              <w:r w:rsidRPr="00407BEE">
                <w:rPr>
                  <w:b/>
                </w:rPr>
                <w:t>NAME</w:t>
              </w:r>
            </w:ins>
          </w:p>
          <w:p w14:paraId="7DFDE8A8" w14:textId="77777777" w:rsidR="000C3A5F" w:rsidRPr="00407BEE" w:rsidRDefault="000C3A5F" w:rsidP="00642F45">
            <w:pPr>
              <w:jc w:val="center"/>
              <w:rPr>
                <w:ins w:id="50" w:author="Author"/>
                <w:b/>
              </w:rPr>
            </w:pPr>
            <w:ins w:id="51" w:author="Author">
              <w:r>
                <w:rPr>
                  <w:b/>
                </w:rPr>
                <w:t>(plus User ID)</w:t>
              </w:r>
            </w:ins>
          </w:p>
        </w:tc>
      </w:tr>
      <w:tr w:rsidR="00D215AB" w:rsidRPr="00E71B7C" w14:paraId="6EFF6C40" w14:textId="77777777" w:rsidTr="00D215AB">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52"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ins w:id="53" w:author="Author"/>
          <w:trPrChange w:id="54" w:author="Author">
            <w:trPr>
              <w:trHeight w:val="567"/>
            </w:trPr>
          </w:trPrChange>
        </w:trPr>
        <w:tc>
          <w:tcPr>
            <w:tcW w:w="2376" w:type="dxa"/>
            <w:shd w:val="pct15" w:color="auto" w:fill="auto"/>
            <w:tcPrChange w:id="55" w:author="Author">
              <w:tcPr>
                <w:tcW w:w="2376" w:type="dxa"/>
                <w:shd w:val="pct15" w:color="auto" w:fill="auto"/>
              </w:tcPr>
            </w:tcPrChange>
          </w:tcPr>
          <w:p w14:paraId="19C9E19E" w14:textId="77777777" w:rsidR="00D215AB" w:rsidRPr="00F04738" w:rsidRDefault="00D215AB" w:rsidP="00D215AB">
            <w:pPr>
              <w:rPr>
                <w:ins w:id="56" w:author="Author"/>
                <w:i/>
                <w:color w:val="0000FF"/>
              </w:rPr>
            </w:pPr>
            <w:ins w:id="57" w:author="Author">
              <w:r w:rsidRPr="00C34420">
                <w:rPr>
                  <w:b/>
                </w:rPr>
                <w:t>AUTHOR (</w:t>
              </w:r>
              <w:r>
                <w:rPr>
                  <w:b/>
                </w:rPr>
                <w:t>Peer Review</w:t>
              </w:r>
              <w:r w:rsidRPr="00C34420">
                <w:rPr>
                  <w:b/>
                </w:rPr>
                <w:t xml:space="preserve">)  </w:t>
              </w:r>
            </w:ins>
          </w:p>
        </w:tc>
        <w:tc>
          <w:tcPr>
            <w:tcW w:w="3544" w:type="dxa"/>
            <w:tcPrChange w:id="58" w:author="Author">
              <w:tcPr>
                <w:tcW w:w="3544" w:type="dxa"/>
              </w:tcPr>
            </w:tcPrChange>
          </w:tcPr>
          <w:p w14:paraId="70E12B49" w14:textId="1993BCF6" w:rsidR="00D215AB" w:rsidRPr="00E71B7C" w:rsidRDefault="00D215AB" w:rsidP="00D215AB">
            <w:pPr>
              <w:rPr>
                <w:ins w:id="59" w:author="Author"/>
              </w:rPr>
            </w:pPr>
            <w:ins w:id="60" w:author="Author">
              <w:r>
                <w:t>Reviewer</w:t>
              </w:r>
              <w:del w:id="61" w:author="Author">
                <w:r w:rsidRPr="00E71B7C" w:rsidDel="00265143">
                  <w:sym w:font="Wingdings" w:char="F0FB"/>
                </w:r>
              </w:del>
            </w:ins>
          </w:p>
        </w:tc>
        <w:tc>
          <w:tcPr>
            <w:tcW w:w="3402" w:type="dxa"/>
            <w:vAlign w:val="center"/>
            <w:tcPrChange w:id="62" w:author="Author">
              <w:tcPr>
                <w:tcW w:w="3402" w:type="dxa"/>
              </w:tcPr>
            </w:tcPrChange>
          </w:tcPr>
          <w:p w14:paraId="094674E7" w14:textId="422DFE15" w:rsidR="00D215AB" w:rsidRPr="00E71B7C" w:rsidRDefault="00D215AB" w:rsidP="00D215AB">
            <w:pPr>
              <w:pStyle w:val="Header"/>
              <w:tabs>
                <w:tab w:val="clear" w:pos="4153"/>
                <w:tab w:val="clear" w:pos="8306"/>
              </w:tabs>
              <w:rPr>
                <w:ins w:id="63" w:author="Author"/>
              </w:rPr>
            </w:pPr>
            <w:ins w:id="64" w:author="Author">
              <w:r>
                <w:t>Shamik Das (E633074)</w:t>
              </w:r>
              <w:del w:id="65" w:author="Author">
                <w:r w:rsidRPr="00E71B7C" w:rsidDel="00265143">
                  <w:sym w:font="Wingdings" w:char="F0FB"/>
                </w:r>
              </w:del>
            </w:ins>
          </w:p>
        </w:tc>
      </w:tr>
      <w:tr w:rsidR="000C3A5F" w:rsidRPr="00E71B7C" w14:paraId="63BD07BA" w14:textId="77777777" w:rsidTr="00642F45">
        <w:trPr>
          <w:trHeight w:val="567"/>
          <w:ins w:id="66" w:author="Author"/>
        </w:trPr>
        <w:tc>
          <w:tcPr>
            <w:tcW w:w="2376" w:type="dxa"/>
            <w:shd w:val="pct15" w:color="auto" w:fill="auto"/>
          </w:tcPr>
          <w:p w14:paraId="57E8C524" w14:textId="77777777" w:rsidR="000C3A5F" w:rsidRPr="00E71B7C" w:rsidRDefault="000C3A5F" w:rsidP="00642F45">
            <w:pPr>
              <w:rPr>
                <w:ins w:id="67" w:author="Author"/>
              </w:rPr>
            </w:pPr>
            <w:ins w:id="68" w:author="Author">
              <w:r w:rsidRPr="00C34420">
                <w:rPr>
                  <w:b/>
                </w:rPr>
                <w:t>CO-AUTHOR (</w:t>
              </w:r>
              <w:r>
                <w:rPr>
                  <w:b/>
                </w:rPr>
                <w:t>Expert Review</w:t>
              </w:r>
              <w:r w:rsidRPr="00C34420">
                <w:rPr>
                  <w:b/>
                </w:rPr>
                <w:t>)</w:t>
              </w:r>
            </w:ins>
          </w:p>
        </w:tc>
        <w:tc>
          <w:tcPr>
            <w:tcW w:w="3544" w:type="dxa"/>
          </w:tcPr>
          <w:p w14:paraId="17DFD384" w14:textId="77777777" w:rsidR="000C3A5F" w:rsidRDefault="000C3A5F" w:rsidP="00642F45">
            <w:pPr>
              <w:rPr>
                <w:ins w:id="69" w:author="Author"/>
              </w:rPr>
            </w:pPr>
            <w:ins w:id="70" w:author="Author">
              <w:r w:rsidRPr="00E71B7C">
                <w:sym w:font="Wingdings" w:char="F0FB"/>
              </w:r>
            </w:ins>
          </w:p>
          <w:p w14:paraId="00C235D7" w14:textId="77777777" w:rsidR="000C3A5F" w:rsidRPr="00E71B7C" w:rsidRDefault="000C3A5F" w:rsidP="00642F45">
            <w:pPr>
              <w:pStyle w:val="Header"/>
              <w:tabs>
                <w:tab w:val="clear" w:pos="4153"/>
                <w:tab w:val="clear" w:pos="8306"/>
              </w:tabs>
              <w:rPr>
                <w:ins w:id="71" w:author="Author"/>
              </w:rPr>
            </w:pPr>
            <w:ins w:id="72" w:author="Author">
              <w:r w:rsidRPr="00F50EBD">
                <w:rPr>
                  <w:i/>
                  <w:color w:val="0000FF"/>
                </w:rPr>
                <w:t>Can be N/A for low and medium complexity developments</w:t>
              </w:r>
            </w:ins>
          </w:p>
        </w:tc>
        <w:tc>
          <w:tcPr>
            <w:tcW w:w="3402" w:type="dxa"/>
          </w:tcPr>
          <w:p w14:paraId="35982623" w14:textId="77777777" w:rsidR="000C3A5F" w:rsidRDefault="000C3A5F" w:rsidP="00642F45">
            <w:pPr>
              <w:pStyle w:val="Header"/>
              <w:tabs>
                <w:tab w:val="clear" w:pos="4153"/>
                <w:tab w:val="clear" w:pos="8306"/>
              </w:tabs>
              <w:rPr>
                <w:ins w:id="73" w:author="Author"/>
              </w:rPr>
            </w:pPr>
            <w:ins w:id="74" w:author="Author">
              <w:r w:rsidRPr="00E71B7C">
                <w:sym w:font="Wingdings" w:char="F0FB"/>
              </w:r>
              <w:r>
                <w:t xml:space="preserve"> </w:t>
              </w:r>
            </w:ins>
          </w:p>
          <w:p w14:paraId="28FBECED" w14:textId="77777777" w:rsidR="000C3A5F" w:rsidRPr="00E71B7C" w:rsidRDefault="000C3A5F" w:rsidP="00642F45">
            <w:pPr>
              <w:pStyle w:val="Header"/>
              <w:tabs>
                <w:tab w:val="clear" w:pos="4153"/>
                <w:tab w:val="clear" w:pos="8306"/>
              </w:tabs>
              <w:rPr>
                <w:ins w:id="75" w:author="Author"/>
              </w:rPr>
            </w:pPr>
          </w:p>
        </w:tc>
      </w:tr>
    </w:tbl>
    <w:p w14:paraId="68221D84" w14:textId="798DE1BD" w:rsidR="004E14F7" w:rsidRPr="00843773" w:rsidRDefault="004E14F7" w:rsidP="00843773">
      <w:pPr>
        <w:pStyle w:val="paragpaph1"/>
        <w:ind w:left="360"/>
        <w:rPr>
          <w:color w:val="0000FF"/>
        </w:rPr>
      </w:pPr>
    </w:p>
    <w:p w14:paraId="68221D85" w14:textId="77777777" w:rsidR="002236AC" w:rsidRPr="00E71B7C" w:rsidRDefault="002236AC" w:rsidP="00407BEE">
      <w:pPr>
        <w:pStyle w:val="Heading1"/>
        <w:pageBreakBefore/>
      </w:pPr>
      <w:bookmarkStart w:id="76" w:name="_Toc460582195"/>
      <w:r w:rsidRPr="00E71B7C">
        <w:lastRenderedPageBreak/>
        <w:t>Functional Description</w:t>
      </w:r>
      <w:bookmarkEnd w:id="41"/>
      <w:bookmarkEnd w:id="76"/>
    </w:p>
    <w:p w14:paraId="5BAF58A0" w14:textId="77777777" w:rsidR="00593360" w:rsidRDefault="00593360" w:rsidP="00593360">
      <w:r>
        <w:t>Context : Print a CoA for an inspection lot from SAP. (UDD-SAPECC-QM-1412)</w:t>
      </w:r>
    </w:p>
    <w:p w14:paraId="70E7E630" w14:textId="77777777" w:rsidR="00593360" w:rsidRDefault="00593360" w:rsidP="00593360">
      <w:r>
        <w:t>SAP automatically receives the characteristic data to be printed on the CoA from GLIMS for all applied grades, including the internal spec aka Super Spec. The master data which determines which inspection results need to be printed on the CoA are maintained in GLIMS.</w:t>
      </w:r>
    </w:p>
    <w:p w14:paraId="0B76A724" w14:textId="77777777" w:rsidR="00593360" w:rsidRDefault="00593360" w:rsidP="00593360">
      <w:r>
        <w:t>A CoA Data Request is sent to GLIMS which is returned as a CoA Data Reply.</w:t>
      </w:r>
    </w:p>
    <w:p w14:paraId="61F6D28A" w14:textId="307E9B61" w:rsidR="00593360" w:rsidRDefault="00593360" w:rsidP="00593360">
      <w:r>
        <w:rPr>
          <w:noProof/>
        </w:rPr>
        <mc:AlternateContent>
          <mc:Choice Requires="wps">
            <w:drawing>
              <wp:anchor distT="0" distB="0" distL="114300" distR="114300" simplePos="0" relativeHeight="251658240" behindDoc="0" locked="0" layoutInCell="1" allowOverlap="1" wp14:anchorId="06215BFE" wp14:editId="1978205F">
                <wp:simplePos x="0" y="0"/>
                <wp:positionH relativeFrom="column">
                  <wp:posOffset>1438910</wp:posOffset>
                </wp:positionH>
                <wp:positionV relativeFrom="paragraph">
                  <wp:posOffset>2679065</wp:posOffset>
                </wp:positionV>
                <wp:extent cx="1057910" cy="445135"/>
                <wp:effectExtent l="19685" t="21590" r="27305" b="1905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44513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B15D1" id="Rectangle 1" o:spid="_x0000_s1026" style="position:absolute;margin-left:113.3pt;margin-top:210.95pt;width:83.3pt;height:3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" filled="f" strokeweight="3pt"/>
            </w:pict>
          </mc:Fallback>
        </mc:AlternateContent>
      </w:r>
      <w:r>
        <w:rPr>
          <w:noProof/>
        </w:rPr>
        <w:drawing>
          <wp:inline distT="0" distB="0" distL="0" distR="0" wp14:anchorId="48D2D7D8" wp14:editId="4D4D164A">
            <wp:extent cx="5727700" cy="3943350"/>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43350"/>
                    </a:xfrm>
                    <a:prstGeom prst="rect">
                      <a:avLst/>
                    </a:prstGeom>
                    <a:noFill/>
                    <a:ln>
                      <a:noFill/>
                    </a:ln>
                  </pic:spPr>
                </pic:pic>
              </a:graphicData>
            </a:graphic>
          </wp:inline>
        </w:drawing>
      </w:r>
    </w:p>
    <w:p w14:paraId="54F7D664" w14:textId="77777777" w:rsidR="00593360" w:rsidRDefault="00593360" w:rsidP="00593360">
      <w:r>
        <w:t xml:space="preserve">This document concerns the design of the inbound flow : </w:t>
      </w:r>
    </w:p>
    <w:p w14:paraId="42E8A780" w14:textId="77777777" w:rsidR="00593360" w:rsidRDefault="00593360" w:rsidP="00593360">
      <w:pPr>
        <w:ind w:firstLine="720"/>
        <w:rPr>
          <w:b/>
        </w:rPr>
      </w:pPr>
      <w:r>
        <w:rPr>
          <w:b/>
        </w:rPr>
        <w:t>Process a CoA Data Reply from GLIMS</w:t>
      </w:r>
    </w:p>
    <w:p w14:paraId="726EA5ED" w14:textId="77777777" w:rsidR="00593360" w:rsidRDefault="00593360" w:rsidP="00593360">
      <w:r>
        <w:rPr>
          <w:b/>
        </w:rPr>
        <w:t>Scope</w:t>
      </w:r>
      <w:r>
        <w:t xml:space="preserve"> :</w:t>
      </w:r>
    </w:p>
    <w:p w14:paraId="19E0596E" w14:textId="77777777" w:rsidR="00593360" w:rsidRDefault="00593360" w:rsidP="00593360">
      <w:pPr>
        <w:numPr>
          <w:ilvl w:val="0"/>
          <w:numId w:val="27"/>
        </w:numPr>
      </w:pPr>
      <w:r>
        <w:t>Organizational</w:t>
      </w:r>
      <w:r>
        <w:tab/>
      </w:r>
      <w:r>
        <w:tab/>
        <w:t>Bulle and Braine plants</w:t>
      </w:r>
    </w:p>
    <w:p w14:paraId="4ED38CD4" w14:textId="71635B38" w:rsidR="00593360" w:rsidRDefault="00593360" w:rsidP="00593360">
      <w:pPr>
        <w:numPr>
          <w:ilvl w:val="0"/>
          <w:numId w:val="27"/>
        </w:numPr>
      </w:pPr>
      <w:r>
        <w:t>Materials</w:t>
      </w:r>
      <w:r>
        <w:tab/>
      </w:r>
      <w:r>
        <w:tab/>
        <w:t>in principle any FG, BULK, API or RM that is inspected in SAP</w:t>
      </w:r>
    </w:p>
    <w:p w14:paraId="415AF60A" w14:textId="5A979B60" w:rsidR="003E21AD" w:rsidRDefault="003E21AD" w:rsidP="003E21AD"/>
    <w:p w14:paraId="24CE7FE0" w14:textId="1EBA7343" w:rsidR="00593360" w:rsidRDefault="003E21AD" w:rsidP="00593360">
      <w:r>
        <w:t>{Start CRQ 246287</w:t>
      </w:r>
    </w:p>
    <w:p w14:paraId="71E496A5" w14:textId="1C76DA46" w:rsidR="003E21AD" w:rsidRDefault="003E21AD" w:rsidP="00593360">
      <w:r>
        <w:t xml:space="preserve">Report to convert xml files placed in AL11 to SAP inbound </w:t>
      </w:r>
      <w:proofErr w:type="spellStart"/>
      <w:r>
        <w:t>idocs</w:t>
      </w:r>
      <w:proofErr w:type="spellEnd"/>
      <w:r>
        <w:t xml:space="preserve">. This is relevant for GLIMS and </w:t>
      </w:r>
      <w:proofErr w:type="spellStart"/>
      <w:r>
        <w:t>OptiMU</w:t>
      </w:r>
      <w:proofErr w:type="spellEnd"/>
      <w:r>
        <w:t xml:space="preserve"> interface. The AL11 folder path, system name and port details should be controlled via development table. This report will be handled via background job. </w:t>
      </w:r>
    </w:p>
    <w:p w14:paraId="68221D88" w14:textId="7AC5DC8B" w:rsidR="00E91885" w:rsidRPr="003E21AD" w:rsidRDefault="003E21AD" w:rsidP="00D14FB6">
      <w:r>
        <w:t>End of CRQ 246287}</w:t>
      </w:r>
    </w:p>
    <w:p w14:paraId="441F8692" w14:textId="410D2E4B" w:rsidR="3904C604" w:rsidRDefault="3904C604" w:rsidP="3904C604"/>
    <w:p w14:paraId="65C9039B" w14:textId="5F674F58" w:rsidR="3904C604" w:rsidRDefault="3904C604" w:rsidP="3904C604"/>
    <w:p w14:paraId="036C9D60" w14:textId="3B22A5FA" w:rsidR="3904C604" w:rsidRDefault="3904C604" w:rsidP="3904C604"/>
    <w:p w14:paraId="3B9278FF" w14:textId="28474B1D" w:rsidR="5E6E9D70" w:rsidRDefault="5E6E9D70" w:rsidP="3904C604">
      <w:r>
        <w:t>Start CRQ 322</w:t>
      </w:r>
      <w:r w:rsidR="72F3FB09">
        <w:t>074</w:t>
      </w:r>
    </w:p>
    <w:p w14:paraId="04CDC412" w14:textId="6A3EA9A0" w:rsidR="421F9A00" w:rsidRDefault="421F9A00" w:rsidP="3904C604">
      <w:pPr>
        <w:rPr>
          <w:rFonts w:eastAsia="Arial" w:cs="Arial"/>
        </w:rPr>
      </w:pPr>
      <w:r w:rsidRPr="3904C604">
        <w:rPr>
          <w:rFonts w:eastAsia="Arial" w:cs="Arial"/>
          <w:sz w:val="22"/>
          <w:szCs w:val="22"/>
        </w:rPr>
        <w:lastRenderedPageBreak/>
        <w:t xml:space="preserve">It is required </w:t>
      </w:r>
      <w:r w:rsidR="7D52A9C8" w:rsidRPr="3904C604">
        <w:rPr>
          <w:rFonts w:eastAsia="Arial" w:cs="Arial"/>
          <w:sz w:val="22"/>
          <w:szCs w:val="22"/>
        </w:rPr>
        <w:t xml:space="preserve">fix the background job Z_COA_GLIMS_IB_XML_IDOC_PROC failure when the incoming GLIMS XML file </w:t>
      </w:r>
      <w:r w:rsidR="2DD340C4" w:rsidRPr="3904C604">
        <w:rPr>
          <w:rFonts w:eastAsia="Arial" w:cs="Arial"/>
          <w:sz w:val="22"/>
          <w:szCs w:val="22"/>
        </w:rPr>
        <w:t>stuck</w:t>
      </w:r>
      <w:r w:rsidR="7D52A9C8" w:rsidRPr="3904C604">
        <w:rPr>
          <w:rFonts w:eastAsia="Arial" w:cs="Arial"/>
          <w:sz w:val="22"/>
          <w:szCs w:val="22"/>
        </w:rPr>
        <w:t xml:space="preserve"> i</w:t>
      </w:r>
      <w:r w:rsidR="037C2C13" w:rsidRPr="3904C604">
        <w:rPr>
          <w:rFonts w:eastAsia="Arial" w:cs="Arial"/>
          <w:sz w:val="22"/>
          <w:szCs w:val="22"/>
        </w:rPr>
        <w:t xml:space="preserve">n the AL11 file folder </w:t>
      </w:r>
      <w:r w:rsidR="4D0611EA" w:rsidRPr="3904C604">
        <w:rPr>
          <w:rFonts w:ascii="Segoe UI" w:eastAsia="Segoe UI" w:hAnsi="Segoe UI" w:cs="Segoe UI"/>
          <w:sz w:val="21"/>
          <w:szCs w:val="21"/>
        </w:rPr>
        <w:t>ZDIR_INTERFACES /interfaces/</w:t>
      </w:r>
      <w:proofErr w:type="spellStart"/>
      <w:r w:rsidR="4D0611EA" w:rsidRPr="3904C604">
        <w:rPr>
          <w:rFonts w:ascii="Segoe UI" w:eastAsia="Segoe UI" w:hAnsi="Segoe UI" w:cs="Segoe UI"/>
          <w:sz w:val="21"/>
          <w:szCs w:val="21"/>
        </w:rPr>
        <w:t>glims</w:t>
      </w:r>
      <w:proofErr w:type="spellEnd"/>
      <w:r w:rsidR="4D0611EA" w:rsidRPr="3904C604">
        <w:rPr>
          <w:rFonts w:ascii="Segoe UI" w:eastAsia="Segoe UI" w:hAnsi="Segoe UI" w:cs="Segoe UI"/>
          <w:sz w:val="21"/>
          <w:szCs w:val="21"/>
        </w:rPr>
        <w:t xml:space="preserve">. </w:t>
      </w:r>
      <w:r w:rsidR="53EB8BEE" w:rsidRPr="3904C604">
        <w:rPr>
          <w:rFonts w:eastAsia="Arial" w:cs="Arial"/>
          <w:sz w:val="22"/>
          <w:szCs w:val="22"/>
        </w:rPr>
        <w:t xml:space="preserve"> </w:t>
      </w:r>
      <w:r w:rsidR="4D0611EA" w:rsidRPr="3904C604">
        <w:rPr>
          <w:rFonts w:ascii="Segoe UI" w:eastAsia="Segoe UI" w:hAnsi="Segoe UI" w:cs="Segoe UI"/>
          <w:sz w:val="21"/>
          <w:szCs w:val="21"/>
        </w:rPr>
        <w:t>The received XML d</w:t>
      </w:r>
      <w:r w:rsidR="1F96515F" w:rsidRPr="3904C604">
        <w:rPr>
          <w:rFonts w:ascii="Segoe UI" w:eastAsia="Segoe UI" w:hAnsi="Segoe UI" w:cs="Segoe UI"/>
          <w:sz w:val="21"/>
          <w:szCs w:val="21"/>
        </w:rPr>
        <w:t>e</w:t>
      </w:r>
      <w:r w:rsidR="4D0611EA" w:rsidRPr="3904C604">
        <w:rPr>
          <w:rFonts w:ascii="Segoe UI" w:eastAsia="Segoe UI" w:hAnsi="Segoe UI" w:cs="Segoe UI"/>
          <w:sz w:val="21"/>
          <w:szCs w:val="21"/>
        </w:rPr>
        <w:t>tai</w:t>
      </w:r>
      <w:r w:rsidR="4BD0C23E" w:rsidRPr="3904C604">
        <w:rPr>
          <w:rFonts w:ascii="Segoe UI" w:eastAsia="Segoe UI" w:hAnsi="Segoe UI" w:cs="Segoe UI"/>
          <w:sz w:val="21"/>
          <w:szCs w:val="21"/>
        </w:rPr>
        <w:t>l</w:t>
      </w:r>
      <w:r w:rsidR="4D0611EA" w:rsidRPr="3904C604">
        <w:rPr>
          <w:rFonts w:ascii="Segoe UI" w:eastAsia="Segoe UI" w:hAnsi="Segoe UI" w:cs="Segoe UI"/>
          <w:sz w:val="21"/>
          <w:szCs w:val="21"/>
        </w:rPr>
        <w:t xml:space="preserve">s </w:t>
      </w:r>
      <w:r w:rsidR="030E4DD8" w:rsidRPr="3904C604">
        <w:rPr>
          <w:rFonts w:ascii="Segoe UI" w:eastAsia="Segoe UI" w:hAnsi="Segoe UI" w:cs="Segoe UI"/>
          <w:sz w:val="21"/>
          <w:szCs w:val="21"/>
        </w:rPr>
        <w:t>processed</w:t>
      </w:r>
      <w:r w:rsidR="4D0611EA" w:rsidRPr="3904C604">
        <w:rPr>
          <w:rFonts w:ascii="Segoe UI" w:eastAsia="Segoe UI" w:hAnsi="Segoe UI" w:cs="Segoe UI"/>
          <w:sz w:val="21"/>
          <w:szCs w:val="21"/>
        </w:rPr>
        <w:t xml:space="preserve"> by </w:t>
      </w:r>
      <w:r w:rsidRPr="3904C604">
        <w:rPr>
          <w:rFonts w:eastAsia="Arial" w:cs="Arial"/>
          <w:sz w:val="22"/>
          <w:szCs w:val="22"/>
        </w:rPr>
        <w:t xml:space="preserve">the ZQM_WE16_JOB program variant &amp; later the </w:t>
      </w:r>
      <w:proofErr w:type="spellStart"/>
      <w:r w:rsidRPr="3904C604">
        <w:rPr>
          <w:rFonts w:eastAsia="Arial" w:cs="Arial"/>
          <w:sz w:val="22"/>
          <w:szCs w:val="22"/>
        </w:rPr>
        <w:t>idoc</w:t>
      </w:r>
      <w:proofErr w:type="spellEnd"/>
      <w:r w:rsidRPr="3904C604">
        <w:rPr>
          <w:rFonts w:eastAsia="Arial" w:cs="Arial"/>
          <w:sz w:val="22"/>
          <w:szCs w:val="22"/>
        </w:rPr>
        <w:t xml:space="preserve"> in status 64 is processed to 53 by RBDAPP01 program eventually the data is updated in ZQM_LIMS_COA_DAT after this processing. </w:t>
      </w:r>
    </w:p>
    <w:p w14:paraId="71F4F251" w14:textId="701355F7" w:rsidR="40B9152D" w:rsidRDefault="40B9152D" w:rsidP="20189ED1">
      <w:pPr>
        <w:rPr>
          <w:rFonts w:eastAsia="Arial" w:cs="Arial"/>
        </w:rPr>
      </w:pPr>
      <w:r w:rsidRPr="20189ED1">
        <w:rPr>
          <w:rFonts w:ascii="Segoe UI" w:eastAsia="Segoe UI" w:hAnsi="Segoe UI" w:cs="Segoe UI"/>
          <w:sz w:val="21"/>
          <w:szCs w:val="21"/>
        </w:rPr>
        <w:t>S</w:t>
      </w:r>
      <w:r w:rsidRPr="20189ED1">
        <w:rPr>
          <w:rFonts w:eastAsia="Arial" w:cs="Arial"/>
          <w:sz w:val="22"/>
          <w:szCs w:val="22"/>
        </w:rPr>
        <w:t>ometimes the XML file is stuck AL11 file path which result in job Z_COA_GLIMS_IB_XML_IDOC_PROC failure due to duplicate file in the folder path.</w:t>
      </w:r>
      <w:r w:rsidR="421F9A00" w:rsidRPr="20189ED1">
        <w:rPr>
          <w:rFonts w:eastAsia="Arial" w:cs="Arial"/>
          <w:sz w:val="22"/>
          <w:szCs w:val="22"/>
        </w:rPr>
        <w:t xml:space="preserve"> The change is requested to fix the issue. </w:t>
      </w:r>
      <w:r w:rsidR="700CE75C" w:rsidRPr="20189ED1">
        <w:rPr>
          <w:rFonts w:eastAsia="Arial" w:cs="Arial"/>
          <w:sz w:val="22"/>
          <w:szCs w:val="22"/>
        </w:rPr>
        <w:t>(Ref</w:t>
      </w:r>
      <w:r w:rsidR="421F9A00" w:rsidRPr="008445BD">
        <w:rPr>
          <w:rFonts w:eastAsia="Arial" w:cs="Arial"/>
          <w:sz w:val="22"/>
          <w:szCs w:val="22"/>
          <w:lang w:val="en-US"/>
          <w:rPrChange w:id="77" w:author="Author">
            <w:rPr>
              <w:rFonts w:eastAsia="Arial" w:cs="Arial"/>
              <w:sz w:val="22"/>
              <w:szCs w:val="22"/>
              <w:lang w:val="fr"/>
            </w:rPr>
          </w:rPrChange>
        </w:rPr>
        <w:t>e</w:t>
      </w:r>
      <w:r w:rsidR="421F9A00" w:rsidRPr="20189ED1">
        <w:rPr>
          <w:rFonts w:eastAsia="Arial" w:cs="Arial"/>
          <w:sz w:val="22"/>
          <w:szCs w:val="22"/>
        </w:rPr>
        <w:t>r</w:t>
      </w:r>
      <w:r w:rsidR="4DA7C3BB" w:rsidRPr="20189ED1">
        <w:rPr>
          <w:rFonts w:eastAsia="Arial" w:cs="Arial"/>
          <w:sz w:val="22"/>
          <w:szCs w:val="22"/>
        </w:rPr>
        <w:t xml:space="preserve"> </w:t>
      </w:r>
      <w:r w:rsidR="421F9A00" w:rsidRPr="20189ED1">
        <w:rPr>
          <w:rFonts w:eastAsia="Arial" w:cs="Arial"/>
          <w:sz w:val="22"/>
          <w:szCs w:val="22"/>
        </w:rPr>
        <w:t>-</w:t>
      </w:r>
      <w:r w:rsidR="421F9A00" w:rsidRPr="008445BD">
        <w:rPr>
          <w:rFonts w:eastAsia="Arial" w:cs="Arial"/>
          <w:sz w:val="22"/>
          <w:szCs w:val="22"/>
          <w:lang w:val="en-US"/>
          <w:rPrChange w:id="78" w:author="Author">
            <w:rPr>
              <w:rFonts w:eastAsia="Arial" w:cs="Arial"/>
              <w:sz w:val="22"/>
              <w:szCs w:val="22"/>
              <w:lang w:val="fr"/>
            </w:rPr>
          </w:rPrChange>
        </w:rPr>
        <w:t xml:space="preserve"> Note </w:t>
      </w:r>
      <w:r w:rsidR="421F9A00" w:rsidRPr="20189ED1">
        <w:rPr>
          <w:rFonts w:eastAsia="Arial" w:cs="Arial"/>
          <w:sz w:val="22"/>
          <w:szCs w:val="22"/>
        </w:rPr>
        <w:t>18273 - DELETE DATASET returns SY-SUBRC = 4)</w:t>
      </w:r>
      <w:r w:rsidR="5B998536" w:rsidRPr="20189ED1">
        <w:rPr>
          <w:rFonts w:eastAsia="Arial" w:cs="Arial"/>
          <w:sz w:val="22"/>
          <w:szCs w:val="22"/>
        </w:rPr>
        <w:t xml:space="preserve">. </w:t>
      </w:r>
      <w:r w:rsidR="5B998536" w:rsidRPr="20189ED1">
        <w:rPr>
          <w:rFonts w:ascii="Segoe UI" w:eastAsia="Segoe UI" w:hAnsi="Segoe UI" w:cs="Segoe UI"/>
          <w:sz w:val="21"/>
          <w:szCs w:val="21"/>
        </w:rPr>
        <w:t xml:space="preserve">If the file is processed by the program and if it is stuck in the AL11 file path, it will skip that file and process the other file which are in the queue.  The file which is stuck can be seen in table EDFI2. If the </w:t>
      </w:r>
      <w:r w:rsidR="6E2EE66E" w:rsidRPr="20189ED1">
        <w:rPr>
          <w:rFonts w:ascii="Segoe UI" w:eastAsia="Segoe UI" w:hAnsi="Segoe UI" w:cs="Segoe UI"/>
          <w:sz w:val="21"/>
          <w:szCs w:val="21"/>
        </w:rPr>
        <w:t>xml format</w:t>
      </w:r>
      <w:r w:rsidR="77A45757" w:rsidRPr="20189ED1">
        <w:rPr>
          <w:rFonts w:ascii="Segoe UI" w:eastAsia="Segoe UI" w:hAnsi="Segoe UI" w:cs="Segoe UI"/>
          <w:sz w:val="21"/>
          <w:szCs w:val="21"/>
        </w:rPr>
        <w:t xml:space="preserve"> </w:t>
      </w:r>
      <w:r w:rsidR="5B998536" w:rsidRPr="20189ED1">
        <w:rPr>
          <w:rFonts w:ascii="Segoe UI" w:eastAsia="Segoe UI" w:hAnsi="Segoe UI" w:cs="Segoe UI"/>
          <w:sz w:val="21"/>
          <w:szCs w:val="21"/>
        </w:rPr>
        <w:t xml:space="preserve">is in </w:t>
      </w:r>
      <w:r w:rsidR="35C1E24D" w:rsidRPr="20189ED1">
        <w:rPr>
          <w:rFonts w:ascii="Segoe UI" w:eastAsia="Segoe UI" w:hAnsi="Segoe UI" w:cs="Segoe UI"/>
          <w:sz w:val="21"/>
          <w:szCs w:val="21"/>
        </w:rPr>
        <w:t>wrong,</w:t>
      </w:r>
      <w:r w:rsidR="35795226" w:rsidRPr="20189ED1">
        <w:rPr>
          <w:rFonts w:ascii="Segoe UI" w:eastAsia="Segoe UI" w:hAnsi="Segoe UI" w:cs="Segoe UI"/>
          <w:sz w:val="21"/>
          <w:szCs w:val="21"/>
        </w:rPr>
        <w:t xml:space="preserve"> </w:t>
      </w:r>
      <w:r w:rsidR="5B998536" w:rsidRPr="20189ED1">
        <w:rPr>
          <w:rFonts w:ascii="Segoe UI" w:eastAsia="Segoe UI" w:hAnsi="Segoe UI" w:cs="Segoe UI"/>
          <w:sz w:val="21"/>
          <w:szCs w:val="21"/>
        </w:rPr>
        <w:t>then it will lead to job failure.</w:t>
      </w:r>
    </w:p>
    <w:p w14:paraId="534F2476" w14:textId="3E81A529" w:rsidR="72F3FB09" w:rsidRDefault="59C9C023" w:rsidP="20189ED1">
      <w:pPr>
        <w:rPr>
          <w:rFonts w:eastAsia="Arial" w:cs="Arial"/>
          <w:sz w:val="22"/>
          <w:szCs w:val="22"/>
        </w:rPr>
      </w:pPr>
      <w:r w:rsidRPr="20189ED1">
        <w:rPr>
          <w:rFonts w:eastAsia="Arial" w:cs="Arial"/>
          <w:sz w:val="22"/>
          <w:szCs w:val="22"/>
        </w:rPr>
        <w:t xml:space="preserve">A </w:t>
      </w:r>
      <w:r w:rsidR="421F9A00" w:rsidRPr="20189ED1">
        <w:rPr>
          <w:rFonts w:eastAsia="Arial" w:cs="Arial"/>
          <w:sz w:val="22"/>
          <w:szCs w:val="22"/>
        </w:rPr>
        <w:t>new user status YCOA</w:t>
      </w:r>
      <w:r w:rsidR="54140465" w:rsidRPr="20189ED1">
        <w:rPr>
          <w:rFonts w:eastAsia="Arial" w:cs="Arial"/>
          <w:sz w:val="22"/>
          <w:szCs w:val="22"/>
        </w:rPr>
        <w:t xml:space="preserve"> is configured to</w:t>
      </w:r>
      <w:r w:rsidR="421F9A00" w:rsidRPr="20189ED1">
        <w:rPr>
          <w:rFonts w:eastAsia="Arial" w:cs="Arial"/>
          <w:sz w:val="22"/>
          <w:szCs w:val="22"/>
        </w:rPr>
        <w:t xml:space="preserve"> update</w:t>
      </w:r>
      <w:r w:rsidR="5FC2A22E" w:rsidRPr="20189ED1">
        <w:rPr>
          <w:rFonts w:eastAsia="Arial" w:cs="Arial"/>
          <w:sz w:val="22"/>
          <w:szCs w:val="22"/>
        </w:rPr>
        <w:t xml:space="preserve"> in IL</w:t>
      </w:r>
      <w:r w:rsidR="421F9A00" w:rsidRPr="20189ED1">
        <w:rPr>
          <w:rFonts w:eastAsia="Arial" w:cs="Arial"/>
          <w:sz w:val="22"/>
          <w:szCs w:val="22"/>
        </w:rPr>
        <w:t>, when the GLIMS analytical result received in the ZQM_LIMS_COA_DAT table</w:t>
      </w:r>
      <w:r w:rsidR="4522751C" w:rsidRPr="20189ED1">
        <w:rPr>
          <w:rFonts w:eastAsia="Arial" w:cs="Arial"/>
          <w:sz w:val="22"/>
          <w:szCs w:val="22"/>
        </w:rPr>
        <w:t>.</w:t>
      </w:r>
      <w:r w:rsidR="4F7B903F" w:rsidRPr="20189ED1">
        <w:rPr>
          <w:rFonts w:eastAsia="Arial" w:cs="Arial"/>
          <w:sz w:val="22"/>
          <w:szCs w:val="22"/>
        </w:rPr>
        <w:t xml:space="preserve"> YCOA</w:t>
      </w:r>
      <w:r w:rsidR="421F9A00" w:rsidRPr="20189ED1">
        <w:rPr>
          <w:rFonts w:eastAsia="Arial" w:cs="Arial"/>
          <w:sz w:val="22"/>
          <w:szCs w:val="22"/>
        </w:rPr>
        <w:t xml:space="preserve"> user status</w:t>
      </w:r>
      <w:r w:rsidR="7FBD8F73" w:rsidRPr="20189ED1">
        <w:rPr>
          <w:rFonts w:eastAsia="Arial" w:cs="Arial"/>
          <w:sz w:val="22"/>
          <w:szCs w:val="22"/>
        </w:rPr>
        <w:t xml:space="preserve"> should be updated </w:t>
      </w:r>
      <w:r w:rsidR="421F9A00" w:rsidRPr="20189ED1">
        <w:rPr>
          <w:rFonts w:eastAsia="Arial" w:cs="Arial"/>
          <w:sz w:val="22"/>
          <w:szCs w:val="22"/>
        </w:rPr>
        <w:t>in the inspection lot</w:t>
      </w:r>
      <w:r w:rsidR="76DAF7D4" w:rsidRPr="20189ED1">
        <w:rPr>
          <w:rFonts w:eastAsia="Arial" w:cs="Arial"/>
          <w:sz w:val="22"/>
          <w:szCs w:val="22"/>
        </w:rPr>
        <w:t>.</w:t>
      </w:r>
    </w:p>
    <w:p w14:paraId="7CBB8278" w14:textId="6233BB27" w:rsidR="72F3FB09" w:rsidRDefault="630CB158" w:rsidP="20189ED1">
      <w:pPr>
        <w:rPr>
          <w:rFonts w:eastAsia="Arial" w:cs="Arial"/>
          <w:sz w:val="22"/>
          <w:szCs w:val="22"/>
        </w:rPr>
      </w:pPr>
      <w:r w:rsidRPr="20189ED1">
        <w:rPr>
          <w:rFonts w:eastAsia="Arial" w:cs="Arial"/>
          <w:sz w:val="22"/>
          <w:szCs w:val="22"/>
        </w:rPr>
        <w:t>Also,</w:t>
      </w:r>
      <w:r w:rsidR="2EE0FFE0" w:rsidRPr="20189ED1">
        <w:rPr>
          <w:rFonts w:eastAsia="Arial" w:cs="Arial"/>
          <w:sz w:val="22"/>
          <w:szCs w:val="22"/>
        </w:rPr>
        <w:t xml:space="preserve"> an</w:t>
      </w:r>
      <w:r w:rsidRPr="20189ED1">
        <w:rPr>
          <w:rFonts w:eastAsia="Arial" w:cs="Arial"/>
          <w:sz w:val="22"/>
          <w:szCs w:val="22"/>
        </w:rPr>
        <w:t xml:space="preserve"> Inbound </w:t>
      </w:r>
      <w:proofErr w:type="spellStart"/>
      <w:r w:rsidRPr="20189ED1">
        <w:rPr>
          <w:rFonts w:eastAsia="Arial" w:cs="Arial"/>
          <w:sz w:val="22"/>
          <w:szCs w:val="22"/>
        </w:rPr>
        <w:t>idoc</w:t>
      </w:r>
      <w:proofErr w:type="spellEnd"/>
      <w:r w:rsidR="3996C71E" w:rsidRPr="20189ED1">
        <w:rPr>
          <w:rFonts w:eastAsia="Arial" w:cs="Arial"/>
          <w:sz w:val="22"/>
          <w:szCs w:val="22"/>
        </w:rPr>
        <w:t xml:space="preserve"> for the message type </w:t>
      </w:r>
      <w:r w:rsidR="3996C71E" w:rsidRPr="20189ED1">
        <w:rPr>
          <w:rFonts w:ascii="Segoe UI" w:eastAsia="Segoe UI" w:hAnsi="Segoe UI" w:cs="Segoe UI"/>
          <w:sz w:val="21"/>
          <w:szCs w:val="21"/>
        </w:rPr>
        <w:t>ZQMCOAREPLAY</w:t>
      </w:r>
      <w:r w:rsidRPr="20189ED1">
        <w:rPr>
          <w:rFonts w:eastAsia="Arial" w:cs="Arial"/>
          <w:sz w:val="22"/>
          <w:szCs w:val="22"/>
        </w:rPr>
        <w:t xml:space="preserve"> which is created for the COA data result </w:t>
      </w:r>
      <w:r w:rsidR="00B9F19A" w:rsidRPr="20189ED1">
        <w:rPr>
          <w:rFonts w:eastAsia="Arial" w:cs="Arial"/>
          <w:sz w:val="22"/>
          <w:szCs w:val="22"/>
        </w:rPr>
        <w:t xml:space="preserve">xml processed from GLIMS </w:t>
      </w:r>
      <w:r w:rsidRPr="20189ED1">
        <w:rPr>
          <w:rFonts w:eastAsia="Arial" w:cs="Arial"/>
          <w:sz w:val="22"/>
          <w:szCs w:val="22"/>
        </w:rPr>
        <w:t xml:space="preserve">should be update in inspection lot service of </w:t>
      </w:r>
      <w:r w:rsidR="14CFA51B" w:rsidRPr="20189ED1">
        <w:rPr>
          <w:rFonts w:eastAsia="Arial" w:cs="Arial"/>
          <w:sz w:val="22"/>
          <w:szCs w:val="22"/>
        </w:rPr>
        <w:t>object. - relationship</w:t>
      </w:r>
      <w:r w:rsidR="485E5427" w:rsidRPr="20189ED1">
        <w:rPr>
          <w:rFonts w:eastAsia="Arial" w:cs="Arial"/>
          <w:sz w:val="22"/>
          <w:szCs w:val="22"/>
        </w:rPr>
        <w:t>.</w:t>
      </w:r>
    </w:p>
    <w:p w14:paraId="03808862" w14:textId="3ED6633B" w:rsidR="72F3FB09" w:rsidRDefault="72F3FB09" w:rsidP="20189ED1">
      <w:pPr>
        <w:rPr>
          <w:rFonts w:eastAsia="Arial" w:cs="Arial"/>
          <w:sz w:val="22"/>
          <w:szCs w:val="22"/>
        </w:rPr>
      </w:pPr>
      <w:r>
        <w:t>End CRQ 322074</w:t>
      </w:r>
    </w:p>
    <w:p w14:paraId="68221D89" w14:textId="77777777" w:rsidR="00E91885" w:rsidRDefault="00E91885" w:rsidP="00E91885">
      <w:pPr>
        <w:pStyle w:val="Heading2"/>
      </w:pPr>
      <w:bookmarkStart w:id="79" w:name="_Toc460582196"/>
      <w:r>
        <w:t>Overview about main and sub functions</w:t>
      </w:r>
      <w:bookmarkEnd w:id="79"/>
    </w:p>
    <w:p w14:paraId="45C561BB" w14:textId="77777777" w:rsidR="00593360" w:rsidRDefault="00593360" w:rsidP="00593360">
      <w:pPr>
        <w:pStyle w:val="Heading3"/>
        <w:spacing w:before="240"/>
      </w:pPr>
      <w:bookmarkStart w:id="80" w:name="_Toc460582197"/>
      <w:r>
        <w:t>Process a CoA Data Reply</w:t>
      </w:r>
    </w:p>
    <w:p w14:paraId="40432F0E" w14:textId="77777777" w:rsidR="00593360" w:rsidRDefault="00593360" w:rsidP="00593360">
      <w:pPr>
        <w:numPr>
          <w:ilvl w:val="0"/>
          <w:numId w:val="28"/>
        </w:numPr>
      </w:pPr>
      <w:r>
        <w:t>When a CoA Data Reply is returned from GLIMS, we import it into a holding table from which the CoA can be created in UDD 1412</w:t>
      </w:r>
    </w:p>
    <w:p w14:paraId="6C710A0B" w14:textId="77777777" w:rsidR="00593360" w:rsidRDefault="00593360" w:rsidP="00593360">
      <w:pPr>
        <w:numPr>
          <w:ilvl w:val="0"/>
          <w:numId w:val="28"/>
        </w:numPr>
      </w:pPr>
      <w:r>
        <w:t xml:space="preserve">The </w:t>
      </w:r>
      <w:proofErr w:type="spellStart"/>
      <w:r>
        <w:t>iDoc</w:t>
      </w:r>
      <w:proofErr w:type="spellEnd"/>
      <w:r>
        <w:t xml:space="preserve"> in question contains quality characteristics, specifications and results for all the grades that were applied in GLIMS for the requested inspection lot (including the internal spec aka Super Spec)</w:t>
      </w:r>
    </w:p>
    <w:p w14:paraId="479B3FA8" w14:textId="77777777" w:rsidR="00593360" w:rsidRDefault="00593360" w:rsidP="00593360">
      <w:pPr>
        <w:numPr>
          <w:ilvl w:val="0"/>
          <w:numId w:val="28"/>
        </w:numPr>
      </w:pPr>
      <w:r>
        <w:t>It contains references to</w:t>
      </w:r>
    </w:p>
    <w:p w14:paraId="29E5ED05" w14:textId="77777777" w:rsidR="00593360" w:rsidRDefault="00593360" w:rsidP="00593360">
      <w:pPr>
        <w:numPr>
          <w:ilvl w:val="1"/>
          <w:numId w:val="28"/>
        </w:numPr>
      </w:pPr>
      <w:r>
        <w:t xml:space="preserve">the inspection lot (plant, </w:t>
      </w:r>
      <w:proofErr w:type="spellStart"/>
      <w:r>
        <w:t>matl</w:t>
      </w:r>
      <w:proofErr w:type="spellEnd"/>
      <w:r>
        <w:t>, batch) for which the CoA Data was requested</w:t>
      </w:r>
    </w:p>
    <w:p w14:paraId="74C29C40" w14:textId="68F12F5F" w:rsidR="00593360" w:rsidRDefault="00593360" w:rsidP="00593360">
      <w:pPr>
        <w:numPr>
          <w:ilvl w:val="1"/>
          <w:numId w:val="28"/>
        </w:numPr>
      </w:pPr>
      <w:r>
        <w:t>the inspection lot number from GLIMS</w:t>
      </w:r>
    </w:p>
    <w:p w14:paraId="07B32D8D" w14:textId="510DEC5D" w:rsidR="00593360" w:rsidRDefault="00F82EEC" w:rsidP="00F82EEC">
      <w:pPr>
        <w:rPr>
          <w:ins w:id="81" w:author="Author"/>
        </w:rPr>
      </w:pPr>
      <w:ins w:id="82" w:author="Author">
        <w:r>
          <w:t xml:space="preserve">Start of </w:t>
        </w:r>
        <w:r w:rsidRPr="00F82EEC">
          <w:t>CRQ000010003494</w:t>
        </w:r>
      </w:ins>
    </w:p>
    <w:p w14:paraId="12B27422" w14:textId="6B1397AE" w:rsidR="00F82EEC" w:rsidRDefault="003E27B8" w:rsidP="00F82EEC">
      <w:pPr>
        <w:rPr>
          <w:ins w:id="83" w:author="Author"/>
        </w:rPr>
      </w:pPr>
      <w:ins w:id="84" w:author="Author">
        <w:r>
          <w:t xml:space="preserve">CoA Data reply </w:t>
        </w:r>
        <w:r w:rsidR="00A10B68">
          <w:t xml:space="preserve">will have additional data </w:t>
        </w:r>
        <w:r w:rsidR="00B21797">
          <w:t>of below fields –</w:t>
        </w:r>
      </w:ins>
    </w:p>
    <w:p w14:paraId="28C9AF74" w14:textId="676C6781" w:rsidR="00B21797" w:rsidRDefault="00B21797" w:rsidP="00B21797">
      <w:pPr>
        <w:pStyle w:val="ListParagraph"/>
        <w:numPr>
          <w:ilvl w:val="0"/>
          <w:numId w:val="28"/>
        </w:numPr>
        <w:rPr>
          <w:ins w:id="85" w:author="Author"/>
        </w:rPr>
      </w:pPr>
      <w:ins w:id="86" w:author="Author">
        <w:r>
          <w:t xml:space="preserve">Test Type </w:t>
        </w:r>
        <w:r w:rsidR="0032520B">
          <w:t>(</w:t>
        </w:r>
        <w:r w:rsidR="00597949">
          <w:rPr>
            <w:rFonts w:cs="Calibri"/>
          </w:rPr>
          <w:t>U</w:t>
        </w:r>
        <w:r w:rsidR="0032520B">
          <w:rPr>
            <w:rFonts w:cs="Calibri"/>
          </w:rPr>
          <w:t>_</w:t>
        </w:r>
        <w:r w:rsidR="00597949">
          <w:rPr>
            <w:rFonts w:cs="Calibri"/>
          </w:rPr>
          <w:t>TEST</w:t>
        </w:r>
        <w:r w:rsidR="0032520B">
          <w:rPr>
            <w:rFonts w:cs="Calibri"/>
          </w:rPr>
          <w:t>_</w:t>
        </w:r>
        <w:r w:rsidR="00597949">
          <w:rPr>
            <w:rFonts w:cs="Calibri"/>
          </w:rPr>
          <w:t>TYPE</w:t>
        </w:r>
        <w:r w:rsidR="0032520B">
          <w:rPr>
            <w:rFonts w:cs="Calibri"/>
          </w:rPr>
          <w:t xml:space="preserve"> is 50 Char Long )</w:t>
        </w:r>
      </w:ins>
    </w:p>
    <w:p w14:paraId="29CD02B0" w14:textId="09C144B8" w:rsidR="00B21797" w:rsidRPr="00EA74DA" w:rsidRDefault="00B21797" w:rsidP="00B21797">
      <w:pPr>
        <w:pStyle w:val="ListParagraph"/>
        <w:numPr>
          <w:ilvl w:val="0"/>
          <w:numId w:val="28"/>
        </w:numPr>
        <w:rPr>
          <w:ins w:id="87" w:author="Author"/>
        </w:rPr>
      </w:pPr>
      <w:ins w:id="88" w:author="Author">
        <w:r>
          <w:t xml:space="preserve">Stage description </w:t>
        </w:r>
        <w:r w:rsidR="0032520B">
          <w:t>(</w:t>
        </w:r>
        <w:r w:rsidR="00EA5A7C">
          <w:t xml:space="preserve">STAGE_DESC </w:t>
        </w:r>
        <w:r w:rsidR="0032520B">
          <w:rPr>
            <w:rFonts w:cs="Calibri"/>
          </w:rPr>
          <w:t>Stage description is a 254 Char long field)</w:t>
        </w:r>
      </w:ins>
    </w:p>
    <w:p w14:paraId="0B5E5AF2" w14:textId="22AEB8B4" w:rsidR="008B104D" w:rsidDel="003026AB" w:rsidRDefault="00EA74DA">
      <w:pPr>
        <w:pStyle w:val="ListParagraph"/>
        <w:numPr>
          <w:ilvl w:val="0"/>
          <w:numId w:val="28"/>
        </w:numPr>
        <w:rPr>
          <w:ins w:id="89" w:author="Author"/>
          <w:del w:id="90" w:author="Author"/>
          <w:rFonts w:cs="Calibri"/>
        </w:rPr>
        <w:pPrChange w:id="91" w:author="Author">
          <w:pPr/>
        </w:pPrChange>
      </w:pPr>
      <w:ins w:id="92" w:author="Author">
        <w:r>
          <w:t xml:space="preserve">Above mentioned </w:t>
        </w:r>
        <w:r w:rsidR="00065D78">
          <w:t>fields to be added in</w:t>
        </w:r>
      </w:ins>
      <w:del w:id="93" w:author="Author">
        <w:r w:rsidR="008B104D" w:rsidDel="00065D78">
          <w:delText xml:space="preserve"> </w:delText>
        </w:r>
      </w:del>
      <w:r w:rsidR="003026AB">
        <w:t xml:space="preserve"> </w:t>
      </w:r>
      <w:proofErr w:type="spellStart"/>
      <w:ins w:id="94" w:author="Author">
        <w:r w:rsidR="00AD5422">
          <w:t>Idoc</w:t>
        </w:r>
        <w:proofErr w:type="spellEnd"/>
        <w:r w:rsidR="00AD5422">
          <w:t xml:space="preserve"> (</w:t>
        </w:r>
        <w:r w:rsidR="00AD5422" w:rsidRPr="163C82F1">
          <w:rPr>
            <w:rFonts w:cs="Calibri"/>
          </w:rPr>
          <w:t>Basic type ZQM_COAREPLY01)</w:t>
        </w:r>
        <w:r w:rsidR="005D74B0" w:rsidRPr="163C82F1">
          <w:rPr>
            <w:rFonts w:cs="Calibri"/>
          </w:rPr>
          <w:t xml:space="preserve"> </w:t>
        </w:r>
      </w:ins>
    </w:p>
    <w:p w14:paraId="68260E07" w14:textId="21E6AFC8" w:rsidR="008568AC" w:rsidRDefault="008B104D" w:rsidP="008B104D">
      <w:pPr>
        <w:rPr>
          <w:ins w:id="95" w:author="Author"/>
        </w:rPr>
      </w:pPr>
      <w:ins w:id="96" w:author="Author">
        <w:del w:id="97" w:author="Author">
          <w:r w:rsidDel="003026AB">
            <w:delText xml:space="preserve">- </w:delText>
          </w:r>
        </w:del>
        <w:r>
          <w:t xml:space="preserve">Program to update table ZQM_LIMS_COA_DAT need to </w:t>
        </w:r>
        <w:r w:rsidR="005B64F3">
          <w:t xml:space="preserve">be </w:t>
        </w:r>
        <w:del w:id="98" w:author="Author">
          <w:r w:rsidR="001E7DA5" w:rsidDel="005B64F3">
            <w:delText>changed</w:delText>
          </w:r>
        </w:del>
        <w:r w:rsidR="005B64F3">
          <w:t>changed</w:t>
        </w:r>
        <w:r w:rsidR="001E7DA5">
          <w:t xml:space="preserve"> </w:t>
        </w:r>
        <w:r w:rsidR="008568AC">
          <w:t>to</w:t>
        </w:r>
      </w:ins>
    </w:p>
    <w:p w14:paraId="50274D99" w14:textId="003C7EE5" w:rsidR="005B64F3" w:rsidRDefault="005B64F3">
      <w:pPr>
        <w:pStyle w:val="ListParagraph"/>
        <w:numPr>
          <w:ilvl w:val="0"/>
          <w:numId w:val="34"/>
        </w:numPr>
        <w:rPr>
          <w:ins w:id="99" w:author="Author"/>
        </w:rPr>
        <w:pPrChange w:id="100" w:author="Author">
          <w:pPr/>
        </w:pPrChange>
      </w:pPr>
      <w:ins w:id="101" w:author="Author">
        <w:r>
          <w:t xml:space="preserve">Read new </w:t>
        </w:r>
        <w:proofErr w:type="spellStart"/>
        <w:r>
          <w:t>Idoc</w:t>
        </w:r>
        <w:proofErr w:type="spellEnd"/>
        <w:r>
          <w:t xml:space="preserve"> structure (with 2 additional fields)</w:t>
        </w:r>
      </w:ins>
    </w:p>
    <w:p w14:paraId="3257FB86" w14:textId="5BC53EEC" w:rsidR="00241851" w:rsidRDefault="00534040" w:rsidP="0084625A">
      <w:pPr>
        <w:pStyle w:val="ListParagraph"/>
        <w:numPr>
          <w:ilvl w:val="0"/>
          <w:numId w:val="34"/>
        </w:numPr>
        <w:rPr>
          <w:ins w:id="102" w:author="Author"/>
        </w:rPr>
      </w:pPr>
      <w:ins w:id="103" w:author="Author">
        <w:r>
          <w:t>U</w:t>
        </w:r>
        <w:r w:rsidR="008B104D">
          <w:t>pdate 2 new fields ( test type and Stage description )</w:t>
        </w:r>
        <w:r>
          <w:t xml:space="preserve"> in table ZQM_LIMS_COA_DAT</w:t>
        </w:r>
      </w:ins>
    </w:p>
    <w:p w14:paraId="54209249" w14:textId="325B68CF" w:rsidR="00534040" w:rsidRDefault="00534040">
      <w:pPr>
        <w:pStyle w:val="ListParagraph"/>
        <w:numPr>
          <w:ilvl w:val="0"/>
          <w:numId w:val="34"/>
        </w:numPr>
        <w:rPr>
          <w:ins w:id="104" w:author="Author"/>
        </w:rPr>
        <w:pPrChange w:id="105" w:author="Author">
          <w:pPr/>
        </w:pPrChange>
      </w:pPr>
      <w:ins w:id="106" w:author="Author">
        <w:r>
          <w:t xml:space="preserve">Consider SAP Inspection Lot number and GLIMS Lot number for updating table ZQM_LIMS_COA_DAT </w:t>
        </w:r>
      </w:ins>
    </w:p>
    <w:p w14:paraId="1E374EBC" w14:textId="1563D7BC" w:rsidR="00F82EEC" w:rsidRDefault="00F82EEC" w:rsidP="00F82EEC">
      <w:pPr>
        <w:rPr>
          <w:ins w:id="107" w:author="Author"/>
        </w:rPr>
      </w:pPr>
      <w:ins w:id="108" w:author="Author">
        <w:r>
          <w:t xml:space="preserve">End of </w:t>
        </w:r>
        <w:r w:rsidRPr="00F82EEC">
          <w:t>CRQ00001000</w:t>
        </w:r>
        <w:del w:id="109" w:author="Author">
          <w:r w:rsidRPr="00F82EEC" w:rsidDel="003F6A4C">
            <w:delText>3494</w:delText>
          </w:r>
        </w:del>
      </w:ins>
    </w:p>
    <w:p w14:paraId="0E841F4D" w14:textId="77777777" w:rsidR="003F6A4C" w:rsidRDefault="003F6A4C" w:rsidP="00F82EEC">
      <w:pPr>
        <w:rPr>
          <w:ins w:id="110" w:author="Author"/>
        </w:rPr>
      </w:pPr>
    </w:p>
    <w:p w14:paraId="142BC2D1" w14:textId="77777777" w:rsidR="008156A5" w:rsidRDefault="008156A5" w:rsidP="00F82EEC">
      <w:pPr>
        <w:rPr>
          <w:ins w:id="111" w:author="Author"/>
        </w:rPr>
      </w:pPr>
    </w:p>
    <w:p w14:paraId="119166A5" w14:textId="77777777" w:rsidR="00F82EEC" w:rsidRDefault="00F82EEC">
      <w:pPr>
        <w:pPrChange w:id="112" w:author="Author">
          <w:pPr>
            <w:ind w:left="1440"/>
          </w:pPr>
        </w:pPrChange>
      </w:pPr>
    </w:p>
    <w:p w14:paraId="68221D8E" w14:textId="77777777" w:rsidR="00E91885" w:rsidRDefault="00E91885" w:rsidP="00E91885">
      <w:pPr>
        <w:pStyle w:val="Heading2"/>
      </w:pPr>
      <w:r>
        <w:t>Detailed description</w:t>
      </w:r>
      <w:bookmarkEnd w:id="80"/>
    </w:p>
    <w:p w14:paraId="72693D3C" w14:textId="77777777" w:rsidR="002D121D" w:rsidRDefault="002D121D" w:rsidP="002D121D">
      <w:pPr>
        <w:pStyle w:val="Heading3"/>
        <w:numPr>
          <w:ilvl w:val="2"/>
          <w:numId w:val="29"/>
        </w:numPr>
        <w:spacing w:before="240"/>
      </w:pPr>
      <w:bookmarkStart w:id="113" w:name="_Toc460582198"/>
      <w:r>
        <w:t>Process a CoA Data Reply</w:t>
      </w:r>
    </w:p>
    <w:p w14:paraId="4A5F1BFC" w14:textId="77777777" w:rsidR="002D121D" w:rsidRDefault="002D121D" w:rsidP="002D121D">
      <w:r>
        <w:t>This interface requires no user interaction : it is executed automatically in the background.</w:t>
      </w:r>
    </w:p>
    <w:p w14:paraId="3DC16FAF" w14:textId="77777777" w:rsidR="002D121D" w:rsidRDefault="002D121D" w:rsidP="002D121D">
      <w:r>
        <w:lastRenderedPageBreak/>
        <w:t>Processing mode : batch</w:t>
      </w:r>
    </w:p>
    <w:p w14:paraId="40E65DF2" w14:textId="77777777" w:rsidR="002D121D" w:rsidRDefault="002D121D" w:rsidP="002D121D">
      <w:r>
        <w:t>Frequency : for every CoA Data Request sent from SAP (see UDD 1608)</w:t>
      </w:r>
    </w:p>
    <w:p w14:paraId="60AEF0CB" w14:textId="77777777" w:rsidR="002D121D" w:rsidRDefault="002D121D" w:rsidP="002D121D">
      <w:r>
        <w:t xml:space="preserve">The data from the </w:t>
      </w:r>
      <w:proofErr w:type="spellStart"/>
      <w:r>
        <w:t>iDoc</w:t>
      </w:r>
      <w:proofErr w:type="spellEnd"/>
      <w:r>
        <w:t xml:space="preserve"> is stored in table ZQM_LIMS_COA_DATA</w:t>
      </w:r>
    </w:p>
    <w:p w14:paraId="32587A75" w14:textId="77777777" w:rsidR="002D121D" w:rsidRDefault="002D121D" w:rsidP="002D121D">
      <w:pPr>
        <w:pStyle w:val="Heading3"/>
        <w:numPr>
          <w:ilvl w:val="2"/>
          <w:numId w:val="29"/>
        </w:numPr>
        <w:spacing w:before="240"/>
      </w:pPr>
      <w:r>
        <w:t>Flow</w:t>
      </w:r>
    </w:p>
    <w:p w14:paraId="075EA4C3" w14:textId="77777777" w:rsidR="002D121D" w:rsidRDefault="002D121D" w:rsidP="002D121D">
      <w:pPr>
        <w:rPr>
          <w:rFonts w:ascii="Courier New" w:hAnsi="Courier New" w:cs="Courier New"/>
        </w:rPr>
      </w:pPr>
      <w:r>
        <w:rPr>
          <w:rFonts w:ascii="Courier New" w:hAnsi="Courier New" w:cs="Courier New"/>
        </w:rPr>
        <w:t xml:space="preserve">1. Read the </w:t>
      </w:r>
      <w:proofErr w:type="spellStart"/>
      <w:r>
        <w:rPr>
          <w:rFonts w:ascii="Courier New" w:hAnsi="Courier New" w:cs="Courier New"/>
        </w:rPr>
        <w:t>iDoc</w:t>
      </w:r>
      <w:proofErr w:type="spellEnd"/>
    </w:p>
    <w:p w14:paraId="54E3808A" w14:textId="77777777" w:rsidR="002D121D" w:rsidRDefault="002D121D" w:rsidP="002D121D">
      <w:pPr>
        <w:rPr>
          <w:rFonts w:ascii="Courier New" w:hAnsi="Courier New" w:cs="Courier New"/>
        </w:rPr>
      </w:pPr>
    </w:p>
    <w:p w14:paraId="36C714B6" w14:textId="77777777" w:rsidR="002D121D" w:rsidRDefault="002D121D" w:rsidP="002D121D">
      <w:pPr>
        <w:rPr>
          <w:rFonts w:ascii="Courier New" w:hAnsi="Courier New" w:cs="Courier New"/>
        </w:rPr>
      </w:pPr>
      <w:r>
        <w:rPr>
          <w:rFonts w:ascii="Courier New" w:hAnsi="Courier New" w:cs="Courier New"/>
        </w:rPr>
        <w:t xml:space="preserve">2. </w:t>
      </w:r>
      <w:bookmarkStart w:id="114" w:name="_Hlk104476037"/>
      <w:r>
        <w:rPr>
          <w:rFonts w:ascii="Courier New" w:hAnsi="Courier New" w:cs="Courier New"/>
        </w:rPr>
        <w:t>Delete any lines in ZQM_LIMS_COA_DATA</w:t>
      </w:r>
    </w:p>
    <w:p w14:paraId="0E725726" w14:textId="77777777" w:rsidR="002D121D" w:rsidRDefault="002D121D" w:rsidP="002D121D">
      <w:pPr>
        <w:rPr>
          <w:rFonts w:ascii="Courier New" w:hAnsi="Courier New" w:cs="Courier New"/>
        </w:rPr>
      </w:pPr>
      <w:r>
        <w:rPr>
          <w:rFonts w:ascii="Courier New" w:hAnsi="Courier New" w:cs="Courier New"/>
        </w:rPr>
        <w:t xml:space="preserve">   Where COA_INSP_LOT = </w:t>
      </w:r>
      <w:proofErr w:type="spellStart"/>
      <w:r>
        <w:rPr>
          <w:rFonts w:ascii="Courier New" w:hAnsi="Courier New" w:cs="Courier New"/>
        </w:rPr>
        <w:t>iDoc</w:t>
      </w:r>
      <w:proofErr w:type="spellEnd"/>
      <w:r>
        <w:rPr>
          <w:rFonts w:ascii="Courier New" w:hAnsi="Courier New" w:cs="Courier New"/>
        </w:rPr>
        <w:t xml:space="preserve"> CoA Inspection Lot</w:t>
      </w:r>
    </w:p>
    <w:bookmarkEnd w:id="114"/>
    <w:p w14:paraId="5385F5CA" w14:textId="77777777" w:rsidR="002D121D" w:rsidRDefault="002D121D" w:rsidP="002D121D">
      <w:pPr>
        <w:rPr>
          <w:rFonts w:ascii="Courier New" w:hAnsi="Courier New" w:cs="Courier New"/>
        </w:rPr>
      </w:pPr>
    </w:p>
    <w:p w14:paraId="55332DEF" w14:textId="77777777" w:rsidR="002D121D" w:rsidRDefault="002D121D" w:rsidP="002D121D">
      <w:pPr>
        <w:rPr>
          <w:rFonts w:ascii="Courier New" w:hAnsi="Courier New" w:cs="Courier New"/>
        </w:rPr>
      </w:pPr>
      <w:r>
        <w:rPr>
          <w:rFonts w:ascii="Courier New" w:hAnsi="Courier New" w:cs="Courier New"/>
        </w:rPr>
        <w:t xml:space="preserve">3. For every LINE in </w:t>
      </w:r>
      <w:proofErr w:type="spellStart"/>
      <w:r>
        <w:rPr>
          <w:rFonts w:ascii="Courier New" w:hAnsi="Courier New" w:cs="Courier New"/>
        </w:rPr>
        <w:t>iDoc</w:t>
      </w:r>
      <w:proofErr w:type="spellEnd"/>
      <w:r>
        <w:rPr>
          <w:rFonts w:ascii="Courier New" w:hAnsi="Courier New" w:cs="Courier New"/>
        </w:rPr>
        <w:t xml:space="preserve"> COA Data Reply, add a line</w:t>
      </w:r>
    </w:p>
    <w:p w14:paraId="277604B7" w14:textId="77777777" w:rsidR="002D121D" w:rsidRDefault="002D121D" w:rsidP="002D121D">
      <w:pPr>
        <w:rPr>
          <w:rFonts w:ascii="Courier New" w:hAnsi="Courier New" w:cs="Courier New"/>
        </w:rPr>
      </w:pPr>
      <w:r>
        <w:rPr>
          <w:rFonts w:ascii="Courier New" w:hAnsi="Courier New" w:cs="Courier New"/>
        </w:rPr>
        <w:t xml:space="preserve">   to table ZQM_LIMS_COA_DATA</w:t>
      </w:r>
    </w:p>
    <w:p w14:paraId="78CA5438" w14:textId="77777777" w:rsidR="009D1782" w:rsidRDefault="009D1782" w:rsidP="009D1782"/>
    <w:p w14:paraId="37B24A69" w14:textId="58CAD7EC" w:rsidR="009D1782" w:rsidRDefault="009D1782" w:rsidP="009D1782">
      <w:pPr>
        <w:rPr>
          <w:ins w:id="115" w:author="Author"/>
        </w:rPr>
      </w:pPr>
      <w:r>
        <w:t xml:space="preserve">Start of </w:t>
      </w:r>
      <w:r w:rsidRPr="00F82EEC">
        <w:t>CRQ000010003494</w:t>
      </w:r>
    </w:p>
    <w:p w14:paraId="58CEF665" w14:textId="77777777" w:rsidR="002A0F95" w:rsidRDefault="002A0F95" w:rsidP="009D1782">
      <w:pPr>
        <w:rPr>
          <w:ins w:id="116" w:author="Author"/>
        </w:rPr>
      </w:pPr>
    </w:p>
    <w:p w14:paraId="7C6FB719" w14:textId="7D6F1A7E" w:rsidR="001318A7" w:rsidRDefault="001318A7" w:rsidP="009D1782">
      <w:pPr>
        <w:rPr>
          <w:ins w:id="117" w:author="Author"/>
        </w:rPr>
      </w:pPr>
      <w:ins w:id="118" w:author="Author">
        <w:r>
          <w:t xml:space="preserve">XML </w:t>
        </w:r>
        <w:r w:rsidR="001C27C2">
          <w:t>St</w:t>
        </w:r>
        <w:r w:rsidR="001D2B10">
          <w:t xml:space="preserve">ructure of Basic Type </w:t>
        </w:r>
        <w:r w:rsidR="001D2B10" w:rsidRPr="001D2B10">
          <w:t>ZQM_COAREPLY01</w:t>
        </w:r>
        <w:r w:rsidR="001D2B10">
          <w:t xml:space="preserve"> </w:t>
        </w:r>
        <w:r w:rsidR="00165AC6">
          <w:t xml:space="preserve">is changed. </w:t>
        </w:r>
        <w:r w:rsidR="00CD118D">
          <w:t xml:space="preserve">2 new field added in the </w:t>
        </w:r>
        <w:r w:rsidR="00930D82">
          <w:t xml:space="preserve">inbound xml </w:t>
        </w:r>
        <w:r w:rsidR="000A3022">
          <w:t xml:space="preserve">for </w:t>
        </w:r>
        <w:r w:rsidR="000A3022" w:rsidRPr="000A3022">
          <w:t>ZQM_COAREPLY01</w:t>
        </w:r>
        <w:r w:rsidR="000A3022">
          <w:t xml:space="preserve">. </w:t>
        </w:r>
      </w:ins>
    </w:p>
    <w:p w14:paraId="18D1389F" w14:textId="6C59A78C" w:rsidR="000A3022" w:rsidRDefault="000A3022" w:rsidP="000A3022">
      <w:pPr>
        <w:pStyle w:val="ListParagraph"/>
        <w:numPr>
          <w:ilvl w:val="0"/>
          <w:numId w:val="34"/>
        </w:numPr>
        <w:rPr>
          <w:ins w:id="119" w:author="Author"/>
        </w:rPr>
      </w:pPr>
      <w:ins w:id="120" w:author="Author">
        <w:r>
          <w:t>U_TEST_TYPE</w:t>
        </w:r>
        <w:r w:rsidR="008427E9">
          <w:t xml:space="preserve"> (</w:t>
        </w:r>
        <w:r w:rsidR="006D1B74">
          <w:t xml:space="preserve"> 50 Char)</w:t>
        </w:r>
      </w:ins>
    </w:p>
    <w:p w14:paraId="796A389A" w14:textId="3FFFB214" w:rsidR="000A3022" w:rsidRDefault="000A3022">
      <w:pPr>
        <w:pStyle w:val="ListParagraph"/>
        <w:numPr>
          <w:ilvl w:val="0"/>
          <w:numId w:val="34"/>
        </w:numPr>
        <w:rPr>
          <w:ins w:id="121" w:author="Author"/>
        </w:rPr>
        <w:pPrChange w:id="122" w:author="Author">
          <w:pPr/>
        </w:pPrChange>
      </w:pPr>
      <w:ins w:id="123" w:author="Author">
        <w:r>
          <w:t xml:space="preserve">STAGE_DESC </w:t>
        </w:r>
        <w:r w:rsidR="006D1B74">
          <w:t xml:space="preserve"> ( 254 char)</w:t>
        </w:r>
      </w:ins>
    </w:p>
    <w:p w14:paraId="20158406" w14:textId="2AFBE726" w:rsidR="00CD118D" w:rsidRDefault="008F650C" w:rsidP="009D1782">
      <w:pPr>
        <w:rPr>
          <w:ins w:id="124" w:author="Author"/>
        </w:rPr>
      </w:pPr>
      <w:ins w:id="125" w:author="Author">
        <w:r>
          <w:t>Revised Xml Structure as below;</w:t>
        </w:r>
      </w:ins>
    </w:p>
    <w:p w14:paraId="79EB0A12" w14:textId="77777777" w:rsidR="008F650C" w:rsidRDefault="008F650C" w:rsidP="009D1782">
      <w:pPr>
        <w:rPr>
          <w:ins w:id="126" w:author="Author"/>
        </w:rPr>
      </w:pPr>
    </w:p>
    <w:p w14:paraId="0AA433E9" w14:textId="5074B222" w:rsidR="00E21570" w:rsidRDefault="00E21570" w:rsidP="009D1782">
      <w:pPr>
        <w:rPr>
          <w:ins w:id="127" w:author="Author"/>
        </w:rPr>
      </w:pPr>
      <w:ins w:id="128" w:author="Author">
        <w:r>
          <w:rPr>
            <w:noProof/>
          </w:rPr>
          <w:drawing>
            <wp:inline distT="0" distB="0" distL="0" distR="0" wp14:anchorId="2E419D63" wp14:editId="3D931E0C">
              <wp:extent cx="3067050" cy="374993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9281" cy="3752659"/>
                      </a:xfrm>
                      <a:prstGeom prst="rect">
                        <a:avLst/>
                      </a:prstGeom>
                      <a:noFill/>
                      <a:ln>
                        <a:noFill/>
                      </a:ln>
                    </pic:spPr>
                  </pic:pic>
                </a:graphicData>
              </a:graphic>
            </wp:inline>
          </w:drawing>
        </w:r>
      </w:ins>
    </w:p>
    <w:p w14:paraId="76E01540" w14:textId="77777777" w:rsidR="008F650C" w:rsidRDefault="008F650C" w:rsidP="009D1782">
      <w:pPr>
        <w:rPr>
          <w:ins w:id="129" w:author="Author"/>
        </w:rPr>
      </w:pPr>
    </w:p>
    <w:p w14:paraId="67C06EBF" w14:textId="2A4F8B66" w:rsidR="006B59CC" w:rsidRDefault="000F3F97" w:rsidP="009D1782">
      <w:pPr>
        <w:rPr>
          <w:ins w:id="130" w:author="Author"/>
        </w:rPr>
      </w:pPr>
      <w:ins w:id="131" w:author="Author">
        <w:r>
          <w:object w:dxaOrig="1508" w:dyaOrig="983" w14:anchorId="48A39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8.6pt" o:ole="">
              <v:imagedata r:id="rId12" o:title=""/>
            </v:shape>
            <o:OLEObject Type="Embed" ProgID="Package" ShapeID="_x0000_i1025" DrawAspect="Icon" ObjectID="_1848656243" r:id="rId13"/>
          </w:object>
        </w:r>
      </w:ins>
    </w:p>
    <w:p w14:paraId="3FB2B8D4" w14:textId="77777777" w:rsidR="006B59CC" w:rsidRDefault="006B59CC" w:rsidP="009D1782">
      <w:pPr>
        <w:rPr>
          <w:ins w:id="132" w:author="Author"/>
        </w:rPr>
      </w:pPr>
    </w:p>
    <w:p w14:paraId="5943473C" w14:textId="77777777" w:rsidR="006B59CC" w:rsidRDefault="006B59CC" w:rsidP="009D1782">
      <w:pPr>
        <w:rPr>
          <w:ins w:id="133" w:author="Author"/>
        </w:rPr>
      </w:pPr>
    </w:p>
    <w:p w14:paraId="6C839EA2" w14:textId="77777777" w:rsidR="006B59CC" w:rsidRDefault="006B59CC" w:rsidP="009D1782"/>
    <w:p w14:paraId="2804B4EB" w14:textId="46F9F1B6" w:rsidR="009763FA" w:rsidRDefault="009763FA">
      <w:pPr>
        <w:pStyle w:val="ListParagraph"/>
        <w:numPr>
          <w:ilvl w:val="0"/>
          <w:numId w:val="35"/>
        </w:numPr>
        <w:rPr>
          <w:ins w:id="134" w:author="Author"/>
        </w:rPr>
        <w:pPrChange w:id="135" w:author="Author">
          <w:pPr/>
        </w:pPrChange>
      </w:pPr>
      <w:proofErr w:type="spellStart"/>
      <w:r>
        <w:t>Idoc</w:t>
      </w:r>
      <w:proofErr w:type="spellEnd"/>
      <w:r>
        <w:t xml:space="preserve"> Structure </w:t>
      </w:r>
      <w:ins w:id="136" w:author="Author">
        <w:r w:rsidR="002143CD">
          <w:t>updated with TEST TYPE and STAGE DESC</w:t>
        </w:r>
      </w:ins>
      <w:r>
        <w:t xml:space="preserve"> </w:t>
      </w:r>
    </w:p>
    <w:tbl>
      <w:tblPr>
        <w:tblW w:w="6433" w:type="dxa"/>
        <w:tblInd w:w="108" w:type="dxa"/>
        <w:tblLook w:val="04A0" w:firstRow="1" w:lastRow="0" w:firstColumn="1" w:lastColumn="0" w:noHBand="0" w:noVBand="1"/>
        <w:tblPrChange w:id="137" w:author="Author">
          <w:tblPr>
            <w:tblW w:w="5980" w:type="dxa"/>
            <w:tblInd w:w="108" w:type="dxa"/>
            <w:tblLook w:val="04A0" w:firstRow="1" w:lastRow="0" w:firstColumn="1" w:lastColumn="0" w:noHBand="0" w:noVBand="1"/>
          </w:tblPr>
        </w:tblPrChange>
      </w:tblPr>
      <w:tblGrid>
        <w:gridCol w:w="1551"/>
        <w:gridCol w:w="1672"/>
        <w:gridCol w:w="1441"/>
        <w:gridCol w:w="1769"/>
        <w:tblGridChange w:id="138">
          <w:tblGrid>
            <w:gridCol w:w="1551"/>
            <w:gridCol w:w="1672"/>
            <w:gridCol w:w="1441"/>
            <w:gridCol w:w="1769"/>
          </w:tblGrid>
        </w:tblGridChange>
      </w:tblGrid>
      <w:tr w:rsidR="00764EAF" w14:paraId="3D298594" w14:textId="77777777" w:rsidTr="000F3F97">
        <w:trPr>
          <w:trHeight w:val="288"/>
          <w:ins w:id="139" w:author="Author"/>
          <w:trPrChange w:id="140" w:author="Author">
            <w:trPr>
              <w:trHeight w:val="288"/>
            </w:trPr>
          </w:trPrChange>
        </w:trPr>
        <w:tc>
          <w:tcPr>
            <w:tcW w:w="4664" w:type="dxa"/>
            <w:gridSpan w:val="3"/>
            <w:tcBorders>
              <w:top w:val="nil"/>
              <w:left w:val="nil"/>
              <w:bottom w:val="nil"/>
              <w:right w:val="nil"/>
            </w:tcBorders>
            <w:shd w:val="clear" w:color="auto" w:fill="FFFF00"/>
            <w:noWrap/>
            <w:vAlign w:val="bottom"/>
            <w:hideMark/>
            <w:tcPrChange w:id="141" w:author="Author">
              <w:tcPr>
                <w:tcW w:w="4300" w:type="dxa"/>
                <w:gridSpan w:val="3"/>
                <w:tcBorders>
                  <w:top w:val="nil"/>
                  <w:left w:val="nil"/>
                  <w:bottom w:val="nil"/>
                  <w:right w:val="nil"/>
                </w:tcBorders>
                <w:shd w:val="clear" w:color="auto" w:fill="FFFF00"/>
                <w:noWrap/>
                <w:vAlign w:val="bottom"/>
                <w:hideMark/>
              </w:tcPr>
            </w:tcPrChange>
          </w:tcPr>
          <w:p w14:paraId="4A8C0765" w14:textId="77777777" w:rsidR="00764EAF" w:rsidRDefault="4A566515">
            <w:pPr>
              <w:jc w:val="center"/>
              <w:rPr>
                <w:ins w:id="142" w:author="Author"/>
                <w:rFonts w:ascii="Calibri" w:hAnsi="Calibri" w:cs="Calibri"/>
                <w:b/>
                <w:bCs/>
                <w:color w:val="000000"/>
                <w:sz w:val="22"/>
                <w:szCs w:val="22"/>
              </w:rPr>
            </w:pPr>
            <w:r w:rsidRPr="58F52DBE">
              <w:rPr>
                <w:rFonts w:ascii="Calibri" w:hAnsi="Calibri" w:cs="Calibri"/>
                <w:b/>
                <w:bCs/>
                <w:color w:val="000000" w:themeColor="text1"/>
                <w:sz w:val="22"/>
                <w:szCs w:val="22"/>
              </w:rPr>
              <w:t xml:space="preserve">Segment </w:t>
            </w:r>
          </w:p>
        </w:tc>
        <w:tc>
          <w:tcPr>
            <w:tcW w:w="1769" w:type="dxa"/>
            <w:tcBorders>
              <w:top w:val="nil"/>
              <w:left w:val="nil"/>
              <w:bottom w:val="nil"/>
              <w:right w:val="nil"/>
            </w:tcBorders>
            <w:shd w:val="clear" w:color="auto" w:fill="FFFF00"/>
            <w:noWrap/>
            <w:vAlign w:val="bottom"/>
            <w:hideMark/>
            <w:tcPrChange w:id="143" w:author="Author">
              <w:tcPr>
                <w:tcW w:w="1680" w:type="dxa"/>
                <w:tcBorders>
                  <w:top w:val="nil"/>
                  <w:left w:val="nil"/>
                  <w:bottom w:val="nil"/>
                  <w:right w:val="nil"/>
                </w:tcBorders>
                <w:shd w:val="clear" w:color="auto" w:fill="FFFF00"/>
                <w:noWrap/>
                <w:vAlign w:val="bottom"/>
                <w:hideMark/>
              </w:tcPr>
            </w:tcPrChange>
          </w:tcPr>
          <w:p w14:paraId="7904832E" w14:textId="77777777" w:rsidR="00764EAF" w:rsidRDefault="4A566515">
            <w:pPr>
              <w:rPr>
                <w:ins w:id="144" w:author="Author"/>
                <w:rFonts w:ascii="Calibri" w:hAnsi="Calibri" w:cs="Calibri"/>
                <w:b/>
                <w:bCs/>
                <w:color w:val="000000"/>
                <w:sz w:val="22"/>
                <w:szCs w:val="22"/>
              </w:rPr>
            </w:pPr>
            <w:r w:rsidRPr="58F52DBE">
              <w:rPr>
                <w:rFonts w:ascii="Calibri" w:hAnsi="Calibri" w:cs="Calibri"/>
                <w:b/>
                <w:bCs/>
                <w:color w:val="000000" w:themeColor="text1"/>
                <w:sz w:val="22"/>
                <w:szCs w:val="22"/>
              </w:rPr>
              <w:t>Field</w:t>
            </w:r>
          </w:p>
        </w:tc>
      </w:tr>
      <w:tr w:rsidR="00764EAF" w14:paraId="6EE40F59" w14:textId="77777777" w:rsidTr="000F3F97">
        <w:trPr>
          <w:trHeight w:val="288"/>
          <w:ins w:id="145" w:author="Author"/>
          <w:trPrChange w:id="146" w:author="Author">
            <w:trPr>
              <w:trHeight w:val="288"/>
            </w:trPr>
          </w:trPrChange>
        </w:trPr>
        <w:tc>
          <w:tcPr>
            <w:tcW w:w="1551" w:type="dxa"/>
            <w:tcBorders>
              <w:top w:val="single" w:sz="4" w:space="0" w:color="auto"/>
              <w:left w:val="single" w:sz="4" w:space="0" w:color="auto"/>
              <w:bottom w:val="nil"/>
              <w:right w:val="single" w:sz="4" w:space="0" w:color="auto"/>
            </w:tcBorders>
            <w:shd w:val="clear" w:color="auto" w:fill="F4B084"/>
            <w:noWrap/>
            <w:vAlign w:val="bottom"/>
            <w:hideMark/>
            <w:tcPrChange w:id="147" w:author="Author">
              <w:tcPr>
                <w:tcW w:w="1430" w:type="dxa"/>
                <w:tcBorders>
                  <w:top w:val="single" w:sz="4" w:space="0" w:color="auto"/>
                  <w:left w:val="single" w:sz="4" w:space="0" w:color="auto"/>
                  <w:bottom w:val="nil"/>
                  <w:right w:val="single" w:sz="4" w:space="0" w:color="auto"/>
                </w:tcBorders>
                <w:shd w:val="clear" w:color="auto" w:fill="F4B084"/>
                <w:noWrap/>
                <w:vAlign w:val="bottom"/>
                <w:hideMark/>
              </w:tcPr>
            </w:tcPrChange>
          </w:tcPr>
          <w:p w14:paraId="7CF660FE" w14:textId="77777777" w:rsidR="00764EAF" w:rsidRDefault="4A566515">
            <w:pPr>
              <w:rPr>
                <w:ins w:id="148" w:author="Author"/>
                <w:rFonts w:ascii="Calibri" w:hAnsi="Calibri" w:cs="Calibri"/>
                <w:color w:val="000000"/>
                <w:sz w:val="22"/>
                <w:szCs w:val="22"/>
              </w:rPr>
            </w:pPr>
            <w:r w:rsidRPr="58F52DBE">
              <w:rPr>
                <w:rFonts w:ascii="Calibri" w:hAnsi="Calibri" w:cs="Calibri"/>
                <w:color w:val="000000" w:themeColor="text1"/>
                <w:sz w:val="22"/>
                <w:szCs w:val="22"/>
              </w:rPr>
              <w:t>Z1EIREP_HEAD</w:t>
            </w:r>
          </w:p>
        </w:tc>
        <w:tc>
          <w:tcPr>
            <w:tcW w:w="1672" w:type="dxa"/>
            <w:tcBorders>
              <w:top w:val="single" w:sz="4" w:space="0" w:color="auto"/>
              <w:left w:val="nil"/>
              <w:bottom w:val="nil"/>
              <w:right w:val="single" w:sz="4" w:space="0" w:color="auto"/>
            </w:tcBorders>
            <w:shd w:val="clear" w:color="auto" w:fill="F4B084"/>
            <w:noWrap/>
            <w:vAlign w:val="bottom"/>
            <w:hideMark/>
            <w:tcPrChange w:id="149" w:author="Author">
              <w:tcPr>
                <w:tcW w:w="1556" w:type="dxa"/>
                <w:tcBorders>
                  <w:top w:val="single" w:sz="4" w:space="0" w:color="auto"/>
                  <w:left w:val="nil"/>
                  <w:bottom w:val="nil"/>
                  <w:right w:val="single" w:sz="4" w:space="0" w:color="auto"/>
                </w:tcBorders>
                <w:shd w:val="clear" w:color="auto" w:fill="F4B084"/>
                <w:noWrap/>
                <w:vAlign w:val="bottom"/>
                <w:hideMark/>
              </w:tcPr>
            </w:tcPrChange>
          </w:tcPr>
          <w:p w14:paraId="12F3F580" w14:textId="77777777" w:rsidR="00764EAF" w:rsidRDefault="4A566515">
            <w:pPr>
              <w:rPr>
                <w:ins w:id="15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single" w:sz="4" w:space="0" w:color="auto"/>
              <w:left w:val="nil"/>
              <w:bottom w:val="nil"/>
              <w:right w:val="single" w:sz="4" w:space="0" w:color="auto"/>
            </w:tcBorders>
            <w:shd w:val="clear" w:color="auto" w:fill="F4B084"/>
            <w:noWrap/>
            <w:vAlign w:val="bottom"/>
            <w:hideMark/>
            <w:tcPrChange w:id="151" w:author="Author">
              <w:tcPr>
                <w:tcW w:w="1314" w:type="dxa"/>
                <w:tcBorders>
                  <w:top w:val="single" w:sz="4" w:space="0" w:color="auto"/>
                  <w:left w:val="nil"/>
                  <w:bottom w:val="nil"/>
                  <w:right w:val="single" w:sz="4" w:space="0" w:color="auto"/>
                </w:tcBorders>
                <w:shd w:val="clear" w:color="auto" w:fill="F4B084"/>
                <w:noWrap/>
                <w:vAlign w:val="bottom"/>
                <w:hideMark/>
              </w:tcPr>
            </w:tcPrChange>
          </w:tcPr>
          <w:p w14:paraId="341DE17A" w14:textId="77777777" w:rsidR="00764EAF" w:rsidRDefault="4A566515">
            <w:pPr>
              <w:rPr>
                <w:ins w:id="15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F4B084"/>
            <w:noWrap/>
            <w:vAlign w:val="bottom"/>
            <w:hideMark/>
            <w:tcPrChange w:id="153" w:author="Author">
              <w:tcPr>
                <w:tcW w:w="1680" w:type="dxa"/>
                <w:tcBorders>
                  <w:top w:val="nil"/>
                  <w:left w:val="nil"/>
                  <w:bottom w:val="nil"/>
                  <w:right w:val="nil"/>
                </w:tcBorders>
                <w:shd w:val="clear" w:color="auto" w:fill="F4B084"/>
                <w:noWrap/>
                <w:vAlign w:val="bottom"/>
                <w:hideMark/>
              </w:tcPr>
            </w:tcPrChange>
          </w:tcPr>
          <w:p w14:paraId="795FE513" w14:textId="77777777" w:rsidR="00764EAF" w:rsidRDefault="4A566515">
            <w:pPr>
              <w:rPr>
                <w:ins w:id="154" w:author="Author"/>
                <w:rFonts w:ascii="Calibri" w:hAnsi="Calibri" w:cs="Calibri"/>
                <w:color w:val="000000"/>
                <w:sz w:val="22"/>
                <w:szCs w:val="22"/>
              </w:rPr>
            </w:pPr>
            <w:r w:rsidRPr="58F52DBE">
              <w:rPr>
                <w:rFonts w:ascii="Calibri" w:hAnsi="Calibri" w:cs="Calibri"/>
                <w:color w:val="000000" w:themeColor="text1"/>
                <w:sz w:val="22"/>
                <w:szCs w:val="22"/>
              </w:rPr>
              <w:t>COA_INSP_LOT</w:t>
            </w:r>
          </w:p>
        </w:tc>
      </w:tr>
      <w:tr w:rsidR="00764EAF" w14:paraId="0D229707" w14:textId="77777777" w:rsidTr="000F3F97">
        <w:trPr>
          <w:trHeight w:val="288"/>
          <w:ins w:id="155" w:author="Author"/>
          <w:trPrChange w:id="156" w:author="Author">
            <w:trPr>
              <w:trHeight w:val="288"/>
            </w:trPr>
          </w:trPrChange>
        </w:trPr>
        <w:tc>
          <w:tcPr>
            <w:tcW w:w="1551" w:type="dxa"/>
            <w:tcBorders>
              <w:top w:val="nil"/>
              <w:left w:val="single" w:sz="4" w:space="0" w:color="auto"/>
              <w:bottom w:val="nil"/>
              <w:right w:val="single" w:sz="4" w:space="0" w:color="auto"/>
            </w:tcBorders>
            <w:shd w:val="clear" w:color="auto" w:fill="F4B084"/>
            <w:noWrap/>
            <w:vAlign w:val="bottom"/>
            <w:hideMark/>
            <w:tcPrChange w:id="157" w:author="Author">
              <w:tcPr>
                <w:tcW w:w="1430" w:type="dxa"/>
                <w:tcBorders>
                  <w:top w:val="nil"/>
                  <w:left w:val="single" w:sz="4" w:space="0" w:color="auto"/>
                  <w:bottom w:val="nil"/>
                  <w:right w:val="single" w:sz="4" w:space="0" w:color="auto"/>
                </w:tcBorders>
                <w:shd w:val="clear" w:color="auto" w:fill="F4B084"/>
                <w:noWrap/>
                <w:vAlign w:val="bottom"/>
                <w:hideMark/>
              </w:tcPr>
            </w:tcPrChange>
          </w:tcPr>
          <w:p w14:paraId="3E2DB681" w14:textId="77777777" w:rsidR="00764EAF" w:rsidRDefault="4A566515">
            <w:pPr>
              <w:rPr>
                <w:ins w:id="15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shd w:val="clear" w:color="auto" w:fill="F4B084"/>
            <w:noWrap/>
            <w:vAlign w:val="bottom"/>
            <w:hideMark/>
            <w:tcPrChange w:id="159" w:author="Author">
              <w:tcPr>
                <w:tcW w:w="1556" w:type="dxa"/>
                <w:tcBorders>
                  <w:top w:val="nil"/>
                  <w:left w:val="nil"/>
                  <w:bottom w:val="nil"/>
                  <w:right w:val="single" w:sz="4" w:space="0" w:color="auto"/>
                </w:tcBorders>
                <w:shd w:val="clear" w:color="auto" w:fill="F4B084"/>
                <w:noWrap/>
                <w:vAlign w:val="bottom"/>
                <w:hideMark/>
              </w:tcPr>
            </w:tcPrChange>
          </w:tcPr>
          <w:p w14:paraId="7ABF3F5D" w14:textId="77777777" w:rsidR="00764EAF" w:rsidRDefault="4A566515">
            <w:pPr>
              <w:rPr>
                <w:ins w:id="16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F4B084"/>
            <w:noWrap/>
            <w:vAlign w:val="bottom"/>
            <w:hideMark/>
            <w:tcPrChange w:id="161" w:author="Author">
              <w:tcPr>
                <w:tcW w:w="1314" w:type="dxa"/>
                <w:tcBorders>
                  <w:top w:val="nil"/>
                  <w:left w:val="nil"/>
                  <w:bottom w:val="nil"/>
                  <w:right w:val="single" w:sz="4" w:space="0" w:color="auto"/>
                </w:tcBorders>
                <w:shd w:val="clear" w:color="auto" w:fill="F4B084"/>
                <w:noWrap/>
                <w:vAlign w:val="bottom"/>
                <w:hideMark/>
              </w:tcPr>
            </w:tcPrChange>
          </w:tcPr>
          <w:p w14:paraId="15EEBE16" w14:textId="77777777" w:rsidR="00764EAF" w:rsidRDefault="4A566515">
            <w:pPr>
              <w:rPr>
                <w:ins w:id="16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F4B084"/>
            <w:noWrap/>
            <w:vAlign w:val="bottom"/>
            <w:hideMark/>
            <w:tcPrChange w:id="163" w:author="Author">
              <w:tcPr>
                <w:tcW w:w="1680" w:type="dxa"/>
                <w:tcBorders>
                  <w:top w:val="nil"/>
                  <w:left w:val="nil"/>
                  <w:bottom w:val="nil"/>
                  <w:right w:val="nil"/>
                </w:tcBorders>
                <w:shd w:val="clear" w:color="auto" w:fill="F4B084"/>
                <w:noWrap/>
                <w:vAlign w:val="bottom"/>
                <w:hideMark/>
              </w:tcPr>
            </w:tcPrChange>
          </w:tcPr>
          <w:p w14:paraId="02FF09AB" w14:textId="77777777" w:rsidR="00764EAF" w:rsidRDefault="4A566515">
            <w:pPr>
              <w:rPr>
                <w:ins w:id="164" w:author="Author"/>
                <w:rFonts w:ascii="Calibri" w:hAnsi="Calibri" w:cs="Calibri"/>
                <w:color w:val="000000"/>
                <w:sz w:val="22"/>
                <w:szCs w:val="22"/>
              </w:rPr>
            </w:pPr>
            <w:r w:rsidRPr="58F52DBE">
              <w:rPr>
                <w:rFonts w:ascii="Calibri" w:hAnsi="Calibri" w:cs="Calibri"/>
                <w:color w:val="000000" w:themeColor="text1"/>
                <w:sz w:val="22"/>
                <w:szCs w:val="22"/>
              </w:rPr>
              <w:t>GLIMS_INSP_LOT</w:t>
            </w:r>
          </w:p>
        </w:tc>
      </w:tr>
      <w:tr w:rsidR="00764EAF" w14:paraId="369B921F" w14:textId="77777777" w:rsidTr="000F3F97">
        <w:trPr>
          <w:trHeight w:val="288"/>
          <w:ins w:id="165" w:author="Author"/>
          <w:trPrChange w:id="16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67" w:author="Author">
              <w:tcPr>
                <w:tcW w:w="1430" w:type="dxa"/>
                <w:tcBorders>
                  <w:top w:val="nil"/>
                  <w:left w:val="single" w:sz="4" w:space="0" w:color="auto"/>
                  <w:bottom w:val="nil"/>
                  <w:right w:val="single" w:sz="4" w:space="0" w:color="auto"/>
                </w:tcBorders>
                <w:noWrap/>
                <w:vAlign w:val="bottom"/>
                <w:hideMark/>
              </w:tcPr>
            </w:tcPrChange>
          </w:tcPr>
          <w:p w14:paraId="030899FA" w14:textId="77777777" w:rsidR="00764EAF" w:rsidRDefault="4A566515">
            <w:pPr>
              <w:rPr>
                <w:ins w:id="16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shd w:val="clear" w:color="auto" w:fill="00B0F0"/>
            <w:noWrap/>
            <w:vAlign w:val="bottom"/>
            <w:hideMark/>
            <w:tcPrChange w:id="169" w:author="Author">
              <w:tcPr>
                <w:tcW w:w="1556" w:type="dxa"/>
                <w:tcBorders>
                  <w:top w:val="nil"/>
                  <w:left w:val="nil"/>
                  <w:bottom w:val="nil"/>
                  <w:right w:val="single" w:sz="4" w:space="0" w:color="auto"/>
                </w:tcBorders>
                <w:shd w:val="clear" w:color="auto" w:fill="00B0F0"/>
                <w:noWrap/>
                <w:vAlign w:val="bottom"/>
                <w:hideMark/>
              </w:tcPr>
            </w:tcPrChange>
          </w:tcPr>
          <w:p w14:paraId="7C07B94A" w14:textId="77777777" w:rsidR="00764EAF" w:rsidRDefault="4A566515">
            <w:pPr>
              <w:rPr>
                <w:ins w:id="170" w:author="Author"/>
                <w:rFonts w:ascii="Calibri" w:hAnsi="Calibri" w:cs="Calibri"/>
                <w:color w:val="000000"/>
                <w:sz w:val="22"/>
                <w:szCs w:val="22"/>
              </w:rPr>
            </w:pPr>
            <w:r w:rsidRPr="58F52DBE">
              <w:rPr>
                <w:rFonts w:ascii="Calibri" w:hAnsi="Calibri" w:cs="Calibri"/>
                <w:color w:val="000000" w:themeColor="text1"/>
                <w:sz w:val="22"/>
                <w:szCs w:val="22"/>
              </w:rPr>
              <w:t>Z1EIREP_GRADE</w:t>
            </w:r>
          </w:p>
        </w:tc>
        <w:tc>
          <w:tcPr>
            <w:tcW w:w="1441" w:type="dxa"/>
            <w:tcBorders>
              <w:top w:val="nil"/>
              <w:left w:val="nil"/>
              <w:bottom w:val="nil"/>
              <w:right w:val="single" w:sz="4" w:space="0" w:color="auto"/>
            </w:tcBorders>
            <w:shd w:val="clear" w:color="auto" w:fill="00B0F0"/>
            <w:noWrap/>
            <w:vAlign w:val="bottom"/>
            <w:hideMark/>
            <w:tcPrChange w:id="171" w:author="Author">
              <w:tcPr>
                <w:tcW w:w="1314" w:type="dxa"/>
                <w:tcBorders>
                  <w:top w:val="nil"/>
                  <w:left w:val="nil"/>
                  <w:bottom w:val="nil"/>
                  <w:right w:val="single" w:sz="4" w:space="0" w:color="auto"/>
                </w:tcBorders>
                <w:shd w:val="clear" w:color="auto" w:fill="00B0F0"/>
                <w:noWrap/>
                <w:vAlign w:val="bottom"/>
                <w:hideMark/>
              </w:tcPr>
            </w:tcPrChange>
          </w:tcPr>
          <w:p w14:paraId="4F5C46A5" w14:textId="77777777" w:rsidR="00764EAF" w:rsidRDefault="4A566515">
            <w:pPr>
              <w:rPr>
                <w:ins w:id="17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00B0F0"/>
            <w:noWrap/>
            <w:vAlign w:val="bottom"/>
            <w:hideMark/>
            <w:tcPrChange w:id="173" w:author="Author">
              <w:tcPr>
                <w:tcW w:w="1680" w:type="dxa"/>
                <w:tcBorders>
                  <w:top w:val="nil"/>
                  <w:left w:val="nil"/>
                  <w:bottom w:val="nil"/>
                  <w:right w:val="nil"/>
                </w:tcBorders>
                <w:shd w:val="clear" w:color="auto" w:fill="00B0F0"/>
                <w:noWrap/>
                <w:vAlign w:val="bottom"/>
                <w:hideMark/>
              </w:tcPr>
            </w:tcPrChange>
          </w:tcPr>
          <w:p w14:paraId="220F0E12" w14:textId="77777777" w:rsidR="00764EAF" w:rsidRDefault="4A566515">
            <w:pPr>
              <w:rPr>
                <w:ins w:id="174" w:author="Author"/>
                <w:rFonts w:ascii="Calibri" w:hAnsi="Calibri" w:cs="Calibri"/>
                <w:color w:val="000000"/>
                <w:sz w:val="22"/>
                <w:szCs w:val="22"/>
              </w:rPr>
            </w:pPr>
            <w:r w:rsidRPr="58F52DBE">
              <w:rPr>
                <w:rFonts w:ascii="Calibri" w:hAnsi="Calibri" w:cs="Calibri"/>
                <w:color w:val="000000" w:themeColor="text1"/>
                <w:sz w:val="22"/>
                <w:szCs w:val="22"/>
              </w:rPr>
              <w:t>GRADE</w:t>
            </w:r>
          </w:p>
        </w:tc>
      </w:tr>
      <w:tr w:rsidR="00764EAF" w14:paraId="03B24509" w14:textId="77777777" w:rsidTr="000F3F97">
        <w:trPr>
          <w:trHeight w:val="288"/>
          <w:ins w:id="175" w:author="Author"/>
          <w:trPrChange w:id="17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77" w:author="Author">
              <w:tcPr>
                <w:tcW w:w="1430" w:type="dxa"/>
                <w:tcBorders>
                  <w:top w:val="nil"/>
                  <w:left w:val="single" w:sz="4" w:space="0" w:color="auto"/>
                  <w:bottom w:val="nil"/>
                  <w:right w:val="single" w:sz="4" w:space="0" w:color="auto"/>
                </w:tcBorders>
                <w:noWrap/>
                <w:vAlign w:val="bottom"/>
                <w:hideMark/>
              </w:tcPr>
            </w:tcPrChange>
          </w:tcPr>
          <w:p w14:paraId="48C2D233" w14:textId="77777777" w:rsidR="00764EAF" w:rsidRDefault="4A566515">
            <w:pPr>
              <w:rPr>
                <w:ins w:id="17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79" w:author="Author">
              <w:tcPr>
                <w:tcW w:w="1556" w:type="dxa"/>
                <w:tcBorders>
                  <w:top w:val="nil"/>
                  <w:left w:val="nil"/>
                  <w:bottom w:val="nil"/>
                  <w:right w:val="single" w:sz="4" w:space="0" w:color="auto"/>
                </w:tcBorders>
                <w:noWrap/>
                <w:vAlign w:val="bottom"/>
                <w:hideMark/>
              </w:tcPr>
            </w:tcPrChange>
          </w:tcPr>
          <w:p w14:paraId="7506DA0C" w14:textId="77777777" w:rsidR="00764EAF" w:rsidRDefault="4A566515">
            <w:pPr>
              <w:rPr>
                <w:ins w:id="18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181" w:author="Author">
              <w:tcPr>
                <w:tcW w:w="1314" w:type="dxa"/>
                <w:tcBorders>
                  <w:top w:val="nil"/>
                  <w:left w:val="nil"/>
                  <w:bottom w:val="nil"/>
                  <w:right w:val="single" w:sz="4" w:space="0" w:color="auto"/>
                </w:tcBorders>
                <w:shd w:val="clear" w:color="auto" w:fill="C6E0B4"/>
                <w:noWrap/>
                <w:vAlign w:val="bottom"/>
                <w:hideMark/>
              </w:tcPr>
            </w:tcPrChange>
          </w:tcPr>
          <w:p w14:paraId="22E7F14D" w14:textId="77777777" w:rsidR="00764EAF" w:rsidRDefault="4A566515">
            <w:pPr>
              <w:rPr>
                <w:ins w:id="182" w:author="Author"/>
                <w:rFonts w:ascii="Calibri" w:hAnsi="Calibri" w:cs="Calibri"/>
                <w:color w:val="000000"/>
                <w:sz w:val="22"/>
                <w:szCs w:val="22"/>
              </w:rPr>
            </w:pPr>
            <w:r w:rsidRPr="58F52DBE">
              <w:rPr>
                <w:rFonts w:ascii="Calibri" w:hAnsi="Calibri" w:cs="Calibri"/>
                <w:color w:val="000000" w:themeColor="text1"/>
                <w:sz w:val="22"/>
                <w:szCs w:val="22"/>
              </w:rPr>
              <w:t>Z1EIREP_LINE</w:t>
            </w:r>
          </w:p>
        </w:tc>
        <w:tc>
          <w:tcPr>
            <w:tcW w:w="1769" w:type="dxa"/>
            <w:tcBorders>
              <w:top w:val="single" w:sz="4" w:space="0" w:color="auto"/>
              <w:left w:val="nil"/>
              <w:bottom w:val="single" w:sz="4" w:space="0" w:color="auto"/>
              <w:right w:val="single" w:sz="4" w:space="0" w:color="auto"/>
            </w:tcBorders>
            <w:shd w:val="clear" w:color="auto" w:fill="C6E0B4"/>
            <w:noWrap/>
            <w:vAlign w:val="bottom"/>
            <w:hideMark/>
            <w:tcPrChange w:id="183" w:author="Author">
              <w:tcPr>
                <w:tcW w:w="1680" w:type="dxa"/>
                <w:tcBorders>
                  <w:top w:val="single" w:sz="4" w:space="0" w:color="auto"/>
                  <w:left w:val="nil"/>
                  <w:bottom w:val="single" w:sz="4" w:space="0" w:color="auto"/>
                  <w:right w:val="single" w:sz="4" w:space="0" w:color="auto"/>
                </w:tcBorders>
                <w:shd w:val="clear" w:color="auto" w:fill="C6E0B4"/>
                <w:noWrap/>
                <w:vAlign w:val="bottom"/>
                <w:hideMark/>
              </w:tcPr>
            </w:tcPrChange>
          </w:tcPr>
          <w:p w14:paraId="3720E307" w14:textId="77777777" w:rsidR="00764EAF" w:rsidRDefault="4A566515">
            <w:pPr>
              <w:rPr>
                <w:ins w:id="184" w:author="Author"/>
                <w:rFonts w:ascii="Calibri" w:hAnsi="Calibri" w:cs="Calibri"/>
                <w:color w:val="000000"/>
                <w:sz w:val="22"/>
                <w:szCs w:val="22"/>
              </w:rPr>
            </w:pPr>
            <w:r w:rsidRPr="58F52DBE">
              <w:rPr>
                <w:rFonts w:ascii="Calibri" w:hAnsi="Calibri" w:cs="Calibri"/>
                <w:color w:val="000000" w:themeColor="text1"/>
                <w:sz w:val="22"/>
                <w:szCs w:val="22"/>
              </w:rPr>
              <w:t>LINE</w:t>
            </w:r>
          </w:p>
        </w:tc>
      </w:tr>
      <w:tr w:rsidR="00764EAF" w14:paraId="36D98724" w14:textId="77777777" w:rsidTr="000F3F97">
        <w:trPr>
          <w:trHeight w:val="288"/>
          <w:ins w:id="185" w:author="Author"/>
          <w:trPrChange w:id="18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87" w:author="Author">
              <w:tcPr>
                <w:tcW w:w="1430" w:type="dxa"/>
                <w:tcBorders>
                  <w:top w:val="nil"/>
                  <w:left w:val="single" w:sz="4" w:space="0" w:color="auto"/>
                  <w:bottom w:val="nil"/>
                  <w:right w:val="single" w:sz="4" w:space="0" w:color="auto"/>
                </w:tcBorders>
                <w:noWrap/>
                <w:vAlign w:val="bottom"/>
                <w:hideMark/>
              </w:tcPr>
            </w:tcPrChange>
          </w:tcPr>
          <w:p w14:paraId="690F144D" w14:textId="77777777" w:rsidR="00764EAF" w:rsidRDefault="4A566515">
            <w:pPr>
              <w:rPr>
                <w:ins w:id="18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89" w:author="Author">
              <w:tcPr>
                <w:tcW w:w="1556" w:type="dxa"/>
                <w:tcBorders>
                  <w:top w:val="nil"/>
                  <w:left w:val="nil"/>
                  <w:bottom w:val="nil"/>
                  <w:right w:val="single" w:sz="4" w:space="0" w:color="auto"/>
                </w:tcBorders>
                <w:noWrap/>
                <w:vAlign w:val="bottom"/>
                <w:hideMark/>
              </w:tcPr>
            </w:tcPrChange>
          </w:tcPr>
          <w:p w14:paraId="028ACA5C" w14:textId="77777777" w:rsidR="00764EAF" w:rsidRDefault="4A566515">
            <w:pPr>
              <w:rPr>
                <w:ins w:id="19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191" w:author="Author">
              <w:tcPr>
                <w:tcW w:w="1314" w:type="dxa"/>
                <w:tcBorders>
                  <w:top w:val="nil"/>
                  <w:left w:val="nil"/>
                  <w:bottom w:val="nil"/>
                  <w:right w:val="single" w:sz="4" w:space="0" w:color="auto"/>
                </w:tcBorders>
                <w:shd w:val="clear" w:color="auto" w:fill="C6E0B4"/>
                <w:noWrap/>
                <w:vAlign w:val="bottom"/>
                <w:hideMark/>
              </w:tcPr>
            </w:tcPrChange>
          </w:tcPr>
          <w:p w14:paraId="2181CC9E" w14:textId="77777777" w:rsidR="00764EAF" w:rsidRDefault="4A566515">
            <w:pPr>
              <w:rPr>
                <w:ins w:id="19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19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0B938ECA" w14:textId="77777777" w:rsidR="00764EAF" w:rsidRDefault="4A566515">
            <w:pPr>
              <w:rPr>
                <w:ins w:id="194" w:author="Author"/>
                <w:rFonts w:ascii="Calibri" w:hAnsi="Calibri" w:cs="Calibri"/>
                <w:color w:val="000000"/>
                <w:sz w:val="22"/>
                <w:szCs w:val="22"/>
              </w:rPr>
            </w:pPr>
            <w:r w:rsidRPr="58F52DBE">
              <w:rPr>
                <w:rFonts w:ascii="Calibri" w:hAnsi="Calibri" w:cs="Calibri"/>
                <w:color w:val="000000" w:themeColor="text1"/>
                <w:sz w:val="22"/>
                <w:szCs w:val="22"/>
              </w:rPr>
              <w:t>INDENT</w:t>
            </w:r>
          </w:p>
        </w:tc>
      </w:tr>
      <w:tr w:rsidR="00764EAF" w14:paraId="3E11DB50" w14:textId="77777777" w:rsidTr="000F3F97">
        <w:trPr>
          <w:trHeight w:val="288"/>
          <w:ins w:id="195" w:author="Author"/>
          <w:trPrChange w:id="19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97" w:author="Author">
              <w:tcPr>
                <w:tcW w:w="1430" w:type="dxa"/>
                <w:tcBorders>
                  <w:top w:val="nil"/>
                  <w:left w:val="single" w:sz="4" w:space="0" w:color="auto"/>
                  <w:bottom w:val="nil"/>
                  <w:right w:val="single" w:sz="4" w:space="0" w:color="auto"/>
                </w:tcBorders>
                <w:noWrap/>
                <w:vAlign w:val="bottom"/>
                <w:hideMark/>
              </w:tcPr>
            </w:tcPrChange>
          </w:tcPr>
          <w:p w14:paraId="52224CEA" w14:textId="77777777" w:rsidR="00764EAF" w:rsidRDefault="4A566515">
            <w:pPr>
              <w:rPr>
                <w:ins w:id="19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99" w:author="Author">
              <w:tcPr>
                <w:tcW w:w="1556" w:type="dxa"/>
                <w:tcBorders>
                  <w:top w:val="nil"/>
                  <w:left w:val="nil"/>
                  <w:bottom w:val="nil"/>
                  <w:right w:val="single" w:sz="4" w:space="0" w:color="auto"/>
                </w:tcBorders>
                <w:noWrap/>
                <w:vAlign w:val="bottom"/>
                <w:hideMark/>
              </w:tcPr>
            </w:tcPrChange>
          </w:tcPr>
          <w:p w14:paraId="08ED88E0" w14:textId="77777777" w:rsidR="00764EAF" w:rsidRDefault="4A566515">
            <w:pPr>
              <w:rPr>
                <w:ins w:id="20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01" w:author="Author">
              <w:tcPr>
                <w:tcW w:w="1314" w:type="dxa"/>
                <w:tcBorders>
                  <w:top w:val="nil"/>
                  <w:left w:val="nil"/>
                  <w:bottom w:val="nil"/>
                  <w:right w:val="single" w:sz="4" w:space="0" w:color="auto"/>
                </w:tcBorders>
                <w:shd w:val="clear" w:color="auto" w:fill="C6E0B4"/>
                <w:noWrap/>
                <w:vAlign w:val="bottom"/>
                <w:hideMark/>
              </w:tcPr>
            </w:tcPrChange>
          </w:tcPr>
          <w:p w14:paraId="1BA8A104" w14:textId="77777777" w:rsidR="00764EAF" w:rsidRDefault="4A566515">
            <w:pPr>
              <w:rPr>
                <w:ins w:id="20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0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2F35CD4D" w14:textId="77777777" w:rsidR="00764EAF" w:rsidRDefault="4A566515">
            <w:pPr>
              <w:rPr>
                <w:ins w:id="204" w:author="Author"/>
                <w:rFonts w:ascii="Calibri" w:hAnsi="Calibri" w:cs="Calibri"/>
                <w:color w:val="000000"/>
                <w:sz w:val="22"/>
                <w:szCs w:val="22"/>
              </w:rPr>
            </w:pPr>
            <w:r w:rsidRPr="58F52DBE">
              <w:rPr>
                <w:rFonts w:ascii="Calibri" w:hAnsi="Calibri" w:cs="Calibri"/>
                <w:color w:val="000000" w:themeColor="text1"/>
                <w:sz w:val="22"/>
                <w:szCs w:val="22"/>
              </w:rPr>
              <w:t>TESTGROUP</w:t>
            </w:r>
          </w:p>
        </w:tc>
      </w:tr>
      <w:tr w:rsidR="00764EAF" w14:paraId="2F70E784" w14:textId="77777777" w:rsidTr="000F3F97">
        <w:trPr>
          <w:trHeight w:val="288"/>
          <w:ins w:id="205" w:author="Author"/>
          <w:trPrChange w:id="20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07" w:author="Author">
              <w:tcPr>
                <w:tcW w:w="1430" w:type="dxa"/>
                <w:tcBorders>
                  <w:top w:val="nil"/>
                  <w:left w:val="single" w:sz="4" w:space="0" w:color="auto"/>
                  <w:bottom w:val="nil"/>
                  <w:right w:val="single" w:sz="4" w:space="0" w:color="auto"/>
                </w:tcBorders>
                <w:noWrap/>
                <w:vAlign w:val="bottom"/>
                <w:hideMark/>
              </w:tcPr>
            </w:tcPrChange>
          </w:tcPr>
          <w:p w14:paraId="4E176BD2" w14:textId="77777777" w:rsidR="00764EAF" w:rsidRDefault="4A566515">
            <w:pPr>
              <w:rPr>
                <w:ins w:id="20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09" w:author="Author">
              <w:tcPr>
                <w:tcW w:w="1556" w:type="dxa"/>
                <w:tcBorders>
                  <w:top w:val="nil"/>
                  <w:left w:val="nil"/>
                  <w:bottom w:val="nil"/>
                  <w:right w:val="single" w:sz="4" w:space="0" w:color="auto"/>
                </w:tcBorders>
                <w:noWrap/>
                <w:vAlign w:val="bottom"/>
                <w:hideMark/>
              </w:tcPr>
            </w:tcPrChange>
          </w:tcPr>
          <w:p w14:paraId="7390365F" w14:textId="77777777" w:rsidR="00764EAF" w:rsidRDefault="4A566515">
            <w:pPr>
              <w:rPr>
                <w:ins w:id="21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11" w:author="Author">
              <w:tcPr>
                <w:tcW w:w="1314" w:type="dxa"/>
                <w:tcBorders>
                  <w:top w:val="nil"/>
                  <w:left w:val="nil"/>
                  <w:bottom w:val="nil"/>
                  <w:right w:val="single" w:sz="4" w:space="0" w:color="auto"/>
                </w:tcBorders>
                <w:shd w:val="clear" w:color="auto" w:fill="C6E0B4"/>
                <w:noWrap/>
                <w:vAlign w:val="bottom"/>
                <w:hideMark/>
              </w:tcPr>
            </w:tcPrChange>
          </w:tcPr>
          <w:p w14:paraId="7E82C79B" w14:textId="77777777" w:rsidR="00764EAF" w:rsidRDefault="4A566515">
            <w:pPr>
              <w:rPr>
                <w:ins w:id="21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1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7A307121" w14:textId="77777777" w:rsidR="00764EAF" w:rsidRDefault="4A566515">
            <w:pPr>
              <w:rPr>
                <w:ins w:id="214" w:author="Author"/>
                <w:rFonts w:ascii="Calibri" w:hAnsi="Calibri" w:cs="Calibri"/>
                <w:color w:val="000000"/>
                <w:sz w:val="22"/>
                <w:szCs w:val="22"/>
              </w:rPr>
            </w:pPr>
            <w:r w:rsidRPr="58F52DBE">
              <w:rPr>
                <w:rFonts w:ascii="Calibri" w:hAnsi="Calibri" w:cs="Calibri"/>
                <w:color w:val="000000" w:themeColor="text1"/>
                <w:sz w:val="22"/>
                <w:szCs w:val="22"/>
              </w:rPr>
              <w:t>TEST</w:t>
            </w:r>
          </w:p>
        </w:tc>
      </w:tr>
      <w:tr w:rsidR="00764EAF" w14:paraId="647927E5" w14:textId="77777777" w:rsidTr="000F3F97">
        <w:trPr>
          <w:trHeight w:val="288"/>
          <w:ins w:id="215" w:author="Author"/>
          <w:trPrChange w:id="216" w:author="Author">
            <w:trPr>
              <w:trHeight w:val="288"/>
            </w:trPr>
          </w:trPrChange>
        </w:trPr>
        <w:tc>
          <w:tcPr>
            <w:tcW w:w="1551" w:type="dxa"/>
            <w:tcBorders>
              <w:top w:val="nil"/>
              <w:left w:val="single" w:sz="4" w:space="0" w:color="auto"/>
              <w:bottom w:val="nil"/>
              <w:right w:val="single" w:sz="4" w:space="0" w:color="auto"/>
            </w:tcBorders>
            <w:noWrap/>
            <w:vAlign w:val="bottom"/>
            <w:tcPrChange w:id="217" w:author="Author">
              <w:tcPr>
                <w:tcW w:w="1430" w:type="dxa"/>
                <w:tcBorders>
                  <w:top w:val="nil"/>
                  <w:left w:val="single" w:sz="4" w:space="0" w:color="auto"/>
                  <w:bottom w:val="nil"/>
                  <w:right w:val="single" w:sz="4" w:space="0" w:color="auto"/>
                </w:tcBorders>
                <w:noWrap/>
                <w:vAlign w:val="bottom"/>
              </w:tcPr>
            </w:tcPrChange>
          </w:tcPr>
          <w:p w14:paraId="7887D184" w14:textId="77777777" w:rsidR="00764EAF" w:rsidRDefault="00764EAF">
            <w:pPr>
              <w:rPr>
                <w:ins w:id="218" w:author="Author"/>
                <w:rFonts w:ascii="Calibri" w:hAnsi="Calibri" w:cs="Calibri"/>
                <w:color w:val="000000"/>
                <w:sz w:val="22"/>
                <w:szCs w:val="22"/>
              </w:rPr>
            </w:pPr>
          </w:p>
        </w:tc>
        <w:tc>
          <w:tcPr>
            <w:tcW w:w="1672" w:type="dxa"/>
            <w:tcBorders>
              <w:top w:val="nil"/>
              <w:left w:val="nil"/>
              <w:bottom w:val="nil"/>
              <w:right w:val="single" w:sz="4" w:space="0" w:color="auto"/>
            </w:tcBorders>
            <w:noWrap/>
            <w:vAlign w:val="bottom"/>
            <w:tcPrChange w:id="219" w:author="Author">
              <w:tcPr>
                <w:tcW w:w="1556" w:type="dxa"/>
                <w:tcBorders>
                  <w:top w:val="nil"/>
                  <w:left w:val="nil"/>
                  <w:bottom w:val="nil"/>
                  <w:right w:val="single" w:sz="4" w:space="0" w:color="auto"/>
                </w:tcBorders>
                <w:noWrap/>
                <w:vAlign w:val="bottom"/>
              </w:tcPr>
            </w:tcPrChange>
          </w:tcPr>
          <w:p w14:paraId="0D7D9AC9" w14:textId="77777777" w:rsidR="00764EAF" w:rsidRDefault="00764EAF">
            <w:pPr>
              <w:rPr>
                <w:ins w:id="220" w:author="Author"/>
                <w:rFonts w:ascii="Calibri" w:hAnsi="Calibri" w:cs="Calibri"/>
                <w:color w:val="000000"/>
                <w:sz w:val="22"/>
                <w:szCs w:val="22"/>
              </w:rPr>
            </w:pPr>
          </w:p>
        </w:tc>
        <w:tc>
          <w:tcPr>
            <w:tcW w:w="1441" w:type="dxa"/>
            <w:tcBorders>
              <w:top w:val="nil"/>
              <w:left w:val="nil"/>
              <w:bottom w:val="nil"/>
              <w:right w:val="single" w:sz="4" w:space="0" w:color="auto"/>
            </w:tcBorders>
            <w:shd w:val="clear" w:color="auto" w:fill="C6E0B4"/>
            <w:noWrap/>
            <w:vAlign w:val="bottom"/>
            <w:tcPrChange w:id="221" w:author="Author">
              <w:tcPr>
                <w:tcW w:w="1314" w:type="dxa"/>
                <w:tcBorders>
                  <w:top w:val="nil"/>
                  <w:left w:val="nil"/>
                  <w:bottom w:val="nil"/>
                  <w:right w:val="single" w:sz="4" w:space="0" w:color="auto"/>
                </w:tcBorders>
                <w:shd w:val="clear" w:color="auto" w:fill="C6E0B4"/>
                <w:noWrap/>
                <w:vAlign w:val="bottom"/>
              </w:tcPr>
            </w:tcPrChange>
          </w:tcPr>
          <w:p w14:paraId="26A7BECD" w14:textId="77777777" w:rsidR="00764EAF" w:rsidRDefault="00764EAF">
            <w:pPr>
              <w:rPr>
                <w:ins w:id="222" w:author="Author"/>
                <w:rFonts w:ascii="Calibri" w:hAnsi="Calibri" w:cs="Calibri"/>
                <w:color w:val="000000"/>
                <w:sz w:val="22"/>
                <w:szCs w:val="22"/>
              </w:rPr>
            </w:pPr>
          </w:p>
        </w:tc>
        <w:tc>
          <w:tcPr>
            <w:tcW w:w="1769" w:type="dxa"/>
            <w:tcBorders>
              <w:top w:val="nil"/>
              <w:left w:val="nil"/>
              <w:bottom w:val="single" w:sz="4" w:space="0" w:color="auto"/>
              <w:right w:val="single" w:sz="4" w:space="0" w:color="auto"/>
            </w:tcBorders>
            <w:shd w:val="clear" w:color="auto" w:fill="C6E0B4"/>
            <w:noWrap/>
            <w:vAlign w:val="bottom"/>
            <w:tcPrChange w:id="223" w:author="Author">
              <w:tcPr>
                <w:tcW w:w="1680" w:type="dxa"/>
                <w:tcBorders>
                  <w:top w:val="nil"/>
                  <w:left w:val="nil"/>
                  <w:bottom w:val="single" w:sz="4" w:space="0" w:color="auto"/>
                  <w:right w:val="single" w:sz="4" w:space="0" w:color="auto"/>
                </w:tcBorders>
                <w:shd w:val="clear" w:color="auto" w:fill="C6E0B4"/>
                <w:noWrap/>
                <w:vAlign w:val="bottom"/>
              </w:tcPr>
            </w:tcPrChange>
          </w:tcPr>
          <w:p w14:paraId="0C4F97A4" w14:textId="556B0D84" w:rsidR="00764EAF" w:rsidRDefault="00692213">
            <w:pPr>
              <w:rPr>
                <w:ins w:id="224" w:author="Author"/>
                <w:rFonts w:ascii="Calibri" w:hAnsi="Calibri" w:cs="Calibri"/>
                <w:color w:val="000000"/>
                <w:sz w:val="22"/>
                <w:szCs w:val="22"/>
              </w:rPr>
            </w:pPr>
            <w:ins w:id="225" w:author="Author">
              <w:r>
                <w:rPr>
                  <w:rFonts w:ascii="Calibri" w:hAnsi="Calibri" w:cs="Calibri"/>
                  <w:color w:val="000000"/>
                  <w:sz w:val="22"/>
                  <w:szCs w:val="22"/>
                </w:rPr>
                <w:t>U_</w:t>
              </w:r>
              <w:r w:rsidR="00764EAF">
                <w:rPr>
                  <w:rFonts w:ascii="Calibri" w:hAnsi="Calibri" w:cs="Calibri"/>
                  <w:color w:val="000000"/>
                  <w:sz w:val="22"/>
                  <w:szCs w:val="22"/>
                </w:rPr>
                <w:t>TEST</w:t>
              </w:r>
              <w:r w:rsidR="00065B9D">
                <w:rPr>
                  <w:rFonts w:ascii="Calibri" w:hAnsi="Calibri" w:cs="Calibri"/>
                  <w:color w:val="000000"/>
                  <w:sz w:val="22"/>
                  <w:szCs w:val="22"/>
                </w:rPr>
                <w:t>_TYPE</w:t>
              </w:r>
            </w:ins>
          </w:p>
        </w:tc>
      </w:tr>
      <w:tr w:rsidR="00EC072C" w14:paraId="6F549D26" w14:textId="77777777" w:rsidTr="000F3F97">
        <w:trPr>
          <w:trHeight w:val="288"/>
          <w:ins w:id="226" w:author="Author"/>
          <w:trPrChange w:id="227" w:author="Author">
            <w:trPr>
              <w:trHeight w:val="288"/>
            </w:trPr>
          </w:trPrChange>
        </w:trPr>
        <w:tc>
          <w:tcPr>
            <w:tcW w:w="1551" w:type="dxa"/>
            <w:tcBorders>
              <w:top w:val="nil"/>
              <w:left w:val="single" w:sz="4" w:space="0" w:color="auto"/>
              <w:bottom w:val="nil"/>
              <w:right w:val="single" w:sz="4" w:space="0" w:color="auto"/>
            </w:tcBorders>
            <w:noWrap/>
            <w:vAlign w:val="bottom"/>
            <w:tcPrChange w:id="228" w:author="Author">
              <w:tcPr>
                <w:tcW w:w="1430" w:type="dxa"/>
                <w:tcBorders>
                  <w:top w:val="nil"/>
                  <w:left w:val="single" w:sz="4" w:space="0" w:color="auto"/>
                  <w:bottom w:val="nil"/>
                  <w:right w:val="single" w:sz="4" w:space="0" w:color="auto"/>
                </w:tcBorders>
                <w:noWrap/>
                <w:vAlign w:val="bottom"/>
              </w:tcPr>
            </w:tcPrChange>
          </w:tcPr>
          <w:p w14:paraId="2855536F" w14:textId="77777777" w:rsidR="00EC072C" w:rsidRDefault="00EC072C">
            <w:pPr>
              <w:rPr>
                <w:ins w:id="229" w:author="Author"/>
                <w:rFonts w:ascii="Calibri" w:hAnsi="Calibri" w:cs="Calibri"/>
                <w:color w:val="000000"/>
                <w:sz w:val="22"/>
                <w:szCs w:val="22"/>
              </w:rPr>
            </w:pPr>
          </w:p>
        </w:tc>
        <w:tc>
          <w:tcPr>
            <w:tcW w:w="1672" w:type="dxa"/>
            <w:tcBorders>
              <w:top w:val="nil"/>
              <w:left w:val="nil"/>
              <w:bottom w:val="nil"/>
              <w:right w:val="single" w:sz="4" w:space="0" w:color="auto"/>
            </w:tcBorders>
            <w:noWrap/>
            <w:vAlign w:val="bottom"/>
            <w:tcPrChange w:id="230" w:author="Author">
              <w:tcPr>
                <w:tcW w:w="1556" w:type="dxa"/>
                <w:tcBorders>
                  <w:top w:val="nil"/>
                  <w:left w:val="nil"/>
                  <w:bottom w:val="nil"/>
                  <w:right w:val="single" w:sz="4" w:space="0" w:color="auto"/>
                </w:tcBorders>
                <w:noWrap/>
                <w:vAlign w:val="bottom"/>
              </w:tcPr>
            </w:tcPrChange>
          </w:tcPr>
          <w:p w14:paraId="6C6E9812" w14:textId="77777777" w:rsidR="00EC072C" w:rsidRDefault="00EC072C">
            <w:pPr>
              <w:rPr>
                <w:ins w:id="231" w:author="Author"/>
                <w:rFonts w:ascii="Calibri" w:hAnsi="Calibri" w:cs="Calibri"/>
                <w:color w:val="000000"/>
                <w:sz w:val="22"/>
                <w:szCs w:val="22"/>
              </w:rPr>
            </w:pPr>
          </w:p>
        </w:tc>
        <w:tc>
          <w:tcPr>
            <w:tcW w:w="1441" w:type="dxa"/>
            <w:tcBorders>
              <w:top w:val="nil"/>
              <w:left w:val="nil"/>
              <w:bottom w:val="nil"/>
              <w:right w:val="single" w:sz="4" w:space="0" w:color="auto"/>
            </w:tcBorders>
            <w:shd w:val="clear" w:color="auto" w:fill="C6E0B4"/>
            <w:noWrap/>
            <w:vAlign w:val="bottom"/>
            <w:tcPrChange w:id="232" w:author="Author">
              <w:tcPr>
                <w:tcW w:w="1314" w:type="dxa"/>
                <w:tcBorders>
                  <w:top w:val="nil"/>
                  <w:left w:val="nil"/>
                  <w:bottom w:val="nil"/>
                  <w:right w:val="single" w:sz="4" w:space="0" w:color="auto"/>
                </w:tcBorders>
                <w:shd w:val="clear" w:color="auto" w:fill="C6E0B4"/>
                <w:noWrap/>
                <w:vAlign w:val="bottom"/>
              </w:tcPr>
            </w:tcPrChange>
          </w:tcPr>
          <w:p w14:paraId="69CCE711" w14:textId="77777777" w:rsidR="00EC072C" w:rsidRDefault="00EC072C">
            <w:pPr>
              <w:rPr>
                <w:ins w:id="233" w:author="Author"/>
                <w:rFonts w:ascii="Calibri" w:hAnsi="Calibri" w:cs="Calibri"/>
                <w:color w:val="000000"/>
                <w:sz w:val="22"/>
                <w:szCs w:val="22"/>
              </w:rPr>
            </w:pPr>
          </w:p>
        </w:tc>
        <w:tc>
          <w:tcPr>
            <w:tcW w:w="1769" w:type="dxa"/>
            <w:tcBorders>
              <w:top w:val="nil"/>
              <w:left w:val="nil"/>
              <w:bottom w:val="single" w:sz="4" w:space="0" w:color="auto"/>
              <w:right w:val="single" w:sz="4" w:space="0" w:color="auto"/>
            </w:tcBorders>
            <w:shd w:val="clear" w:color="auto" w:fill="C6E0B4"/>
            <w:noWrap/>
            <w:vAlign w:val="bottom"/>
            <w:tcPrChange w:id="234" w:author="Author">
              <w:tcPr>
                <w:tcW w:w="1680" w:type="dxa"/>
                <w:tcBorders>
                  <w:top w:val="nil"/>
                  <w:left w:val="nil"/>
                  <w:bottom w:val="single" w:sz="4" w:space="0" w:color="auto"/>
                  <w:right w:val="single" w:sz="4" w:space="0" w:color="auto"/>
                </w:tcBorders>
                <w:shd w:val="clear" w:color="auto" w:fill="C6E0B4"/>
                <w:noWrap/>
                <w:vAlign w:val="bottom"/>
              </w:tcPr>
            </w:tcPrChange>
          </w:tcPr>
          <w:p w14:paraId="74C9732E" w14:textId="1C1DBB4F" w:rsidR="00EC072C" w:rsidRDefault="00EC072C">
            <w:pPr>
              <w:rPr>
                <w:ins w:id="235" w:author="Author"/>
                <w:rFonts w:ascii="Calibri" w:hAnsi="Calibri" w:cs="Calibri"/>
                <w:color w:val="000000"/>
                <w:sz w:val="22"/>
                <w:szCs w:val="22"/>
              </w:rPr>
            </w:pPr>
            <w:ins w:id="236" w:author="Author">
              <w:r w:rsidRPr="58F52DBE">
                <w:rPr>
                  <w:rFonts w:ascii="Calibri" w:hAnsi="Calibri" w:cs="Calibri"/>
                  <w:color w:val="000000" w:themeColor="text1"/>
                  <w:sz w:val="22"/>
                  <w:szCs w:val="22"/>
                </w:rPr>
                <w:t>STAGE_DESC</w:t>
              </w:r>
            </w:ins>
          </w:p>
        </w:tc>
      </w:tr>
      <w:tr w:rsidR="00764EAF" w14:paraId="5114724D" w14:textId="77777777" w:rsidTr="000F3F97">
        <w:trPr>
          <w:trHeight w:val="288"/>
          <w:ins w:id="237" w:author="Author"/>
          <w:trPrChange w:id="238"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39" w:author="Author">
              <w:tcPr>
                <w:tcW w:w="1430" w:type="dxa"/>
                <w:tcBorders>
                  <w:top w:val="nil"/>
                  <w:left w:val="single" w:sz="4" w:space="0" w:color="auto"/>
                  <w:bottom w:val="nil"/>
                  <w:right w:val="single" w:sz="4" w:space="0" w:color="auto"/>
                </w:tcBorders>
                <w:noWrap/>
                <w:vAlign w:val="bottom"/>
                <w:hideMark/>
              </w:tcPr>
            </w:tcPrChange>
          </w:tcPr>
          <w:p w14:paraId="196E756B" w14:textId="77777777" w:rsidR="00764EAF" w:rsidRDefault="4A566515">
            <w:pPr>
              <w:rPr>
                <w:ins w:id="24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41" w:author="Author">
              <w:tcPr>
                <w:tcW w:w="1556" w:type="dxa"/>
                <w:tcBorders>
                  <w:top w:val="nil"/>
                  <w:left w:val="nil"/>
                  <w:bottom w:val="nil"/>
                  <w:right w:val="single" w:sz="4" w:space="0" w:color="auto"/>
                </w:tcBorders>
                <w:noWrap/>
                <w:vAlign w:val="bottom"/>
                <w:hideMark/>
              </w:tcPr>
            </w:tcPrChange>
          </w:tcPr>
          <w:p w14:paraId="3D9B41C5" w14:textId="77777777" w:rsidR="00764EAF" w:rsidRDefault="4A566515">
            <w:pPr>
              <w:rPr>
                <w:ins w:id="24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43" w:author="Author">
              <w:tcPr>
                <w:tcW w:w="1314" w:type="dxa"/>
                <w:tcBorders>
                  <w:top w:val="nil"/>
                  <w:left w:val="nil"/>
                  <w:bottom w:val="nil"/>
                  <w:right w:val="single" w:sz="4" w:space="0" w:color="auto"/>
                </w:tcBorders>
                <w:shd w:val="clear" w:color="auto" w:fill="C6E0B4"/>
                <w:noWrap/>
                <w:vAlign w:val="bottom"/>
                <w:hideMark/>
              </w:tcPr>
            </w:tcPrChange>
          </w:tcPr>
          <w:p w14:paraId="0836E961" w14:textId="77777777" w:rsidR="00764EAF" w:rsidRDefault="4A566515">
            <w:pPr>
              <w:rPr>
                <w:ins w:id="24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4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3DA3D44D" w14:textId="77777777" w:rsidR="00764EAF" w:rsidRDefault="4A566515">
            <w:pPr>
              <w:rPr>
                <w:ins w:id="246" w:author="Author"/>
                <w:rFonts w:ascii="Calibri" w:hAnsi="Calibri" w:cs="Calibri"/>
                <w:color w:val="000000"/>
                <w:sz w:val="22"/>
                <w:szCs w:val="22"/>
              </w:rPr>
            </w:pPr>
            <w:r w:rsidRPr="58F52DBE">
              <w:rPr>
                <w:rFonts w:ascii="Calibri" w:hAnsi="Calibri" w:cs="Calibri"/>
                <w:color w:val="000000" w:themeColor="text1"/>
                <w:sz w:val="22"/>
                <w:szCs w:val="22"/>
              </w:rPr>
              <w:t>SPEC</w:t>
            </w:r>
          </w:p>
        </w:tc>
      </w:tr>
      <w:tr w:rsidR="00764EAF" w14:paraId="60C9678B" w14:textId="77777777" w:rsidTr="000F3F97">
        <w:trPr>
          <w:trHeight w:val="288"/>
          <w:ins w:id="247" w:author="Author"/>
          <w:trPrChange w:id="248"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49" w:author="Author">
              <w:tcPr>
                <w:tcW w:w="1430" w:type="dxa"/>
                <w:tcBorders>
                  <w:top w:val="nil"/>
                  <w:left w:val="single" w:sz="4" w:space="0" w:color="auto"/>
                  <w:bottom w:val="nil"/>
                  <w:right w:val="single" w:sz="4" w:space="0" w:color="auto"/>
                </w:tcBorders>
                <w:noWrap/>
                <w:vAlign w:val="bottom"/>
                <w:hideMark/>
              </w:tcPr>
            </w:tcPrChange>
          </w:tcPr>
          <w:p w14:paraId="1871D622" w14:textId="77777777" w:rsidR="00764EAF" w:rsidRDefault="4A566515">
            <w:pPr>
              <w:rPr>
                <w:ins w:id="25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51" w:author="Author">
              <w:tcPr>
                <w:tcW w:w="1556" w:type="dxa"/>
                <w:tcBorders>
                  <w:top w:val="nil"/>
                  <w:left w:val="nil"/>
                  <w:bottom w:val="nil"/>
                  <w:right w:val="single" w:sz="4" w:space="0" w:color="auto"/>
                </w:tcBorders>
                <w:noWrap/>
                <w:vAlign w:val="bottom"/>
                <w:hideMark/>
              </w:tcPr>
            </w:tcPrChange>
          </w:tcPr>
          <w:p w14:paraId="623087E1" w14:textId="77777777" w:rsidR="00764EAF" w:rsidRDefault="4A566515">
            <w:pPr>
              <w:rPr>
                <w:ins w:id="25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53" w:author="Author">
              <w:tcPr>
                <w:tcW w:w="1314" w:type="dxa"/>
                <w:tcBorders>
                  <w:top w:val="nil"/>
                  <w:left w:val="nil"/>
                  <w:bottom w:val="nil"/>
                  <w:right w:val="single" w:sz="4" w:space="0" w:color="auto"/>
                </w:tcBorders>
                <w:shd w:val="clear" w:color="auto" w:fill="C6E0B4"/>
                <w:noWrap/>
                <w:vAlign w:val="bottom"/>
                <w:hideMark/>
              </w:tcPr>
            </w:tcPrChange>
          </w:tcPr>
          <w:p w14:paraId="7AD99F0C" w14:textId="77777777" w:rsidR="00764EAF" w:rsidRDefault="4A566515">
            <w:pPr>
              <w:rPr>
                <w:ins w:id="25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5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09B7872C" w14:textId="77777777" w:rsidR="00764EAF" w:rsidRDefault="4A566515">
            <w:pPr>
              <w:rPr>
                <w:ins w:id="256" w:author="Author"/>
                <w:rFonts w:ascii="Calibri" w:hAnsi="Calibri" w:cs="Calibri"/>
                <w:color w:val="000000"/>
                <w:sz w:val="22"/>
                <w:szCs w:val="22"/>
              </w:rPr>
            </w:pPr>
            <w:r w:rsidRPr="58F52DBE">
              <w:rPr>
                <w:rFonts w:ascii="Calibri" w:hAnsi="Calibri" w:cs="Calibri"/>
                <w:color w:val="000000" w:themeColor="text1"/>
                <w:sz w:val="22"/>
                <w:szCs w:val="22"/>
              </w:rPr>
              <w:t>RESULT</w:t>
            </w:r>
          </w:p>
        </w:tc>
      </w:tr>
      <w:tr w:rsidR="00764EAF" w14:paraId="08873EEB" w14:textId="77777777" w:rsidTr="000F3F97">
        <w:trPr>
          <w:trHeight w:val="288"/>
          <w:ins w:id="257" w:author="Author"/>
          <w:trPrChange w:id="258" w:author="Author">
            <w:trPr>
              <w:trHeight w:val="288"/>
            </w:trPr>
          </w:trPrChange>
        </w:trPr>
        <w:tc>
          <w:tcPr>
            <w:tcW w:w="1551" w:type="dxa"/>
            <w:tcBorders>
              <w:top w:val="nil"/>
              <w:left w:val="single" w:sz="4" w:space="0" w:color="auto"/>
              <w:bottom w:val="single" w:sz="4" w:space="0" w:color="auto"/>
              <w:right w:val="single" w:sz="4" w:space="0" w:color="auto"/>
            </w:tcBorders>
            <w:noWrap/>
            <w:vAlign w:val="bottom"/>
            <w:hideMark/>
            <w:tcPrChange w:id="259" w:author="Author">
              <w:tcPr>
                <w:tcW w:w="1430" w:type="dxa"/>
                <w:tcBorders>
                  <w:top w:val="nil"/>
                  <w:left w:val="single" w:sz="4" w:space="0" w:color="auto"/>
                  <w:bottom w:val="single" w:sz="4" w:space="0" w:color="auto"/>
                  <w:right w:val="single" w:sz="4" w:space="0" w:color="auto"/>
                </w:tcBorders>
                <w:noWrap/>
                <w:vAlign w:val="bottom"/>
                <w:hideMark/>
              </w:tcPr>
            </w:tcPrChange>
          </w:tcPr>
          <w:p w14:paraId="2996210E" w14:textId="77777777" w:rsidR="00764EAF" w:rsidRDefault="4A566515">
            <w:pPr>
              <w:rPr>
                <w:ins w:id="26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single" w:sz="4" w:space="0" w:color="auto"/>
              <w:right w:val="single" w:sz="4" w:space="0" w:color="auto"/>
            </w:tcBorders>
            <w:noWrap/>
            <w:vAlign w:val="bottom"/>
            <w:hideMark/>
            <w:tcPrChange w:id="261" w:author="Author">
              <w:tcPr>
                <w:tcW w:w="1556" w:type="dxa"/>
                <w:tcBorders>
                  <w:top w:val="nil"/>
                  <w:left w:val="nil"/>
                  <w:bottom w:val="single" w:sz="4" w:space="0" w:color="auto"/>
                  <w:right w:val="single" w:sz="4" w:space="0" w:color="auto"/>
                </w:tcBorders>
                <w:noWrap/>
                <w:vAlign w:val="bottom"/>
                <w:hideMark/>
              </w:tcPr>
            </w:tcPrChange>
          </w:tcPr>
          <w:p w14:paraId="7F7EDC97" w14:textId="77777777" w:rsidR="00764EAF" w:rsidRDefault="4A566515">
            <w:pPr>
              <w:rPr>
                <w:ins w:id="26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single" w:sz="4" w:space="0" w:color="auto"/>
              <w:right w:val="single" w:sz="4" w:space="0" w:color="auto"/>
            </w:tcBorders>
            <w:shd w:val="clear" w:color="auto" w:fill="C6E0B4"/>
            <w:noWrap/>
            <w:vAlign w:val="bottom"/>
            <w:hideMark/>
            <w:tcPrChange w:id="263" w:author="Author">
              <w:tcPr>
                <w:tcW w:w="1314" w:type="dxa"/>
                <w:tcBorders>
                  <w:top w:val="nil"/>
                  <w:left w:val="nil"/>
                  <w:bottom w:val="single" w:sz="4" w:space="0" w:color="auto"/>
                  <w:right w:val="single" w:sz="4" w:space="0" w:color="auto"/>
                </w:tcBorders>
                <w:shd w:val="clear" w:color="auto" w:fill="C6E0B4"/>
                <w:noWrap/>
                <w:vAlign w:val="bottom"/>
                <w:hideMark/>
              </w:tcPr>
            </w:tcPrChange>
          </w:tcPr>
          <w:p w14:paraId="40E18A23" w14:textId="77777777" w:rsidR="00764EAF" w:rsidRDefault="4A566515">
            <w:pPr>
              <w:rPr>
                <w:ins w:id="26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6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277D2F2B" w14:textId="77777777" w:rsidR="00764EAF" w:rsidRDefault="4A566515">
            <w:pPr>
              <w:rPr>
                <w:ins w:id="266" w:author="Author"/>
                <w:rFonts w:ascii="Calibri" w:hAnsi="Calibri" w:cs="Calibri"/>
                <w:color w:val="000000"/>
                <w:sz w:val="22"/>
                <w:szCs w:val="22"/>
              </w:rPr>
            </w:pPr>
            <w:r w:rsidRPr="58F52DBE">
              <w:rPr>
                <w:rFonts w:ascii="Calibri" w:hAnsi="Calibri" w:cs="Calibri"/>
                <w:color w:val="000000" w:themeColor="text1"/>
                <w:sz w:val="22"/>
                <w:szCs w:val="22"/>
              </w:rPr>
              <w:t>METHOD</w:t>
            </w:r>
          </w:p>
        </w:tc>
      </w:tr>
    </w:tbl>
    <w:p w14:paraId="109098D4" w14:textId="3249C17B" w:rsidR="0029176E" w:rsidRDefault="0029176E" w:rsidP="006E79E5">
      <w:pPr>
        <w:rPr>
          <w:ins w:id="267" w:author="Author"/>
        </w:rPr>
      </w:pPr>
    </w:p>
    <w:p w14:paraId="010D702B" w14:textId="5BC9B590" w:rsidR="006E79E5" w:rsidRDefault="364B40CE">
      <w:pPr>
        <w:pStyle w:val="ListParagraph"/>
        <w:numPr>
          <w:ilvl w:val="0"/>
          <w:numId w:val="35"/>
        </w:numPr>
        <w:rPr>
          <w:ins w:id="268" w:author="Author"/>
        </w:rPr>
        <w:pPrChange w:id="269" w:author="Author">
          <w:pPr>
            <w:pStyle w:val="ListParagraph"/>
            <w:numPr>
              <w:numId w:val="28"/>
            </w:numPr>
            <w:ind w:hanging="360"/>
          </w:pPr>
        </w:pPrChange>
      </w:pPr>
      <w:ins w:id="270" w:author="Author">
        <w:r>
          <w:t xml:space="preserve">Delete any lines in ZQM_LIMS_COA_DATA, Where COA_INSP_LOT = </w:t>
        </w:r>
        <w:r w:rsidR="6A4AD8C2">
          <w:t>I</w:t>
        </w:r>
        <w:r>
          <w:t>Doc CoA Inspection Lot</w:t>
        </w:r>
        <w:r w:rsidR="24890B0F">
          <w:t xml:space="preserve"> </w:t>
        </w:r>
        <w:r w:rsidR="7129F7E0">
          <w:t xml:space="preserve">and </w:t>
        </w:r>
        <w:r w:rsidR="009257A1">
          <w:t xml:space="preserve">ZGLIMS_INSP_LOT </w:t>
        </w:r>
        <w:r w:rsidR="05861D57">
          <w:t xml:space="preserve">= </w:t>
        </w:r>
        <w:proofErr w:type="spellStart"/>
        <w:r w:rsidR="05861D57">
          <w:t>Idoc</w:t>
        </w:r>
        <w:proofErr w:type="spellEnd"/>
        <w:r w:rsidR="05861D57">
          <w:t xml:space="preserve"> </w:t>
        </w:r>
        <w:r w:rsidR="009257A1">
          <w:t xml:space="preserve">ZGLIMS_INSP_LOT </w:t>
        </w:r>
      </w:ins>
    </w:p>
    <w:p w14:paraId="75EA95B3" w14:textId="77777777" w:rsidR="004F5A35" w:rsidRDefault="004F5A35">
      <w:pPr>
        <w:rPr>
          <w:ins w:id="271" w:author="Author"/>
        </w:rPr>
      </w:pPr>
    </w:p>
    <w:p w14:paraId="1270B470" w14:textId="78E14A41" w:rsidR="009D1782" w:rsidRDefault="009D1782" w:rsidP="009D1782">
      <w:pPr>
        <w:rPr>
          <w:ins w:id="272" w:author="Author"/>
        </w:rPr>
      </w:pPr>
      <w:ins w:id="273" w:author="Author">
        <w:r>
          <w:t xml:space="preserve">End of </w:t>
        </w:r>
        <w:r w:rsidRPr="00F82EEC">
          <w:t>CRQ000010003494</w:t>
        </w:r>
      </w:ins>
    </w:p>
    <w:p w14:paraId="73484CAC" w14:textId="2CC06367" w:rsidR="009D1782" w:rsidDel="00E6699A" w:rsidRDefault="009D1782" w:rsidP="002D121D">
      <w:pPr>
        <w:rPr>
          <w:del w:id="274" w:author="Author"/>
          <w:rFonts w:ascii="Courier New" w:hAnsi="Courier New" w:cs="Courier New"/>
        </w:rPr>
      </w:pPr>
    </w:p>
    <w:p w14:paraId="54C2CDFF" w14:textId="759FA09E" w:rsidR="00B05E5F" w:rsidRPr="001033AC" w:rsidRDefault="002D121D" w:rsidP="002D121D">
      <w:pPr>
        <w:pStyle w:val="Heading2"/>
      </w:pPr>
      <w:r>
        <w:br w:type="page"/>
      </w:r>
      <w:r w:rsidR="00B05E5F" w:rsidRPr="001033AC">
        <w:lastRenderedPageBreak/>
        <w:t>Translation</w:t>
      </w:r>
      <w:bookmarkEnd w:id="113"/>
    </w:p>
    <w:p w14:paraId="37C243AB" w14:textId="77777777" w:rsidR="002D121D" w:rsidRPr="002D121D" w:rsidRDefault="002D121D" w:rsidP="002D121D">
      <w:pPr>
        <w:pStyle w:val="paragpaph1"/>
        <w:ind w:left="0"/>
        <w:rPr>
          <w:i/>
          <w:color w:val="000000" w:themeColor="text1"/>
        </w:rPr>
      </w:pPr>
      <w:r w:rsidRPr="002D121D">
        <w:rPr>
          <w:i/>
          <w:color w:val="000000" w:themeColor="text1"/>
        </w:rPr>
        <w:t>N/A</w:t>
      </w:r>
    </w:p>
    <w:p w14:paraId="0E011337" w14:textId="77777777" w:rsidR="00B05E5F" w:rsidRDefault="00B05E5F" w:rsidP="00D572D1"/>
    <w:p w14:paraId="68221D9A" w14:textId="77777777" w:rsidR="00E91885" w:rsidRDefault="00FC5EE6" w:rsidP="00E91885">
      <w:pPr>
        <w:pStyle w:val="Heading2"/>
      </w:pPr>
      <w:bookmarkStart w:id="275" w:name="_Toc460582199"/>
      <w:r>
        <w:t>High level t</w:t>
      </w:r>
      <w:r w:rsidR="00E91885">
        <w:t xml:space="preserve">est </w:t>
      </w:r>
      <w:r w:rsidR="00FE3932">
        <w:t>scenario</w:t>
      </w:r>
      <w:bookmarkEnd w:id="275"/>
    </w:p>
    <w:p w14:paraId="2D911803" w14:textId="77777777" w:rsidR="002D121D" w:rsidRDefault="002D121D" w:rsidP="002D121D">
      <w:pPr>
        <w:numPr>
          <w:ilvl w:val="0"/>
          <w:numId w:val="28"/>
        </w:numPr>
      </w:pPr>
      <w:bookmarkStart w:id="276" w:name="_Toc460582200"/>
      <w:bookmarkStart w:id="277" w:name="_Toc78686520"/>
      <w:r>
        <w:t xml:space="preserve">Process an inbound </w:t>
      </w:r>
      <w:proofErr w:type="spellStart"/>
      <w:r>
        <w:t>iDoC</w:t>
      </w:r>
      <w:proofErr w:type="spellEnd"/>
      <w:r>
        <w:t xml:space="preserve"> Coa Data Reply</w:t>
      </w:r>
    </w:p>
    <w:p w14:paraId="32530514" w14:textId="77777777" w:rsidR="002D121D" w:rsidRDefault="002D121D" w:rsidP="002D121D">
      <w:pPr>
        <w:numPr>
          <w:ilvl w:val="1"/>
          <w:numId w:val="28"/>
        </w:numPr>
        <w:rPr>
          <w:ins w:id="278" w:author="Author"/>
        </w:rPr>
      </w:pPr>
      <w:r>
        <w:t>Verify the CoA data table is correctly populated</w:t>
      </w:r>
    </w:p>
    <w:p w14:paraId="4A393854" w14:textId="77777777" w:rsidR="00454F3A" w:rsidRDefault="00454F3A" w:rsidP="00454F3A">
      <w:pPr>
        <w:rPr>
          <w:ins w:id="279" w:author="Author"/>
        </w:rPr>
      </w:pPr>
    </w:p>
    <w:p w14:paraId="24330A1A" w14:textId="7C644F7B" w:rsidR="00454F3A" w:rsidRDefault="203C6D70">
      <w:pPr>
        <w:rPr>
          <w:ins w:id="280" w:author="Author"/>
        </w:rPr>
        <w:pPrChange w:id="281" w:author="Author">
          <w:pPr>
            <w:pStyle w:val="ListParagraph"/>
            <w:numPr>
              <w:numId w:val="28"/>
            </w:numPr>
            <w:ind w:hanging="360"/>
          </w:pPr>
        </w:pPrChange>
      </w:pPr>
      <w:ins w:id="282" w:author="Author">
        <w:r>
          <w:t>Start of CRQ000010003494</w:t>
        </w:r>
      </w:ins>
    </w:p>
    <w:p w14:paraId="111813D8" w14:textId="77777777" w:rsidR="00454F3A" w:rsidRDefault="00454F3A" w:rsidP="00454F3A">
      <w:pPr>
        <w:rPr>
          <w:ins w:id="283" w:author="Author"/>
        </w:rPr>
      </w:pPr>
    </w:p>
    <w:p w14:paraId="417B9FAD" w14:textId="0F36EDFA" w:rsidR="00454F3A" w:rsidRDefault="008A7F87">
      <w:pPr>
        <w:pStyle w:val="ListParagraph"/>
        <w:numPr>
          <w:ilvl w:val="0"/>
          <w:numId w:val="28"/>
        </w:numPr>
        <w:rPr>
          <w:ins w:id="284" w:author="Author"/>
        </w:rPr>
        <w:pPrChange w:id="285" w:author="Author">
          <w:pPr/>
        </w:pPrChange>
      </w:pPr>
      <w:ins w:id="286" w:author="Author">
        <w:r>
          <w:t xml:space="preserve">Verify CoA data table </w:t>
        </w:r>
        <w:r w:rsidR="0068650A">
          <w:t>populated correctly with Test Type and Stage description field values</w:t>
        </w:r>
      </w:ins>
    </w:p>
    <w:p w14:paraId="241FF5A5" w14:textId="77777777" w:rsidR="00454F3A" w:rsidRDefault="00454F3A" w:rsidP="00454F3A">
      <w:pPr>
        <w:rPr>
          <w:ins w:id="287" w:author="Author"/>
        </w:rPr>
      </w:pPr>
      <w:ins w:id="288" w:author="Author">
        <w:r>
          <w:t xml:space="preserve">End of </w:t>
        </w:r>
        <w:r w:rsidRPr="00F82EEC">
          <w:t>CRQ000010003494</w:t>
        </w:r>
      </w:ins>
    </w:p>
    <w:p w14:paraId="4AC935C0" w14:textId="77777777" w:rsidR="00454F3A" w:rsidRDefault="00454F3A">
      <w:pPr>
        <w:pPrChange w:id="289" w:author="Author">
          <w:pPr>
            <w:numPr>
              <w:ilvl w:val="1"/>
              <w:numId w:val="28"/>
            </w:numPr>
            <w:ind w:left="1440" w:hanging="360"/>
          </w:pPr>
        </w:pPrChange>
      </w:pPr>
    </w:p>
    <w:p w14:paraId="68221D9E" w14:textId="77777777" w:rsidR="002236AC" w:rsidRPr="00E71B7C" w:rsidRDefault="6D199AFF" w:rsidP="00D14FB6">
      <w:pPr>
        <w:pStyle w:val="Heading1"/>
      </w:pPr>
      <w:r>
        <w:t xml:space="preserve">Unit INPUT / OUTPUT &amp; Settings </w:t>
      </w:r>
      <w:bookmarkEnd w:id="276"/>
      <w:bookmarkEnd w:id="277"/>
    </w:p>
    <w:p w14:paraId="052339D5" w14:textId="25E5EC22" w:rsidR="6D199AFF" w:rsidRDefault="6D199AFF" w:rsidP="6D199AFF">
      <w:r>
        <w:t>N/A</w:t>
      </w:r>
    </w:p>
    <w:p w14:paraId="53583FA0" w14:textId="77777777" w:rsidR="001423E6" w:rsidRDefault="001423E6" w:rsidP="001423E6">
      <w:pPr>
        <w:pStyle w:val="Heading2"/>
        <w:numPr>
          <w:ilvl w:val="1"/>
          <w:numId w:val="29"/>
        </w:numPr>
      </w:pPr>
      <w:bookmarkStart w:id="290" w:name="_Toc454979096"/>
      <w:bookmarkStart w:id="291" w:name="_Toc78686522"/>
      <w:bookmarkStart w:id="292" w:name="_Toc460582201"/>
      <w:r>
        <w:t>Process a CoA Reply</w:t>
      </w:r>
      <w:bookmarkEnd w:id="290"/>
    </w:p>
    <w:p w14:paraId="7B8DC74C" w14:textId="77777777" w:rsidR="001423E6" w:rsidRDefault="001423E6" w:rsidP="001423E6">
      <w:pPr>
        <w:pStyle w:val="Heading3"/>
        <w:numPr>
          <w:ilvl w:val="2"/>
          <w:numId w:val="29"/>
        </w:numPr>
        <w:spacing w:before="240"/>
      </w:pPr>
      <w:r>
        <w:t>Input</w:t>
      </w:r>
    </w:p>
    <w:p w14:paraId="0923AE37" w14:textId="77777777" w:rsidR="001423E6" w:rsidRDefault="001423E6" w:rsidP="001423E6">
      <w:pPr>
        <w:rPr>
          <w:b/>
        </w:rPr>
      </w:pPr>
      <w:proofErr w:type="spellStart"/>
      <w:r>
        <w:rPr>
          <w:b/>
        </w:rPr>
        <w:t>iDoc</w:t>
      </w:r>
      <w:proofErr w:type="spellEnd"/>
      <w:r>
        <w:rPr>
          <w:b/>
        </w:rPr>
        <w:t xml:space="preserve"> CoA Data Reply</w:t>
      </w:r>
    </w:p>
    <w:p w14:paraId="38DF3458" w14:textId="77777777" w:rsidR="001423E6" w:rsidRDefault="001423E6" w:rsidP="001423E6">
      <w:r>
        <w:t>CoA Inspection lot</w:t>
      </w:r>
      <w:r>
        <w:tab/>
      </w:r>
      <w:r>
        <w:tab/>
        <w:t>NUMC 12</w:t>
      </w:r>
    </w:p>
    <w:p w14:paraId="65E7EEEE" w14:textId="77777777" w:rsidR="001423E6" w:rsidRDefault="001423E6" w:rsidP="001423E6">
      <w:r>
        <w:t>GLIMS Inspection lot</w:t>
      </w:r>
      <w:r>
        <w:tab/>
      </w:r>
      <w:r>
        <w:tab/>
        <w:t>NUMC 12</w:t>
      </w:r>
    </w:p>
    <w:p w14:paraId="0DC60DEF" w14:textId="77777777" w:rsidR="001423E6" w:rsidRDefault="001423E6" w:rsidP="001423E6">
      <w:pPr>
        <w:ind w:firstLine="720"/>
      </w:pPr>
      <w:r>
        <w:t>GRADE</w:t>
      </w:r>
      <w:r>
        <w:tab/>
      </w:r>
      <w:r>
        <w:tab/>
      </w:r>
      <w:r>
        <w:tab/>
        <w:t>CHAR 16</w:t>
      </w:r>
    </w:p>
    <w:p w14:paraId="02114BC4" w14:textId="77777777" w:rsidR="001423E6" w:rsidRDefault="001423E6" w:rsidP="001423E6">
      <w:pPr>
        <w:ind w:firstLine="720"/>
      </w:pPr>
      <w:r>
        <w:tab/>
        <w:t>LINES</w:t>
      </w:r>
    </w:p>
    <w:p w14:paraId="6C944BAF" w14:textId="77777777" w:rsidR="001423E6" w:rsidRDefault="001423E6" w:rsidP="001423E6">
      <w:pPr>
        <w:ind w:left="1440" w:firstLine="720"/>
      </w:pPr>
      <w:r>
        <w:t xml:space="preserve">LINE </w:t>
      </w:r>
      <w:r>
        <w:tab/>
      </w:r>
      <w:r>
        <w:tab/>
        <w:t>NUMC 3</w:t>
      </w:r>
    </w:p>
    <w:p w14:paraId="10285C3C" w14:textId="77777777" w:rsidR="001423E6" w:rsidRDefault="001423E6" w:rsidP="001423E6">
      <w:pPr>
        <w:ind w:left="1440" w:firstLine="720"/>
      </w:pPr>
      <w:r>
        <w:t>INDENT</w:t>
      </w:r>
      <w:r>
        <w:tab/>
        <w:t>NUMC 3</w:t>
      </w:r>
    </w:p>
    <w:p w14:paraId="77672450" w14:textId="77777777" w:rsidR="001423E6" w:rsidRDefault="001423E6" w:rsidP="001423E6">
      <w:pPr>
        <w:ind w:left="1440" w:firstLine="720"/>
      </w:pPr>
      <w:r>
        <w:t>TESTGROUP</w:t>
      </w:r>
      <w:r>
        <w:tab/>
        <w:t>CHAR 100</w:t>
      </w:r>
    </w:p>
    <w:p w14:paraId="4AE90BF2" w14:textId="77777777" w:rsidR="001423E6" w:rsidRDefault="001423E6" w:rsidP="001423E6">
      <w:pPr>
        <w:ind w:firstLine="720"/>
      </w:pPr>
      <w:r>
        <w:tab/>
      </w:r>
      <w:r>
        <w:tab/>
        <w:t>TEST</w:t>
      </w:r>
      <w:r>
        <w:tab/>
      </w:r>
      <w:r>
        <w:tab/>
        <w:t>CHAR 100</w:t>
      </w:r>
    </w:p>
    <w:p w14:paraId="697C188E" w14:textId="77777777" w:rsidR="001423E6" w:rsidRDefault="001423E6" w:rsidP="001423E6">
      <w:pPr>
        <w:ind w:firstLine="720"/>
      </w:pPr>
      <w:r>
        <w:tab/>
      </w:r>
      <w:r>
        <w:tab/>
        <w:t>SPEC</w:t>
      </w:r>
      <w:r>
        <w:tab/>
      </w:r>
      <w:r>
        <w:tab/>
        <w:t>CHAR 400</w:t>
      </w:r>
    </w:p>
    <w:p w14:paraId="58C6F107" w14:textId="77777777" w:rsidR="001423E6" w:rsidRDefault="001423E6" w:rsidP="001423E6">
      <w:pPr>
        <w:ind w:firstLine="720"/>
      </w:pPr>
      <w:r>
        <w:tab/>
      </w:r>
      <w:r>
        <w:tab/>
        <w:t>RESULT</w:t>
      </w:r>
      <w:r>
        <w:tab/>
        <w:t>CHAR 100</w:t>
      </w:r>
    </w:p>
    <w:p w14:paraId="63197388" w14:textId="77777777" w:rsidR="001423E6" w:rsidRDefault="001423E6" w:rsidP="001423E6">
      <w:pPr>
        <w:ind w:firstLine="720"/>
      </w:pPr>
      <w:r>
        <w:tab/>
      </w:r>
      <w:r>
        <w:tab/>
        <w:t>METHOD</w:t>
      </w:r>
      <w:r>
        <w:tab/>
        <w:t>CHAR 100</w:t>
      </w:r>
    </w:p>
    <w:p w14:paraId="62720803" w14:textId="77777777" w:rsidR="001423E6" w:rsidRDefault="001423E6" w:rsidP="001423E6">
      <w:pPr>
        <w:ind w:firstLine="720"/>
      </w:pPr>
      <w:r>
        <w:tab/>
        <w:t>…</w:t>
      </w:r>
    </w:p>
    <w:p w14:paraId="4BAA529A" w14:textId="77777777" w:rsidR="001423E6" w:rsidRDefault="001423E6" w:rsidP="001423E6">
      <w:pPr>
        <w:ind w:firstLine="720"/>
      </w:pPr>
      <w:r>
        <w:t>…</w:t>
      </w:r>
    </w:p>
    <w:p w14:paraId="602FACEB" w14:textId="77777777" w:rsidR="001423E6" w:rsidRDefault="001423E6" w:rsidP="001423E6"/>
    <w:p w14:paraId="20099E72" w14:textId="77777777" w:rsidR="001423E6" w:rsidRDefault="001423E6" w:rsidP="001423E6">
      <w:r>
        <w:t xml:space="preserve">GRADE </w:t>
      </w:r>
      <w:r>
        <w:tab/>
        <w:t>External or internal specification from Labware</w:t>
      </w:r>
    </w:p>
    <w:p w14:paraId="2C10448C" w14:textId="77777777" w:rsidR="001423E6" w:rsidRDefault="001423E6" w:rsidP="001423E6">
      <w:r>
        <w:t>LINE</w:t>
      </w:r>
      <w:r>
        <w:tab/>
      </w:r>
      <w:r>
        <w:tab/>
        <w:t>Sort sequence of line to be printed</w:t>
      </w:r>
    </w:p>
    <w:p w14:paraId="07226D21" w14:textId="77777777" w:rsidR="001423E6" w:rsidRDefault="001423E6" w:rsidP="001423E6">
      <w:r>
        <w:t>INDENT</w:t>
      </w:r>
      <w:r>
        <w:tab/>
        <w:t>meaning :</w:t>
      </w:r>
    </w:p>
    <w:p w14:paraId="4EC13C4A" w14:textId="77777777" w:rsidR="001423E6" w:rsidRDefault="001423E6" w:rsidP="001423E6">
      <w:pPr>
        <w:ind w:left="720" w:firstLine="720"/>
      </w:pPr>
      <w:r>
        <w:t>0 print TEST Bold, SPEC, RESULT + newline</w:t>
      </w:r>
    </w:p>
    <w:p w14:paraId="6632D0A7" w14:textId="77777777" w:rsidR="001423E6" w:rsidRDefault="001423E6" w:rsidP="001423E6">
      <w:r>
        <w:tab/>
      </w:r>
      <w:r>
        <w:tab/>
        <w:t>1 Print TESTGROUP Bold + new line</w:t>
      </w:r>
    </w:p>
    <w:p w14:paraId="467B747A" w14:textId="77777777" w:rsidR="001423E6" w:rsidRDefault="001423E6" w:rsidP="001423E6">
      <w:pPr>
        <w:rPr>
          <w:ins w:id="293" w:author="Author"/>
        </w:rPr>
      </w:pPr>
      <w:r>
        <w:tab/>
      </w:r>
      <w:r>
        <w:tab/>
        <w:t>2 Tab Print TEST not Bold, SPEC, RESULT + new line</w:t>
      </w:r>
    </w:p>
    <w:p w14:paraId="012FBD2C" w14:textId="77777777" w:rsidR="00586717" w:rsidRDefault="00586717" w:rsidP="001423E6">
      <w:pPr>
        <w:rPr>
          <w:ins w:id="294" w:author="Author"/>
        </w:rPr>
      </w:pPr>
    </w:p>
    <w:p w14:paraId="27B2CFBB" w14:textId="77777777" w:rsidR="00586717" w:rsidRDefault="00586717" w:rsidP="00586717">
      <w:pPr>
        <w:rPr>
          <w:ins w:id="295" w:author="Author"/>
        </w:rPr>
      </w:pPr>
      <w:ins w:id="296" w:author="Author">
        <w:r>
          <w:t xml:space="preserve">Start of </w:t>
        </w:r>
        <w:r w:rsidRPr="00F82EEC">
          <w:t>CRQ000010003494</w:t>
        </w:r>
      </w:ins>
    </w:p>
    <w:p w14:paraId="11D80F54" w14:textId="77777777" w:rsidR="00586717" w:rsidRDefault="00586717" w:rsidP="00586717">
      <w:pPr>
        <w:rPr>
          <w:ins w:id="297" w:author="Author"/>
        </w:rPr>
      </w:pPr>
    </w:p>
    <w:p w14:paraId="4AD66AC4" w14:textId="77777777" w:rsidR="00AB59E2" w:rsidRDefault="00AB59E2" w:rsidP="00AB59E2">
      <w:pPr>
        <w:rPr>
          <w:ins w:id="298" w:author="Author"/>
        </w:rPr>
      </w:pPr>
      <w:ins w:id="299" w:author="Author">
        <w:r>
          <w:t>CoA Inspection lot</w:t>
        </w:r>
        <w:r>
          <w:tab/>
        </w:r>
        <w:r>
          <w:tab/>
          <w:t>NUMC 12</w:t>
        </w:r>
      </w:ins>
    </w:p>
    <w:p w14:paraId="1ECACB9B" w14:textId="77777777" w:rsidR="00AB59E2" w:rsidRDefault="00AB59E2" w:rsidP="00AB59E2">
      <w:pPr>
        <w:rPr>
          <w:ins w:id="300" w:author="Author"/>
        </w:rPr>
      </w:pPr>
      <w:ins w:id="301" w:author="Author">
        <w:r>
          <w:t>GLIMS Inspection lot</w:t>
        </w:r>
        <w:r>
          <w:tab/>
        </w:r>
        <w:r>
          <w:tab/>
          <w:t>NUMC 12</w:t>
        </w:r>
      </w:ins>
    </w:p>
    <w:p w14:paraId="64F1AA16" w14:textId="77777777" w:rsidR="00AB59E2" w:rsidRDefault="00AB59E2" w:rsidP="00AB59E2">
      <w:pPr>
        <w:ind w:firstLine="720"/>
        <w:rPr>
          <w:ins w:id="302" w:author="Author"/>
        </w:rPr>
      </w:pPr>
      <w:ins w:id="303" w:author="Author">
        <w:r>
          <w:t>GRADE</w:t>
        </w:r>
        <w:r>
          <w:tab/>
        </w:r>
        <w:r>
          <w:tab/>
        </w:r>
        <w:r>
          <w:tab/>
          <w:t>CHAR 16</w:t>
        </w:r>
      </w:ins>
    </w:p>
    <w:p w14:paraId="575CA7B2" w14:textId="13A94E98" w:rsidR="00383F2A" w:rsidRDefault="00383F2A" w:rsidP="00AB59E2">
      <w:pPr>
        <w:ind w:firstLine="720"/>
        <w:rPr>
          <w:ins w:id="304" w:author="Author"/>
        </w:rPr>
      </w:pPr>
      <w:ins w:id="305" w:author="Author">
        <w:r w:rsidRPr="008D2CEC">
          <w:rPr>
            <w:highlight w:val="yellow"/>
            <w:rPrChange w:id="306" w:author="Author">
              <w:rPr/>
            </w:rPrChange>
          </w:rPr>
          <w:lastRenderedPageBreak/>
          <w:t>STAGE_DESC</w:t>
        </w:r>
        <w:r w:rsidRPr="008D2CEC">
          <w:rPr>
            <w:highlight w:val="yellow"/>
            <w:rPrChange w:id="307" w:author="Author">
              <w:rPr/>
            </w:rPrChange>
          </w:rPr>
          <w:tab/>
        </w:r>
        <w:r w:rsidRPr="008D2CEC">
          <w:rPr>
            <w:highlight w:val="yellow"/>
            <w:rPrChange w:id="308" w:author="Author">
              <w:rPr/>
            </w:rPrChange>
          </w:rPr>
          <w:tab/>
          <w:t>CHAR 254</w:t>
        </w:r>
      </w:ins>
    </w:p>
    <w:p w14:paraId="2616F159" w14:textId="77777777" w:rsidR="00AB59E2" w:rsidRDefault="00AB59E2" w:rsidP="00AB59E2">
      <w:pPr>
        <w:ind w:firstLine="720"/>
        <w:rPr>
          <w:ins w:id="309" w:author="Author"/>
        </w:rPr>
      </w:pPr>
      <w:ins w:id="310" w:author="Author">
        <w:r>
          <w:tab/>
          <w:t>LINES</w:t>
        </w:r>
      </w:ins>
    </w:p>
    <w:p w14:paraId="5935B7A0" w14:textId="77777777" w:rsidR="00AB59E2" w:rsidRDefault="00AB59E2" w:rsidP="00AB59E2">
      <w:pPr>
        <w:ind w:left="1440" w:firstLine="720"/>
        <w:rPr>
          <w:ins w:id="311" w:author="Author"/>
        </w:rPr>
      </w:pPr>
      <w:ins w:id="312" w:author="Author">
        <w:r>
          <w:t xml:space="preserve">LINE </w:t>
        </w:r>
        <w:r>
          <w:tab/>
        </w:r>
        <w:r>
          <w:tab/>
          <w:t>NUMC 3</w:t>
        </w:r>
      </w:ins>
    </w:p>
    <w:p w14:paraId="7CD25C39" w14:textId="77777777" w:rsidR="00AB59E2" w:rsidRDefault="00AB59E2" w:rsidP="00AB59E2">
      <w:pPr>
        <w:ind w:left="1440" w:firstLine="720"/>
        <w:rPr>
          <w:ins w:id="313" w:author="Author"/>
        </w:rPr>
      </w:pPr>
      <w:ins w:id="314" w:author="Author">
        <w:r>
          <w:t>INDENT</w:t>
        </w:r>
        <w:r>
          <w:tab/>
          <w:t>NUMC 3</w:t>
        </w:r>
      </w:ins>
    </w:p>
    <w:p w14:paraId="2D28F483" w14:textId="77777777" w:rsidR="00AB59E2" w:rsidRDefault="00AB59E2" w:rsidP="00AB59E2">
      <w:pPr>
        <w:ind w:left="1440" w:firstLine="720"/>
        <w:rPr>
          <w:ins w:id="315" w:author="Author"/>
        </w:rPr>
      </w:pPr>
      <w:ins w:id="316" w:author="Author">
        <w:r>
          <w:t>TESTGROUP</w:t>
        </w:r>
        <w:r>
          <w:tab/>
          <w:t>CHAR 100</w:t>
        </w:r>
      </w:ins>
    </w:p>
    <w:p w14:paraId="17391E88" w14:textId="77777777" w:rsidR="00AB59E2" w:rsidRDefault="00AB59E2" w:rsidP="00AB59E2">
      <w:pPr>
        <w:ind w:firstLine="720"/>
        <w:rPr>
          <w:ins w:id="317" w:author="Author"/>
        </w:rPr>
      </w:pPr>
      <w:ins w:id="318" w:author="Author">
        <w:r>
          <w:tab/>
        </w:r>
        <w:r>
          <w:tab/>
          <w:t>TEST</w:t>
        </w:r>
        <w:r>
          <w:tab/>
        </w:r>
        <w:r>
          <w:tab/>
          <w:t>CHAR 100</w:t>
        </w:r>
      </w:ins>
    </w:p>
    <w:p w14:paraId="5E33EA90" w14:textId="11FB4603" w:rsidR="00E137CF" w:rsidRDefault="00E137CF" w:rsidP="00AB59E2">
      <w:pPr>
        <w:ind w:firstLine="720"/>
        <w:rPr>
          <w:ins w:id="319" w:author="Author"/>
        </w:rPr>
      </w:pPr>
      <w:ins w:id="320" w:author="Author">
        <w:r>
          <w:tab/>
        </w:r>
        <w:r>
          <w:tab/>
        </w:r>
        <w:r w:rsidRPr="008D2CEC">
          <w:rPr>
            <w:highlight w:val="yellow"/>
            <w:rPrChange w:id="321" w:author="Author">
              <w:rPr/>
            </w:rPrChange>
          </w:rPr>
          <w:t>TEST_TYPE</w:t>
        </w:r>
        <w:r w:rsidRPr="008D2CEC">
          <w:rPr>
            <w:highlight w:val="yellow"/>
            <w:rPrChange w:id="322" w:author="Author">
              <w:rPr/>
            </w:rPrChange>
          </w:rPr>
          <w:tab/>
          <w:t>CHAR 50</w:t>
        </w:r>
      </w:ins>
    </w:p>
    <w:p w14:paraId="05551230" w14:textId="77777777" w:rsidR="00AB59E2" w:rsidRDefault="00AB59E2" w:rsidP="00AB59E2">
      <w:pPr>
        <w:ind w:firstLine="720"/>
        <w:rPr>
          <w:ins w:id="323" w:author="Author"/>
        </w:rPr>
      </w:pPr>
      <w:ins w:id="324" w:author="Author">
        <w:r>
          <w:tab/>
        </w:r>
        <w:r>
          <w:tab/>
          <w:t>SPEC</w:t>
        </w:r>
        <w:r>
          <w:tab/>
        </w:r>
        <w:r>
          <w:tab/>
          <w:t>CHAR 400</w:t>
        </w:r>
      </w:ins>
    </w:p>
    <w:p w14:paraId="2BA7798E" w14:textId="77777777" w:rsidR="00AB59E2" w:rsidRDefault="00AB59E2" w:rsidP="00AB59E2">
      <w:pPr>
        <w:ind w:firstLine="720"/>
        <w:rPr>
          <w:ins w:id="325" w:author="Author"/>
        </w:rPr>
      </w:pPr>
      <w:ins w:id="326" w:author="Author">
        <w:r>
          <w:tab/>
        </w:r>
        <w:r>
          <w:tab/>
          <w:t>RESULT</w:t>
        </w:r>
        <w:r>
          <w:tab/>
          <w:t>CHAR 100</w:t>
        </w:r>
      </w:ins>
    </w:p>
    <w:p w14:paraId="52EF0651" w14:textId="77777777" w:rsidR="00AB59E2" w:rsidRDefault="00AB59E2" w:rsidP="00AB59E2">
      <w:pPr>
        <w:ind w:firstLine="720"/>
        <w:rPr>
          <w:ins w:id="327" w:author="Author"/>
        </w:rPr>
      </w:pPr>
      <w:ins w:id="328" w:author="Author">
        <w:r>
          <w:tab/>
        </w:r>
        <w:r>
          <w:tab/>
          <w:t>METHOD</w:t>
        </w:r>
        <w:r>
          <w:tab/>
          <w:t>CHAR 100</w:t>
        </w:r>
      </w:ins>
    </w:p>
    <w:p w14:paraId="4961DFE0" w14:textId="77777777" w:rsidR="00AB59E2" w:rsidRDefault="00AB59E2" w:rsidP="00586717">
      <w:pPr>
        <w:rPr>
          <w:ins w:id="329" w:author="Author"/>
        </w:rPr>
      </w:pPr>
    </w:p>
    <w:p w14:paraId="28D0CD8D" w14:textId="0666CA9E" w:rsidR="00586717" w:rsidDel="00AB59E2" w:rsidRDefault="00586717" w:rsidP="00586717">
      <w:pPr>
        <w:pStyle w:val="ListParagraph"/>
        <w:numPr>
          <w:ilvl w:val="0"/>
          <w:numId w:val="28"/>
        </w:numPr>
        <w:rPr>
          <w:ins w:id="330" w:author="Author"/>
          <w:del w:id="331" w:author="Author"/>
        </w:rPr>
      </w:pPr>
      <w:ins w:id="332" w:author="Author">
        <w:del w:id="333" w:author="Author">
          <w:r w:rsidDel="00AB59E2">
            <w:delText>Verify CoA data table populated correctly with Test Type and Stage description field values</w:delText>
          </w:r>
        </w:del>
      </w:ins>
    </w:p>
    <w:p w14:paraId="7B25F7F1" w14:textId="77777777" w:rsidR="00AB59E2" w:rsidRDefault="00AB59E2" w:rsidP="00586717">
      <w:pPr>
        <w:rPr>
          <w:ins w:id="334" w:author="Author"/>
        </w:rPr>
      </w:pPr>
    </w:p>
    <w:p w14:paraId="6D6A715D" w14:textId="3077B34A" w:rsidR="00586717" w:rsidRDefault="00586717" w:rsidP="00586717">
      <w:pPr>
        <w:rPr>
          <w:ins w:id="335" w:author="Author"/>
        </w:rPr>
      </w:pPr>
      <w:ins w:id="336" w:author="Author">
        <w:r>
          <w:t xml:space="preserve">End of </w:t>
        </w:r>
        <w:r w:rsidRPr="00F82EEC">
          <w:t>CRQ000010003494</w:t>
        </w:r>
      </w:ins>
    </w:p>
    <w:p w14:paraId="7F3B798B" w14:textId="77777777" w:rsidR="00586717" w:rsidRDefault="00586717" w:rsidP="001423E6"/>
    <w:p w14:paraId="0930560C" w14:textId="77777777" w:rsidR="001423E6" w:rsidRDefault="001423E6" w:rsidP="001423E6">
      <w:pPr>
        <w:pStyle w:val="Heading3"/>
        <w:numPr>
          <w:ilvl w:val="2"/>
          <w:numId w:val="29"/>
        </w:numPr>
        <w:spacing w:before="240"/>
      </w:pPr>
      <w:r>
        <w:rPr>
          <w:b w:val="0"/>
        </w:rPr>
        <w:br w:type="page"/>
      </w:r>
      <w:r>
        <w:lastRenderedPageBreak/>
        <w:t>Output</w:t>
      </w:r>
    </w:p>
    <w:p w14:paraId="1E61C927" w14:textId="77777777" w:rsidR="001423E6" w:rsidRDefault="001423E6" w:rsidP="001423E6">
      <w:r>
        <w:t>Table ZQM_LIMS_COA_DATA (see UDD 0986)</w:t>
      </w:r>
    </w:p>
    <w:p w14:paraId="68221DA2" w14:textId="69A8A373" w:rsidR="002236AC" w:rsidRPr="00E71B7C" w:rsidRDefault="6D199AFF" w:rsidP="00D14FB6">
      <w:pPr>
        <w:pStyle w:val="Heading1"/>
      </w:pPr>
      <w:r>
        <w:t>Standards</w:t>
      </w:r>
      <w:bookmarkEnd w:id="291"/>
      <w:bookmarkEnd w:id="292"/>
    </w:p>
    <w:p w14:paraId="4E9EA2A3" w14:textId="77777777" w:rsidR="00B552D6" w:rsidRDefault="00B552D6" w:rsidP="00B552D6">
      <w:pPr>
        <w:rPr>
          <w:lang w:val="en-AU"/>
        </w:rPr>
      </w:pPr>
      <w:bookmarkStart w:id="337" w:name="_Toc460582202"/>
      <w:r>
        <w:rPr>
          <w:lang w:val="en-AU"/>
        </w:rPr>
        <w:t>SOP-011365</w:t>
      </w:r>
    </w:p>
    <w:p w14:paraId="49F98F1C" w14:textId="697F5ACF" w:rsidR="00756125" w:rsidRPr="001033AC" w:rsidRDefault="6D199AFF" w:rsidP="00756125">
      <w:pPr>
        <w:pStyle w:val="Heading2"/>
      </w:pPr>
      <w:r>
        <w:t>Usage of ZXX_DEVELOPMENTS TABLE</w:t>
      </w:r>
      <w:bookmarkEnd w:id="337"/>
    </w:p>
    <w:tbl>
      <w:tblPr>
        <w:tblStyle w:val="TableGrid"/>
        <w:tblW w:w="9434" w:type="dxa"/>
        <w:tblLayout w:type="fixed"/>
        <w:tblLook w:val="04A0" w:firstRow="1" w:lastRow="0" w:firstColumn="1" w:lastColumn="0" w:noHBand="0" w:noVBand="1"/>
      </w:tblPr>
      <w:tblGrid>
        <w:gridCol w:w="661"/>
        <w:gridCol w:w="2237"/>
        <w:gridCol w:w="1170"/>
        <w:gridCol w:w="900"/>
        <w:gridCol w:w="2250"/>
        <w:gridCol w:w="2216"/>
      </w:tblGrid>
      <w:tr w:rsidR="00066E16" w14:paraId="60FA61C9" w14:textId="77777777" w:rsidTr="00EC23C2">
        <w:tc>
          <w:tcPr>
            <w:tcW w:w="661" w:type="dxa"/>
          </w:tcPr>
          <w:p w14:paraId="223C0BAF" w14:textId="41700368" w:rsidR="00066E16" w:rsidRPr="00066E16" w:rsidRDefault="00066E16" w:rsidP="00861C19">
            <w:pPr>
              <w:rPr>
                <w:color w:val="000000" w:themeColor="text1"/>
                <w:lang w:val="en-AU"/>
              </w:rPr>
            </w:pPr>
            <w:r w:rsidRPr="00066E16">
              <w:rPr>
                <w:color w:val="000000" w:themeColor="text1"/>
                <w:lang w:val="en-AU"/>
              </w:rPr>
              <w:t>UDD</w:t>
            </w:r>
          </w:p>
        </w:tc>
        <w:tc>
          <w:tcPr>
            <w:tcW w:w="2237" w:type="dxa"/>
          </w:tcPr>
          <w:p w14:paraId="7498F138" w14:textId="2272B053" w:rsidR="00066E16" w:rsidRPr="00066E16" w:rsidRDefault="00066E16" w:rsidP="00861C19">
            <w:pPr>
              <w:rPr>
                <w:color w:val="000000" w:themeColor="text1"/>
                <w:lang w:val="en-AU"/>
              </w:rPr>
            </w:pPr>
            <w:r>
              <w:rPr>
                <w:color w:val="000000" w:themeColor="text1"/>
                <w:lang w:val="en-AU"/>
              </w:rPr>
              <w:t xml:space="preserve">Parameter name </w:t>
            </w:r>
          </w:p>
        </w:tc>
        <w:tc>
          <w:tcPr>
            <w:tcW w:w="1170" w:type="dxa"/>
          </w:tcPr>
          <w:p w14:paraId="2A6AD779" w14:textId="1BB0B46D" w:rsidR="00066E16" w:rsidRPr="00066E16" w:rsidRDefault="00066E16" w:rsidP="00861C19">
            <w:pPr>
              <w:rPr>
                <w:color w:val="000000" w:themeColor="text1"/>
                <w:lang w:val="en-AU"/>
              </w:rPr>
            </w:pPr>
            <w:r>
              <w:rPr>
                <w:color w:val="000000" w:themeColor="text1"/>
                <w:lang w:val="en-AU"/>
              </w:rPr>
              <w:t>Parameter 1</w:t>
            </w:r>
          </w:p>
        </w:tc>
        <w:tc>
          <w:tcPr>
            <w:tcW w:w="900" w:type="dxa"/>
          </w:tcPr>
          <w:p w14:paraId="5FD9069C" w14:textId="37052E3B" w:rsidR="00066E16" w:rsidRPr="00066E16" w:rsidRDefault="00066E16" w:rsidP="00861C19">
            <w:pPr>
              <w:rPr>
                <w:color w:val="000000" w:themeColor="text1"/>
                <w:lang w:val="en-AU"/>
              </w:rPr>
            </w:pPr>
            <w:r>
              <w:rPr>
                <w:color w:val="000000" w:themeColor="text1"/>
                <w:lang w:val="en-AU"/>
              </w:rPr>
              <w:t>Parameter 2</w:t>
            </w:r>
          </w:p>
        </w:tc>
        <w:tc>
          <w:tcPr>
            <w:tcW w:w="2250" w:type="dxa"/>
          </w:tcPr>
          <w:p w14:paraId="23DF7DB8" w14:textId="48985AF1" w:rsidR="00066E16" w:rsidRPr="00066E16" w:rsidRDefault="00066E16" w:rsidP="00861C19">
            <w:pPr>
              <w:rPr>
                <w:color w:val="000000" w:themeColor="text1"/>
                <w:lang w:val="en-AU"/>
              </w:rPr>
            </w:pPr>
            <w:r>
              <w:rPr>
                <w:color w:val="000000" w:themeColor="text1"/>
                <w:lang w:val="en-AU"/>
              </w:rPr>
              <w:t>Long Parameter</w:t>
            </w:r>
          </w:p>
        </w:tc>
        <w:tc>
          <w:tcPr>
            <w:tcW w:w="2216" w:type="dxa"/>
          </w:tcPr>
          <w:p w14:paraId="4FE6B6A9" w14:textId="6097A387" w:rsidR="00066E16" w:rsidRPr="00066E16" w:rsidRDefault="00066E16" w:rsidP="00861C19">
            <w:pPr>
              <w:rPr>
                <w:color w:val="000000" w:themeColor="text1"/>
                <w:lang w:val="en-AU"/>
              </w:rPr>
            </w:pPr>
            <w:r>
              <w:rPr>
                <w:color w:val="000000" w:themeColor="text1"/>
                <w:lang w:val="en-AU"/>
              </w:rPr>
              <w:t>Long description</w:t>
            </w:r>
          </w:p>
        </w:tc>
      </w:tr>
      <w:tr w:rsidR="00066E16" w:rsidRPr="008445BD" w14:paraId="6E03680A" w14:textId="77777777" w:rsidTr="00EC23C2">
        <w:tc>
          <w:tcPr>
            <w:tcW w:w="661" w:type="dxa"/>
          </w:tcPr>
          <w:p w14:paraId="0086478C" w14:textId="3F52BE26" w:rsidR="00066E16" w:rsidRPr="00EC23C2" w:rsidRDefault="00066E16" w:rsidP="00861C19">
            <w:pPr>
              <w:rPr>
                <w:color w:val="000000" w:themeColor="text1"/>
                <w:lang w:val="en-AU"/>
              </w:rPr>
            </w:pPr>
            <w:r w:rsidRPr="00EC23C2">
              <w:rPr>
                <w:color w:val="000000" w:themeColor="text1"/>
                <w:lang w:val="en-AU"/>
              </w:rPr>
              <w:t>1609</w:t>
            </w:r>
          </w:p>
        </w:tc>
        <w:tc>
          <w:tcPr>
            <w:tcW w:w="2237" w:type="dxa"/>
          </w:tcPr>
          <w:p w14:paraId="3A736C13" w14:textId="26D1EF21" w:rsidR="00066E16" w:rsidRPr="00EC23C2" w:rsidRDefault="00066E16" w:rsidP="00861C19">
            <w:pPr>
              <w:rPr>
                <w:color w:val="000000" w:themeColor="text1"/>
                <w:lang w:val="en-AU"/>
              </w:rPr>
            </w:pPr>
            <w:r w:rsidRPr="00EC23C2">
              <w:rPr>
                <w:color w:val="000000" w:themeColor="text1"/>
                <w:lang w:val="en-AU"/>
              </w:rPr>
              <w:t>PORT_RELATED_TO_INTERFACE_DIR</w:t>
            </w:r>
          </w:p>
        </w:tc>
        <w:tc>
          <w:tcPr>
            <w:tcW w:w="1170" w:type="dxa"/>
          </w:tcPr>
          <w:p w14:paraId="7905E0CD" w14:textId="2CBEC76A" w:rsidR="00066E16" w:rsidRPr="00EC23C2" w:rsidRDefault="00EC23C2" w:rsidP="00861C19">
            <w:pPr>
              <w:rPr>
                <w:color w:val="000000" w:themeColor="text1"/>
                <w:lang w:val="en-AU"/>
              </w:rPr>
            </w:pPr>
            <w:r w:rsidRPr="00EC23C2">
              <w:rPr>
                <w:color w:val="000000" w:themeColor="text1"/>
                <w:lang w:val="en-AU"/>
              </w:rPr>
              <w:t>GLIMS_IB</w:t>
            </w:r>
          </w:p>
        </w:tc>
        <w:tc>
          <w:tcPr>
            <w:tcW w:w="900" w:type="dxa"/>
          </w:tcPr>
          <w:p w14:paraId="718E2436" w14:textId="6831BDAA" w:rsidR="00066E16" w:rsidRPr="00EC23C2" w:rsidRDefault="00EC23C2" w:rsidP="00861C19">
            <w:pPr>
              <w:rPr>
                <w:color w:val="000000" w:themeColor="text1"/>
                <w:lang w:val="en-AU"/>
              </w:rPr>
            </w:pPr>
            <w:r>
              <w:rPr>
                <w:color w:val="000000" w:themeColor="text1"/>
                <w:lang w:val="en-AU"/>
              </w:rPr>
              <w:t>DE1</w:t>
            </w:r>
          </w:p>
        </w:tc>
        <w:tc>
          <w:tcPr>
            <w:tcW w:w="2250" w:type="dxa"/>
          </w:tcPr>
          <w:p w14:paraId="751022AD" w14:textId="30F43E3B" w:rsidR="00066E16" w:rsidRPr="00EC23C2" w:rsidRDefault="00EC23C2" w:rsidP="00861C19">
            <w:pPr>
              <w:rPr>
                <w:color w:val="000000" w:themeColor="text1"/>
                <w:lang w:val="en-AU"/>
              </w:rPr>
            </w:pPr>
            <w:r w:rsidRPr="00EC23C2">
              <w:rPr>
                <w:color w:val="000000" w:themeColor="text1"/>
                <w:lang w:val="en-AU"/>
              </w:rPr>
              <w:t>/import/sapbatchde1V2/TIBCO/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070F38D1" w14:textId="37CC714F" w:rsidR="00066E16" w:rsidRPr="008445BD" w:rsidRDefault="00EC23C2" w:rsidP="00861C19">
            <w:pPr>
              <w:rPr>
                <w:color w:val="000000" w:themeColor="text1"/>
                <w:lang w:val="da-DK"/>
                <w:rPrChange w:id="338" w:author="Author">
                  <w:rPr>
                    <w:color w:val="000000" w:themeColor="text1"/>
                    <w:lang w:val="en-AU"/>
                  </w:rPr>
                </w:rPrChange>
              </w:rPr>
            </w:pPr>
            <w:r w:rsidRPr="008445BD">
              <w:rPr>
                <w:color w:val="000000" w:themeColor="text1"/>
                <w:lang w:val="da-DK"/>
                <w:rPrChange w:id="339" w:author="Author">
                  <w:rPr>
                    <w:color w:val="000000" w:themeColor="text1"/>
                    <w:lang w:val="en-AU"/>
                  </w:rPr>
                </w:rPrChange>
              </w:rPr>
              <w:t>PORT and AL11 folder for GLIMS in DE1 system</w:t>
            </w:r>
          </w:p>
        </w:tc>
      </w:tr>
      <w:tr w:rsidR="00EC23C2" w14:paraId="5E957AD4" w14:textId="77777777" w:rsidTr="00EC23C2">
        <w:tc>
          <w:tcPr>
            <w:tcW w:w="661" w:type="dxa"/>
          </w:tcPr>
          <w:p w14:paraId="41577A2F" w14:textId="49431BF6"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53F73929" w14:textId="323E49D0"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4E58BCCD" w14:textId="478E07FA" w:rsidR="00EC23C2" w:rsidRPr="00EC23C2" w:rsidRDefault="00EC23C2" w:rsidP="00EC23C2">
            <w:pPr>
              <w:rPr>
                <w:color w:val="000000" w:themeColor="text1"/>
                <w:lang w:val="en-AU"/>
              </w:rPr>
            </w:pPr>
            <w:r w:rsidRPr="00EC23C2">
              <w:rPr>
                <w:color w:val="000000" w:themeColor="text1"/>
                <w:lang w:val="en-AU"/>
              </w:rPr>
              <w:t>GLIMS_IB</w:t>
            </w:r>
          </w:p>
        </w:tc>
        <w:tc>
          <w:tcPr>
            <w:tcW w:w="900" w:type="dxa"/>
          </w:tcPr>
          <w:p w14:paraId="3D4FD552" w14:textId="78279A9D" w:rsidR="00EC23C2" w:rsidRPr="00EC23C2" w:rsidRDefault="00EC23C2" w:rsidP="00EC23C2">
            <w:pPr>
              <w:rPr>
                <w:color w:val="000000" w:themeColor="text1"/>
                <w:lang w:val="en-AU"/>
              </w:rPr>
            </w:pPr>
            <w:r>
              <w:rPr>
                <w:color w:val="000000" w:themeColor="text1"/>
                <w:lang w:val="en-AU"/>
              </w:rPr>
              <w:t>AE1</w:t>
            </w:r>
          </w:p>
        </w:tc>
        <w:tc>
          <w:tcPr>
            <w:tcW w:w="2250" w:type="dxa"/>
          </w:tcPr>
          <w:p w14:paraId="3AB78441" w14:textId="1B23F854" w:rsidR="00EC23C2" w:rsidRPr="00EC23C2" w:rsidRDefault="00EC23C2" w:rsidP="00EC23C2">
            <w:pPr>
              <w:rPr>
                <w:color w:val="000000" w:themeColor="text1"/>
                <w:lang w:val="en-AU"/>
              </w:rPr>
            </w:pPr>
            <w:r w:rsidRPr="00EC23C2">
              <w:rPr>
                <w:color w:val="000000" w:themeColor="text1"/>
                <w:lang w:val="en-AU"/>
              </w:rPr>
              <w:t>/import/sapbatchae1V2/TIBCO/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2D5986CF" w14:textId="441E67DF" w:rsidR="00EC23C2" w:rsidRPr="00EC23C2" w:rsidRDefault="00EC23C2" w:rsidP="00EC23C2">
            <w:pPr>
              <w:rPr>
                <w:color w:val="000000" w:themeColor="text1"/>
                <w:lang w:val="en-AU"/>
              </w:rPr>
            </w:pPr>
            <w:r w:rsidRPr="00EC23C2">
              <w:rPr>
                <w:color w:val="000000" w:themeColor="text1"/>
                <w:lang w:val="en-AU"/>
              </w:rPr>
              <w:t>PORT and AL11 folder for GLIMS in AE1 system</w:t>
            </w:r>
          </w:p>
        </w:tc>
      </w:tr>
      <w:tr w:rsidR="00EC23C2" w14:paraId="0271A431" w14:textId="77777777" w:rsidTr="00EC23C2">
        <w:tc>
          <w:tcPr>
            <w:tcW w:w="661" w:type="dxa"/>
          </w:tcPr>
          <w:p w14:paraId="21D9B110" w14:textId="2E948323"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376A8695" w14:textId="1AA28B8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CB9DED2" w14:textId="06A00AB3" w:rsidR="00EC23C2" w:rsidRPr="00EC23C2" w:rsidRDefault="00EC23C2" w:rsidP="00EC23C2">
            <w:pPr>
              <w:rPr>
                <w:color w:val="000000" w:themeColor="text1"/>
                <w:lang w:val="en-AU"/>
              </w:rPr>
            </w:pPr>
            <w:r w:rsidRPr="00EC23C2">
              <w:rPr>
                <w:color w:val="000000" w:themeColor="text1"/>
                <w:lang w:val="en-AU"/>
              </w:rPr>
              <w:t>GLIMS_IB</w:t>
            </w:r>
          </w:p>
        </w:tc>
        <w:tc>
          <w:tcPr>
            <w:tcW w:w="900" w:type="dxa"/>
          </w:tcPr>
          <w:p w14:paraId="51A5C5DA" w14:textId="5EB449DF" w:rsidR="00EC23C2" w:rsidRPr="00EC23C2" w:rsidRDefault="00EC23C2" w:rsidP="00EC23C2">
            <w:pPr>
              <w:rPr>
                <w:color w:val="000000" w:themeColor="text1"/>
                <w:lang w:val="en-AU"/>
              </w:rPr>
            </w:pPr>
            <w:r>
              <w:rPr>
                <w:color w:val="000000" w:themeColor="text1"/>
                <w:lang w:val="en-AU"/>
              </w:rPr>
              <w:t>PE1</w:t>
            </w:r>
          </w:p>
        </w:tc>
        <w:tc>
          <w:tcPr>
            <w:tcW w:w="2250" w:type="dxa"/>
          </w:tcPr>
          <w:p w14:paraId="5FA41270" w14:textId="019D582E" w:rsidR="00EC23C2" w:rsidRPr="00EC23C2" w:rsidRDefault="00EC23C2" w:rsidP="00EC23C2">
            <w:pPr>
              <w:rPr>
                <w:color w:val="000000" w:themeColor="text1"/>
                <w:lang w:val="en-AU"/>
              </w:rPr>
            </w:pPr>
            <w:r w:rsidRPr="00EC23C2">
              <w:rPr>
                <w:color w:val="000000" w:themeColor="text1"/>
                <w:lang w:val="en-AU"/>
              </w:rPr>
              <w:t>/import/sapbatchpe1V2/TIBCO/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34642F26" w14:textId="2E369244" w:rsidR="00EC23C2" w:rsidRPr="00EC23C2" w:rsidRDefault="00EC23C2" w:rsidP="00EC23C2">
            <w:pPr>
              <w:rPr>
                <w:color w:val="000000" w:themeColor="text1"/>
                <w:lang w:val="en-AU"/>
              </w:rPr>
            </w:pPr>
            <w:r w:rsidRPr="00EC23C2">
              <w:rPr>
                <w:color w:val="000000" w:themeColor="text1"/>
                <w:lang w:val="en-AU"/>
              </w:rPr>
              <w:t>PORT and AL11 folder for GLIMS in PE1 system</w:t>
            </w:r>
          </w:p>
        </w:tc>
      </w:tr>
      <w:tr w:rsidR="00EC23C2" w14:paraId="7A8A0CCD" w14:textId="77777777" w:rsidTr="00EC23C2">
        <w:tc>
          <w:tcPr>
            <w:tcW w:w="661" w:type="dxa"/>
          </w:tcPr>
          <w:p w14:paraId="4A6E3FB5" w14:textId="10CB17F9"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028EE271" w14:textId="7B9A771A"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3E91BACE" w14:textId="4A93ABF3"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77B83BB0" w14:textId="7F9D0ED4" w:rsidR="00EC23C2" w:rsidRPr="00EC23C2" w:rsidRDefault="00EC23C2" w:rsidP="00EC23C2">
            <w:pPr>
              <w:rPr>
                <w:color w:val="000000" w:themeColor="text1"/>
                <w:lang w:val="en-AU"/>
              </w:rPr>
            </w:pPr>
            <w:r>
              <w:rPr>
                <w:color w:val="000000" w:themeColor="text1"/>
                <w:lang w:val="en-AU"/>
              </w:rPr>
              <w:t>DE1</w:t>
            </w:r>
          </w:p>
        </w:tc>
        <w:tc>
          <w:tcPr>
            <w:tcW w:w="2250" w:type="dxa"/>
          </w:tcPr>
          <w:p w14:paraId="71D6D163" w14:textId="77777777" w:rsidR="00EC23C2" w:rsidRPr="00EC23C2" w:rsidRDefault="00EC23C2" w:rsidP="00EC23C2">
            <w:pPr>
              <w:rPr>
                <w:color w:val="000000" w:themeColor="text1"/>
                <w:lang w:val="en-AU"/>
              </w:rPr>
            </w:pPr>
          </w:p>
        </w:tc>
        <w:tc>
          <w:tcPr>
            <w:tcW w:w="2216" w:type="dxa"/>
          </w:tcPr>
          <w:p w14:paraId="592BA5F2" w14:textId="1A1EC646" w:rsidR="00EC23C2" w:rsidRPr="00EC23C2" w:rsidRDefault="00EC23C2" w:rsidP="00EC23C2">
            <w:pPr>
              <w:rPr>
                <w:color w:val="000000" w:themeColor="text1"/>
                <w:lang w:val="en-AU"/>
              </w:rPr>
            </w:pPr>
            <w:r w:rsidRPr="00EC23C2">
              <w:rPr>
                <w:color w:val="000000" w:themeColor="text1"/>
                <w:lang w:val="en-AU"/>
              </w:rPr>
              <w:t>PORT and AL11 folder for METROLOGY equipment in DE1 system</w:t>
            </w:r>
          </w:p>
        </w:tc>
      </w:tr>
      <w:tr w:rsidR="00EC23C2" w14:paraId="58056A76" w14:textId="77777777" w:rsidTr="00EC23C2">
        <w:tc>
          <w:tcPr>
            <w:tcW w:w="661" w:type="dxa"/>
          </w:tcPr>
          <w:p w14:paraId="19FFCC21" w14:textId="5A636A52"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0546DD44" w14:textId="6FD81AA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AA333ED" w14:textId="54AB3BD1"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320BC3BF" w14:textId="52AFF1A7" w:rsidR="00EC23C2" w:rsidRPr="00EC23C2" w:rsidRDefault="00EC23C2" w:rsidP="00EC23C2">
            <w:pPr>
              <w:rPr>
                <w:color w:val="000000" w:themeColor="text1"/>
                <w:lang w:val="en-AU"/>
              </w:rPr>
            </w:pPr>
            <w:r>
              <w:rPr>
                <w:color w:val="000000" w:themeColor="text1"/>
                <w:lang w:val="en-AU"/>
              </w:rPr>
              <w:t>AE1</w:t>
            </w:r>
          </w:p>
        </w:tc>
        <w:tc>
          <w:tcPr>
            <w:tcW w:w="2250" w:type="dxa"/>
          </w:tcPr>
          <w:p w14:paraId="08613628" w14:textId="77777777" w:rsidR="00EC23C2" w:rsidRPr="00EC23C2" w:rsidRDefault="00EC23C2" w:rsidP="00EC23C2">
            <w:pPr>
              <w:rPr>
                <w:color w:val="000000" w:themeColor="text1"/>
                <w:lang w:val="en-AU"/>
              </w:rPr>
            </w:pPr>
          </w:p>
        </w:tc>
        <w:tc>
          <w:tcPr>
            <w:tcW w:w="2216" w:type="dxa"/>
          </w:tcPr>
          <w:p w14:paraId="14673FC0" w14:textId="37436946" w:rsidR="00EC23C2" w:rsidRPr="00EC23C2" w:rsidRDefault="00EC23C2" w:rsidP="00EC23C2">
            <w:pPr>
              <w:rPr>
                <w:color w:val="000000" w:themeColor="text1"/>
                <w:lang w:val="en-AU"/>
              </w:rPr>
            </w:pPr>
            <w:r w:rsidRPr="00EC23C2">
              <w:rPr>
                <w:color w:val="000000" w:themeColor="text1"/>
                <w:lang w:val="en-AU"/>
              </w:rPr>
              <w:t>PORT and AL11 folder for METROLOGY Equipment in AE1 system</w:t>
            </w:r>
          </w:p>
        </w:tc>
      </w:tr>
      <w:tr w:rsidR="00EC23C2" w14:paraId="17B40F65" w14:textId="77777777" w:rsidTr="00EC23C2">
        <w:tc>
          <w:tcPr>
            <w:tcW w:w="661" w:type="dxa"/>
          </w:tcPr>
          <w:p w14:paraId="44BF6572" w14:textId="32F2B4D7"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7DA392B0" w14:textId="50835C66"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73F66B2" w14:textId="04A585ED"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26537EC7" w14:textId="0DCAEA9D" w:rsidR="00EC23C2" w:rsidRPr="00EC23C2" w:rsidRDefault="00EC23C2" w:rsidP="00EC23C2">
            <w:pPr>
              <w:rPr>
                <w:color w:val="000000" w:themeColor="text1"/>
                <w:lang w:val="en-AU"/>
              </w:rPr>
            </w:pPr>
            <w:r>
              <w:rPr>
                <w:color w:val="000000" w:themeColor="text1"/>
                <w:lang w:val="en-AU"/>
              </w:rPr>
              <w:t>PE1</w:t>
            </w:r>
          </w:p>
        </w:tc>
        <w:tc>
          <w:tcPr>
            <w:tcW w:w="2250" w:type="dxa"/>
          </w:tcPr>
          <w:p w14:paraId="6C33500A" w14:textId="77777777" w:rsidR="00EC23C2" w:rsidRPr="00EC23C2" w:rsidRDefault="00EC23C2" w:rsidP="00EC23C2">
            <w:pPr>
              <w:rPr>
                <w:color w:val="000000" w:themeColor="text1"/>
                <w:lang w:val="en-AU"/>
              </w:rPr>
            </w:pPr>
          </w:p>
        </w:tc>
        <w:tc>
          <w:tcPr>
            <w:tcW w:w="2216" w:type="dxa"/>
          </w:tcPr>
          <w:p w14:paraId="07926EDF" w14:textId="52CDF42B" w:rsidR="00EC23C2" w:rsidRPr="00EC23C2" w:rsidRDefault="00EC23C2" w:rsidP="00EC23C2">
            <w:pPr>
              <w:rPr>
                <w:color w:val="000000" w:themeColor="text1"/>
                <w:lang w:val="en-AU"/>
              </w:rPr>
            </w:pPr>
            <w:r w:rsidRPr="00EC23C2">
              <w:rPr>
                <w:color w:val="000000" w:themeColor="text1"/>
                <w:lang w:val="en-AU"/>
              </w:rPr>
              <w:t>PORT and AL11 folder for METROLOGY Equipment in PE1 system</w:t>
            </w:r>
          </w:p>
        </w:tc>
      </w:tr>
      <w:tr w:rsidR="00EC23C2" w14:paraId="13AB1F14" w14:textId="77777777" w:rsidTr="00EC23C2">
        <w:tc>
          <w:tcPr>
            <w:tcW w:w="661" w:type="dxa"/>
          </w:tcPr>
          <w:p w14:paraId="37FF5769" w14:textId="241068E9"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59C9176F" w14:textId="5A7C85E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1294D152" w14:textId="4CEE61EA"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722F0204" w14:textId="5A8424F7" w:rsidR="00EC23C2" w:rsidRPr="00EC23C2" w:rsidRDefault="00EC23C2" w:rsidP="00EC23C2">
            <w:pPr>
              <w:rPr>
                <w:color w:val="000000" w:themeColor="text1"/>
                <w:lang w:val="en-AU"/>
              </w:rPr>
            </w:pPr>
            <w:r>
              <w:rPr>
                <w:color w:val="000000" w:themeColor="text1"/>
                <w:lang w:val="en-AU"/>
              </w:rPr>
              <w:t>DE1</w:t>
            </w:r>
          </w:p>
        </w:tc>
        <w:tc>
          <w:tcPr>
            <w:tcW w:w="2250" w:type="dxa"/>
          </w:tcPr>
          <w:p w14:paraId="106D3B62" w14:textId="77777777" w:rsidR="00EC23C2" w:rsidRPr="00EC23C2" w:rsidRDefault="00EC23C2" w:rsidP="00EC23C2">
            <w:pPr>
              <w:rPr>
                <w:color w:val="000000" w:themeColor="text1"/>
                <w:lang w:val="en-AU"/>
              </w:rPr>
            </w:pPr>
          </w:p>
        </w:tc>
        <w:tc>
          <w:tcPr>
            <w:tcW w:w="2216" w:type="dxa"/>
          </w:tcPr>
          <w:p w14:paraId="498BCFAE" w14:textId="1A59961A" w:rsidR="00EC23C2" w:rsidRPr="00EC23C2" w:rsidRDefault="00EC23C2" w:rsidP="00EC23C2">
            <w:pPr>
              <w:rPr>
                <w:color w:val="000000" w:themeColor="text1"/>
                <w:lang w:val="en-AU"/>
              </w:rPr>
            </w:pPr>
            <w:r w:rsidRPr="00EC23C2">
              <w:rPr>
                <w:color w:val="000000" w:themeColor="text1"/>
                <w:lang w:val="en-AU"/>
              </w:rPr>
              <w:t>PORT and AL11 folder for METROLOGY Work Order in DE1 system</w:t>
            </w:r>
          </w:p>
        </w:tc>
      </w:tr>
      <w:tr w:rsidR="00EC23C2" w14:paraId="70E7093C" w14:textId="77777777" w:rsidTr="00EC23C2">
        <w:tc>
          <w:tcPr>
            <w:tcW w:w="661" w:type="dxa"/>
          </w:tcPr>
          <w:p w14:paraId="1194E959" w14:textId="24956D17"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18C8A31F" w14:textId="7629C861"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6426A10B" w14:textId="4A5D136A"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38FD1975" w14:textId="7E35BCA3" w:rsidR="00EC23C2" w:rsidRPr="00EC23C2" w:rsidRDefault="00EC23C2" w:rsidP="00EC23C2">
            <w:pPr>
              <w:rPr>
                <w:color w:val="000000" w:themeColor="text1"/>
                <w:lang w:val="en-AU"/>
              </w:rPr>
            </w:pPr>
            <w:r>
              <w:rPr>
                <w:color w:val="000000" w:themeColor="text1"/>
                <w:lang w:val="en-AU"/>
              </w:rPr>
              <w:t>AE1</w:t>
            </w:r>
          </w:p>
        </w:tc>
        <w:tc>
          <w:tcPr>
            <w:tcW w:w="2250" w:type="dxa"/>
          </w:tcPr>
          <w:p w14:paraId="60C67E03" w14:textId="77777777" w:rsidR="00EC23C2" w:rsidRPr="00EC23C2" w:rsidRDefault="00EC23C2" w:rsidP="00EC23C2">
            <w:pPr>
              <w:rPr>
                <w:color w:val="000000" w:themeColor="text1"/>
                <w:lang w:val="en-AU"/>
              </w:rPr>
            </w:pPr>
          </w:p>
        </w:tc>
        <w:tc>
          <w:tcPr>
            <w:tcW w:w="2216" w:type="dxa"/>
          </w:tcPr>
          <w:p w14:paraId="39DD1122" w14:textId="1DD4F905" w:rsidR="00EC23C2" w:rsidRPr="00EC23C2" w:rsidRDefault="00EC23C2" w:rsidP="00EC23C2">
            <w:pPr>
              <w:rPr>
                <w:color w:val="000000" w:themeColor="text1"/>
                <w:lang w:val="en-AU"/>
              </w:rPr>
            </w:pPr>
            <w:r w:rsidRPr="00EC23C2">
              <w:rPr>
                <w:color w:val="000000" w:themeColor="text1"/>
                <w:lang w:val="en-AU"/>
              </w:rPr>
              <w:t xml:space="preserve">PORT and AL11 folder for METROLOGY Work Order in AE1 </w:t>
            </w:r>
            <w:r w:rsidRPr="00EC23C2">
              <w:rPr>
                <w:color w:val="000000" w:themeColor="text1"/>
                <w:lang w:val="en-AU"/>
              </w:rPr>
              <w:lastRenderedPageBreak/>
              <w:t>system</w:t>
            </w:r>
          </w:p>
        </w:tc>
      </w:tr>
      <w:tr w:rsidR="00EC23C2" w14:paraId="74DE35B5" w14:textId="77777777" w:rsidTr="00EC23C2">
        <w:tc>
          <w:tcPr>
            <w:tcW w:w="661" w:type="dxa"/>
          </w:tcPr>
          <w:p w14:paraId="0245F0DB" w14:textId="2A5721FE" w:rsidR="00EC23C2" w:rsidRPr="00112A08" w:rsidRDefault="00EC23C2" w:rsidP="00EC23C2">
            <w:pPr>
              <w:rPr>
                <w:color w:val="000000" w:themeColor="text1"/>
                <w:lang w:val="en-AU"/>
              </w:rPr>
            </w:pPr>
            <w:r>
              <w:rPr>
                <w:color w:val="000000" w:themeColor="text1"/>
                <w:lang w:val="en-AU"/>
              </w:rPr>
              <w:lastRenderedPageBreak/>
              <w:t>1609</w:t>
            </w:r>
          </w:p>
        </w:tc>
        <w:tc>
          <w:tcPr>
            <w:tcW w:w="2237" w:type="dxa"/>
          </w:tcPr>
          <w:p w14:paraId="5035B422" w14:textId="049C575E"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374C6D7F" w14:textId="2D39E0EE"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0A117642" w14:textId="4C851688" w:rsidR="00EC23C2" w:rsidRPr="00EC23C2" w:rsidRDefault="00EC23C2" w:rsidP="00EC23C2">
            <w:pPr>
              <w:rPr>
                <w:color w:val="000000" w:themeColor="text1"/>
                <w:lang w:val="en-AU"/>
              </w:rPr>
            </w:pPr>
            <w:r>
              <w:rPr>
                <w:color w:val="000000" w:themeColor="text1"/>
                <w:lang w:val="en-AU"/>
              </w:rPr>
              <w:t>PE1</w:t>
            </w:r>
          </w:p>
        </w:tc>
        <w:tc>
          <w:tcPr>
            <w:tcW w:w="2250" w:type="dxa"/>
          </w:tcPr>
          <w:p w14:paraId="5AF282A3" w14:textId="77777777" w:rsidR="00EC23C2" w:rsidRPr="00EC23C2" w:rsidRDefault="00EC23C2" w:rsidP="00EC23C2">
            <w:pPr>
              <w:rPr>
                <w:color w:val="000000" w:themeColor="text1"/>
                <w:lang w:val="en-AU"/>
              </w:rPr>
            </w:pPr>
          </w:p>
        </w:tc>
        <w:tc>
          <w:tcPr>
            <w:tcW w:w="2216" w:type="dxa"/>
          </w:tcPr>
          <w:p w14:paraId="248A9E0E" w14:textId="1BCD25F3" w:rsidR="00EC23C2" w:rsidRPr="00EC23C2" w:rsidRDefault="00EC23C2" w:rsidP="00EC23C2">
            <w:pPr>
              <w:rPr>
                <w:color w:val="000000" w:themeColor="text1"/>
                <w:lang w:val="en-AU"/>
              </w:rPr>
            </w:pPr>
            <w:r w:rsidRPr="00EC23C2">
              <w:rPr>
                <w:color w:val="000000" w:themeColor="text1"/>
                <w:lang w:val="en-AU"/>
              </w:rPr>
              <w:t>PORT and AL11 folder for METROLOGY Work Order in PE1 system</w:t>
            </w:r>
          </w:p>
        </w:tc>
      </w:tr>
    </w:tbl>
    <w:p w14:paraId="68221DA7" w14:textId="62271FEA" w:rsidR="00D14FB6" w:rsidRPr="002D121D" w:rsidRDefault="00D14FB6" w:rsidP="00861C19">
      <w:pPr>
        <w:rPr>
          <w:i/>
          <w:color w:val="000000" w:themeColor="text1"/>
          <w:lang w:val="en-AU"/>
        </w:rPr>
      </w:pPr>
    </w:p>
    <w:p w14:paraId="68221DA8" w14:textId="5FE0ADC0" w:rsidR="002236AC" w:rsidRDefault="6D199AFF" w:rsidP="00D14FB6">
      <w:pPr>
        <w:pStyle w:val="Heading1"/>
      </w:pPr>
      <w:bookmarkStart w:id="340" w:name="_Toc78686524"/>
      <w:bookmarkStart w:id="341" w:name="_Toc460582203"/>
      <w:r>
        <w:t>Security and access</w:t>
      </w:r>
      <w:bookmarkEnd w:id="340"/>
      <w:bookmarkEnd w:id="341"/>
    </w:p>
    <w:p w14:paraId="5687BD82" w14:textId="77777777" w:rsidR="002D121D" w:rsidRDefault="002D121D" w:rsidP="002D121D">
      <w:r>
        <w:t>N/A</w:t>
      </w:r>
      <w:bookmarkStart w:id="342" w:name="_Toc78686525"/>
      <w:bookmarkStart w:id="343" w:name="_Toc460582204"/>
    </w:p>
    <w:p w14:paraId="68221DB2" w14:textId="15C23569" w:rsidR="002236AC" w:rsidRPr="00E71B7C" w:rsidRDefault="6D199AFF" w:rsidP="002D121D">
      <w:pPr>
        <w:pStyle w:val="Heading1"/>
      </w:pPr>
      <w:r>
        <w:t>Relat</w:t>
      </w:r>
      <w:r>
        <w:rPr>
          <w:b w:val="0"/>
          <w:caps w:val="0"/>
        </w:rPr>
        <w:t>I</w:t>
      </w:r>
      <w:r>
        <w:t>onships with other uDD</w:t>
      </w:r>
      <w:bookmarkEnd w:id="342"/>
      <w:bookmarkEnd w:id="343"/>
    </w:p>
    <w:p w14:paraId="6039164A" w14:textId="77777777" w:rsidR="008A2DB4" w:rsidRDefault="008A2DB4" w:rsidP="008A2DB4">
      <w:pPr>
        <w:rPr>
          <w:lang w:val="en-AU"/>
        </w:rPr>
      </w:pPr>
      <w:bookmarkStart w:id="344" w:name="_Toc66100170"/>
      <w:bookmarkStart w:id="345" w:name="_Toc66696627"/>
      <w:bookmarkStart w:id="346" w:name="_Toc460582205"/>
      <w:r>
        <w:rPr>
          <w:lang w:val="en-AU"/>
        </w:rPr>
        <w:t>This UDD is related to</w:t>
      </w:r>
    </w:p>
    <w:p w14:paraId="09190F18" w14:textId="77777777" w:rsidR="008A2DB4" w:rsidRDefault="008A2DB4" w:rsidP="008A2DB4">
      <w:pPr>
        <w:numPr>
          <w:ilvl w:val="0"/>
          <w:numId w:val="28"/>
        </w:numPr>
        <w:rPr>
          <w:lang w:val="en-AU"/>
        </w:rPr>
      </w:pPr>
      <w:r>
        <w:rPr>
          <w:lang w:val="en-AU"/>
        </w:rPr>
        <w:t>it’s interface counterpart UDD 1608 GLIMS Interface : Create CoA Data Request</w:t>
      </w:r>
    </w:p>
    <w:p w14:paraId="2164C903" w14:textId="77777777" w:rsidR="008A2DB4" w:rsidRDefault="008A2DB4" w:rsidP="008A2DB4">
      <w:pPr>
        <w:numPr>
          <w:ilvl w:val="0"/>
          <w:numId w:val="28"/>
        </w:numPr>
        <w:rPr>
          <w:lang w:val="en-AU"/>
        </w:rPr>
      </w:pPr>
      <w:r>
        <w:rPr>
          <w:lang w:val="en-AU"/>
        </w:rPr>
        <w:t>UDD 0986 QM Z Tables (ZQM_LIMS_COA_DATA)</w:t>
      </w:r>
    </w:p>
    <w:p w14:paraId="328041E5" w14:textId="77777777" w:rsidR="008A2DB4" w:rsidRDefault="008A2DB4" w:rsidP="008A2DB4"/>
    <w:p w14:paraId="68221DB7" w14:textId="77777777" w:rsidR="00503CEB" w:rsidRDefault="6D199AFF" w:rsidP="00D14FB6">
      <w:pPr>
        <w:pStyle w:val="Heading1"/>
      </w:pPr>
      <w:r>
        <w:t>Implementation and development specifications</w:t>
      </w:r>
      <w:bookmarkEnd w:id="344"/>
      <w:bookmarkEnd w:id="345"/>
      <w:bookmarkEnd w:id="346"/>
    </w:p>
    <w:p w14:paraId="68221DB9" w14:textId="77777777" w:rsidR="00C26B0B" w:rsidRDefault="6D199AFF" w:rsidP="00C26B0B">
      <w:pPr>
        <w:pStyle w:val="Heading2"/>
      </w:pPr>
      <w:bookmarkStart w:id="347" w:name="_Toc460582206"/>
      <w:bookmarkStart w:id="348" w:name="_Toc78686527"/>
      <w:r>
        <w:t>Summary</w:t>
      </w:r>
      <w:bookmarkEnd w:id="347"/>
    </w:p>
    <w:p w14:paraId="68221DBD" w14:textId="77777777" w:rsidR="00C26B0B" w:rsidRDefault="6D199AFF" w:rsidP="00C26B0B">
      <w:pPr>
        <w:pStyle w:val="Heading2"/>
      </w:pPr>
      <w:bookmarkStart w:id="349" w:name="_Toc460582207"/>
      <w:r>
        <w:t>System Components</w:t>
      </w:r>
      <w:bookmarkEnd w:id="34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843"/>
      </w:tblGrid>
      <w:tr w:rsidR="008A2DB4" w14:paraId="2C18C680"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11573B0E" w14:textId="77777777" w:rsidR="008A2DB4" w:rsidRDefault="008A2DB4">
            <w:pPr>
              <w:rPr>
                <w:b/>
                <w:lang w:val="en-AU"/>
              </w:rPr>
            </w:pPr>
            <w:r>
              <w:rPr>
                <w:b/>
                <w:lang w:val="en-AU"/>
              </w:rPr>
              <w:t>R/3 Version:</w:t>
            </w:r>
          </w:p>
        </w:tc>
        <w:tc>
          <w:tcPr>
            <w:tcW w:w="1843" w:type="dxa"/>
            <w:tcBorders>
              <w:top w:val="single" w:sz="4" w:space="0" w:color="auto"/>
              <w:left w:val="single" w:sz="4" w:space="0" w:color="auto"/>
              <w:bottom w:val="single" w:sz="4" w:space="0" w:color="auto"/>
              <w:right w:val="single" w:sz="4" w:space="0" w:color="auto"/>
            </w:tcBorders>
            <w:hideMark/>
          </w:tcPr>
          <w:p w14:paraId="5A8143F4" w14:textId="77777777" w:rsidR="008A2DB4" w:rsidRDefault="008A2DB4">
            <w:pPr>
              <w:rPr>
                <w:lang w:val="en-AU"/>
              </w:rPr>
            </w:pPr>
            <w:r>
              <w:rPr>
                <w:lang w:val="en-AU"/>
              </w:rPr>
              <w:t>SAP ECC 6.0</w:t>
            </w:r>
          </w:p>
        </w:tc>
      </w:tr>
      <w:tr w:rsidR="008A2DB4" w14:paraId="232B1897"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4D83F4B1" w14:textId="77777777" w:rsidR="008A2DB4" w:rsidRDefault="008A2DB4">
            <w:pPr>
              <w:rPr>
                <w:b/>
                <w:lang w:val="en-AU"/>
              </w:rPr>
            </w:pPr>
            <w:r>
              <w:rPr>
                <w:b/>
                <w:lang w:val="en-AU"/>
              </w:rPr>
              <w:t>Source System:</w:t>
            </w:r>
          </w:p>
        </w:tc>
        <w:tc>
          <w:tcPr>
            <w:tcW w:w="1843" w:type="dxa"/>
            <w:tcBorders>
              <w:top w:val="single" w:sz="4" w:space="0" w:color="auto"/>
              <w:left w:val="single" w:sz="4" w:space="0" w:color="auto"/>
              <w:bottom w:val="single" w:sz="4" w:space="0" w:color="auto"/>
              <w:right w:val="single" w:sz="4" w:space="0" w:color="auto"/>
            </w:tcBorders>
            <w:hideMark/>
          </w:tcPr>
          <w:p w14:paraId="5A4EFC1F" w14:textId="77777777" w:rsidR="008A2DB4" w:rsidRDefault="008A2DB4">
            <w:pPr>
              <w:rPr>
                <w:lang w:val="en-AU"/>
              </w:rPr>
            </w:pPr>
            <w:r>
              <w:rPr>
                <w:lang w:val="en-AU"/>
              </w:rPr>
              <w:t>DE1/500</w:t>
            </w:r>
          </w:p>
        </w:tc>
      </w:tr>
      <w:tr w:rsidR="008A2DB4" w14:paraId="56C7279B"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475B1ED7" w14:textId="77777777" w:rsidR="008A2DB4" w:rsidRDefault="008A2DB4">
            <w:pPr>
              <w:rPr>
                <w:b/>
                <w:lang w:val="en-AU"/>
              </w:rPr>
            </w:pPr>
            <w:r>
              <w:rPr>
                <w:b/>
                <w:lang w:val="en-AU"/>
              </w:rPr>
              <w:t>Legacy System:</w:t>
            </w:r>
          </w:p>
        </w:tc>
        <w:tc>
          <w:tcPr>
            <w:tcW w:w="1843" w:type="dxa"/>
            <w:tcBorders>
              <w:top w:val="single" w:sz="4" w:space="0" w:color="auto"/>
              <w:left w:val="single" w:sz="4" w:space="0" w:color="auto"/>
              <w:bottom w:val="single" w:sz="4" w:space="0" w:color="auto"/>
              <w:right w:val="single" w:sz="4" w:space="0" w:color="auto"/>
            </w:tcBorders>
            <w:hideMark/>
          </w:tcPr>
          <w:p w14:paraId="0DBAEA9C" w14:textId="77777777" w:rsidR="008A2DB4" w:rsidRDefault="008A2DB4">
            <w:pPr>
              <w:rPr>
                <w:lang w:val="en-AU"/>
              </w:rPr>
            </w:pPr>
            <w:r>
              <w:rPr>
                <w:lang w:val="en-AU"/>
              </w:rPr>
              <w:t>N/A</w:t>
            </w:r>
          </w:p>
        </w:tc>
      </w:tr>
    </w:tbl>
    <w:p w14:paraId="31474358" w14:textId="77777777" w:rsidR="008A2DB4" w:rsidRDefault="008A2DB4" w:rsidP="008A2DB4">
      <w:pPr>
        <w:rPr>
          <w:i/>
          <w:color w:val="0000FF"/>
          <w:lang w:val="en-A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3420"/>
        <w:gridCol w:w="900"/>
        <w:gridCol w:w="1170"/>
        <w:gridCol w:w="1679"/>
        <w:tblGridChange w:id="350">
          <w:tblGrid>
            <w:gridCol w:w="360"/>
            <w:gridCol w:w="360"/>
            <w:gridCol w:w="360"/>
            <w:gridCol w:w="360"/>
            <w:gridCol w:w="180"/>
            <w:gridCol w:w="180"/>
            <w:gridCol w:w="3240"/>
            <w:gridCol w:w="900"/>
            <w:gridCol w:w="1170"/>
            <w:gridCol w:w="1679"/>
          </w:tblGrid>
        </w:tblGridChange>
      </w:tblGrid>
      <w:tr w:rsidR="008A2DB4" w14:paraId="625F329A" w14:textId="77777777" w:rsidTr="03365EF9">
        <w:trPr>
          <w:tblHeader/>
        </w:trPr>
        <w:tc>
          <w:tcPr>
            <w:tcW w:w="16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5EF5F3D" w14:textId="77777777" w:rsidR="008A2DB4" w:rsidRDefault="008A2DB4">
            <w:pPr>
              <w:jc w:val="center"/>
              <w:rPr>
                <w:b/>
                <w:lang w:val="en-AU"/>
              </w:rPr>
            </w:pPr>
            <w:r>
              <w:rPr>
                <w:b/>
                <w:lang w:val="en-AU"/>
              </w:rPr>
              <w:t>App Components &amp; Objects</w:t>
            </w:r>
          </w:p>
        </w:tc>
        <w:tc>
          <w:tcPr>
            <w:tcW w:w="34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B255997" w14:textId="77777777" w:rsidR="008A2DB4" w:rsidRDefault="008A2DB4">
            <w:pPr>
              <w:jc w:val="center"/>
              <w:rPr>
                <w:b/>
                <w:lang w:val="en-AU"/>
              </w:rPr>
            </w:pPr>
            <w:r>
              <w:rPr>
                <w:b/>
                <w:lang w:val="en-AU"/>
              </w:rPr>
              <w:t>Name</w:t>
            </w:r>
          </w:p>
        </w:tc>
        <w:tc>
          <w:tcPr>
            <w:tcW w:w="90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2EAB2B4" w14:textId="77777777" w:rsidR="008A2DB4" w:rsidRDefault="008A2DB4">
            <w:pPr>
              <w:jc w:val="center"/>
              <w:rPr>
                <w:b/>
                <w:lang w:val="en-AU"/>
              </w:rPr>
            </w:pPr>
            <w:r>
              <w:rPr>
                <w:b/>
                <w:lang w:val="en-AU"/>
              </w:rPr>
              <w:t>Existing</w:t>
            </w:r>
          </w:p>
        </w:tc>
        <w:tc>
          <w:tcPr>
            <w:tcW w:w="117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0D64364" w14:textId="77777777" w:rsidR="008A2DB4" w:rsidRDefault="008A2DB4">
            <w:pPr>
              <w:jc w:val="center"/>
              <w:rPr>
                <w:b/>
                <w:lang w:val="en-AU"/>
              </w:rPr>
            </w:pPr>
            <w:r>
              <w:rPr>
                <w:b/>
                <w:lang w:val="en-AU"/>
              </w:rPr>
              <w:t>New</w:t>
            </w:r>
          </w:p>
        </w:tc>
        <w:tc>
          <w:tcPr>
            <w:tcW w:w="167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6E3F5F3" w14:textId="77777777" w:rsidR="008A2DB4" w:rsidRDefault="008A2DB4">
            <w:pPr>
              <w:jc w:val="center"/>
              <w:rPr>
                <w:b/>
                <w:lang w:val="en-AU"/>
              </w:rPr>
            </w:pPr>
            <w:r>
              <w:rPr>
                <w:b/>
                <w:lang w:val="en-AU"/>
              </w:rPr>
              <w:t>Upgrade Implications</w:t>
            </w:r>
          </w:p>
        </w:tc>
      </w:tr>
      <w:tr w:rsidR="008A2DB4" w14:paraId="57C95CBA" w14:textId="77777777" w:rsidTr="03365EF9">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351" w:author="Autho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trHeight w:val="600"/>
          <w:trPrChange w:id="352" w:author="Author">
            <w:trPr>
              <w:gridAfter w:val="0"/>
            </w:trPr>
          </w:trPrChange>
        </w:trPr>
        <w:tc>
          <w:tcPr>
            <w:tcW w:w="1620" w:type="dxa"/>
            <w:tcBorders>
              <w:top w:val="single" w:sz="4" w:space="0" w:color="auto"/>
              <w:left w:val="single" w:sz="4" w:space="0" w:color="auto"/>
              <w:bottom w:val="single" w:sz="4" w:space="0" w:color="auto"/>
              <w:right w:val="single" w:sz="4" w:space="0" w:color="auto"/>
            </w:tcBorders>
            <w:hideMark/>
            <w:tcPrChange w:id="353" w:author="Author">
              <w:tcPr>
                <w:tcW w:w="1620" w:type="dxa"/>
                <w:tcBorders>
                  <w:top w:val="single" w:sz="4" w:space="0" w:color="auto"/>
                  <w:left w:val="single" w:sz="4" w:space="0" w:color="auto"/>
                  <w:bottom w:val="single" w:sz="4" w:space="0" w:color="auto"/>
                  <w:right w:val="single" w:sz="4" w:space="0" w:color="auto"/>
                </w:tcBorders>
                <w:hideMark/>
              </w:tcPr>
            </w:tcPrChange>
          </w:tcPr>
          <w:p w14:paraId="7925280A" w14:textId="77777777" w:rsidR="008A2DB4" w:rsidRDefault="008A2DB4">
            <w:pPr>
              <w:rPr>
                <w:lang w:val="en-AU"/>
              </w:rPr>
            </w:pPr>
            <w:r>
              <w:rPr>
                <w:lang w:val="en-AU"/>
              </w:rPr>
              <w:t>Module / Package</w:t>
            </w:r>
          </w:p>
        </w:tc>
        <w:tc>
          <w:tcPr>
            <w:tcW w:w="3420" w:type="dxa"/>
            <w:tcBorders>
              <w:top w:val="single" w:sz="4" w:space="0" w:color="auto"/>
              <w:left w:val="single" w:sz="4" w:space="0" w:color="auto"/>
              <w:bottom w:val="single" w:sz="4" w:space="0" w:color="auto"/>
              <w:right w:val="single" w:sz="4" w:space="0" w:color="auto"/>
            </w:tcBorders>
            <w:hideMark/>
            <w:tcPrChange w:id="354" w:author="Author">
              <w:tcPr>
                <w:tcW w:w="3420" w:type="dxa"/>
                <w:tcBorders>
                  <w:top w:val="single" w:sz="4" w:space="0" w:color="auto"/>
                  <w:left w:val="single" w:sz="4" w:space="0" w:color="auto"/>
                  <w:bottom w:val="single" w:sz="4" w:space="0" w:color="auto"/>
                  <w:right w:val="single" w:sz="4" w:space="0" w:color="auto"/>
                </w:tcBorders>
                <w:hideMark/>
              </w:tcPr>
            </w:tcPrChange>
          </w:tcPr>
          <w:p w14:paraId="217E0FA1" w14:textId="1C771514" w:rsidR="008A2DB4" w:rsidRDefault="00B7795D">
            <w:pPr>
              <w:rPr>
                <w:lang w:val="en-AU"/>
              </w:rPr>
            </w:pPr>
            <w:r>
              <w:rPr>
                <w:lang w:val="en-AU"/>
              </w:rPr>
              <w:t>ZUQM</w:t>
            </w:r>
          </w:p>
        </w:tc>
        <w:tc>
          <w:tcPr>
            <w:tcW w:w="900" w:type="dxa"/>
            <w:tcBorders>
              <w:top w:val="single" w:sz="4" w:space="0" w:color="auto"/>
              <w:left w:val="single" w:sz="4" w:space="0" w:color="auto"/>
              <w:bottom w:val="single" w:sz="4" w:space="0" w:color="auto"/>
              <w:right w:val="single" w:sz="4" w:space="0" w:color="auto"/>
            </w:tcBorders>
            <w:hideMark/>
            <w:tcPrChange w:id="355" w:author="Author">
              <w:tcPr>
                <w:tcW w:w="900" w:type="dxa"/>
                <w:tcBorders>
                  <w:top w:val="single" w:sz="4" w:space="0" w:color="auto"/>
                  <w:left w:val="single" w:sz="4" w:space="0" w:color="auto"/>
                  <w:bottom w:val="single" w:sz="4" w:space="0" w:color="auto"/>
                  <w:right w:val="single" w:sz="4" w:space="0" w:color="auto"/>
                </w:tcBorders>
                <w:hideMark/>
              </w:tcPr>
            </w:tcPrChange>
          </w:tcPr>
          <w:p w14:paraId="7C2A6109" w14:textId="77777777" w:rsidR="008A2DB4" w:rsidRDefault="008A2DB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Change w:id="356" w:author="Author">
              <w:tcPr>
                <w:tcW w:w="1170" w:type="dxa"/>
                <w:tcBorders>
                  <w:top w:val="single" w:sz="4" w:space="0" w:color="auto"/>
                  <w:left w:val="single" w:sz="4" w:space="0" w:color="auto"/>
                  <w:bottom w:val="single" w:sz="4" w:space="0" w:color="auto"/>
                  <w:right w:val="single" w:sz="4" w:space="0" w:color="auto"/>
                </w:tcBorders>
              </w:tcPr>
            </w:tcPrChange>
          </w:tcPr>
          <w:p w14:paraId="00D99667" w14:textId="77777777"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Change w:id="357" w:author="Author">
              <w:tcPr>
                <w:tcW w:w="1679" w:type="dxa"/>
                <w:gridSpan w:val="2"/>
                <w:tcBorders>
                  <w:top w:val="single" w:sz="4" w:space="0" w:color="auto"/>
                  <w:left w:val="single" w:sz="4" w:space="0" w:color="auto"/>
                  <w:bottom w:val="single" w:sz="4" w:space="0" w:color="auto"/>
                  <w:right w:val="single" w:sz="4" w:space="0" w:color="auto"/>
                </w:tcBorders>
              </w:tcPr>
            </w:tcPrChange>
          </w:tcPr>
          <w:p w14:paraId="366B91E9" w14:textId="77777777" w:rsidR="008A2DB4" w:rsidRDefault="008A2DB4">
            <w:pPr>
              <w:rPr>
                <w:lang w:val="en-AU"/>
              </w:rPr>
            </w:pPr>
          </w:p>
        </w:tc>
      </w:tr>
      <w:tr w:rsidR="008A2DB4" w14:paraId="5584C5D9"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28EC7C83" w14:textId="77777777" w:rsidR="008A2DB4" w:rsidRDefault="008A2DB4">
            <w:pPr>
              <w:rPr>
                <w:lang w:val="en-AU"/>
              </w:rPr>
            </w:pPr>
            <w:r>
              <w:rPr>
                <w:lang w:val="en-AU"/>
              </w:rPr>
              <w:t>Report</w:t>
            </w:r>
          </w:p>
        </w:tc>
        <w:tc>
          <w:tcPr>
            <w:tcW w:w="3420" w:type="dxa"/>
            <w:tcBorders>
              <w:top w:val="single" w:sz="4" w:space="0" w:color="auto"/>
              <w:left w:val="single" w:sz="4" w:space="0" w:color="auto"/>
              <w:bottom w:val="single" w:sz="4" w:space="0" w:color="auto"/>
              <w:right w:val="single" w:sz="4" w:space="0" w:color="auto"/>
            </w:tcBorders>
            <w:hideMark/>
          </w:tcPr>
          <w:p w14:paraId="137176A6" w14:textId="77777777" w:rsidR="008A2DB4" w:rsidRDefault="008A2DB4">
            <w:pPr>
              <w:rPr>
                <w:lang w:val="en-AU"/>
              </w:rPr>
            </w:pPr>
            <w:r>
              <w:rPr>
                <w:lang w:val="en-AU"/>
              </w:rPr>
              <w:t>ZQM_WE16_JOB</w:t>
            </w:r>
          </w:p>
        </w:tc>
        <w:tc>
          <w:tcPr>
            <w:tcW w:w="900" w:type="dxa"/>
            <w:tcBorders>
              <w:top w:val="single" w:sz="4" w:space="0" w:color="auto"/>
              <w:left w:val="single" w:sz="4" w:space="0" w:color="auto"/>
              <w:bottom w:val="single" w:sz="4" w:space="0" w:color="auto"/>
              <w:right w:val="single" w:sz="4" w:space="0" w:color="auto"/>
            </w:tcBorders>
          </w:tcPr>
          <w:p w14:paraId="02E1759B" w14:textId="38FA4DCE" w:rsidR="008A2DB4" w:rsidRDefault="00B7795D">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hideMark/>
          </w:tcPr>
          <w:p w14:paraId="1E6970BC" w14:textId="402E0941"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4E16A355" w14:textId="4B80A22D" w:rsidR="008A2DB4" w:rsidRDefault="008A2DB4">
            <w:pPr>
              <w:rPr>
                <w:lang w:val="en-AU"/>
              </w:rPr>
            </w:pPr>
          </w:p>
        </w:tc>
      </w:tr>
      <w:tr w:rsidR="008A2DB4" w14:paraId="7205CF12"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1A70B18" w14:textId="77777777" w:rsidR="008A2DB4" w:rsidRDefault="008A2DB4">
            <w:pPr>
              <w:rPr>
                <w:lang w:val="en-AU"/>
              </w:rPr>
            </w:pPr>
            <w:r>
              <w:rPr>
                <w:lang w:val="en-AU"/>
              </w:rPr>
              <w:t>Function Group</w:t>
            </w:r>
          </w:p>
        </w:tc>
        <w:tc>
          <w:tcPr>
            <w:tcW w:w="3420" w:type="dxa"/>
            <w:tcBorders>
              <w:top w:val="single" w:sz="4" w:space="0" w:color="auto"/>
              <w:left w:val="single" w:sz="4" w:space="0" w:color="auto"/>
              <w:bottom w:val="single" w:sz="4" w:space="0" w:color="auto"/>
              <w:right w:val="single" w:sz="4" w:space="0" w:color="auto"/>
            </w:tcBorders>
            <w:hideMark/>
          </w:tcPr>
          <w:p w14:paraId="60617BD2" w14:textId="77777777" w:rsidR="008A2DB4" w:rsidRDefault="008A2DB4">
            <w:pPr>
              <w:rPr>
                <w:lang w:val="en-AU"/>
              </w:rPr>
            </w:pPr>
            <w:r>
              <w:rPr>
                <w:lang w:val="en-AU"/>
              </w:rPr>
              <w:t>ZQM_COA_DATA_REPLAY</w:t>
            </w:r>
          </w:p>
        </w:tc>
        <w:tc>
          <w:tcPr>
            <w:tcW w:w="900" w:type="dxa"/>
            <w:tcBorders>
              <w:top w:val="single" w:sz="4" w:space="0" w:color="auto"/>
              <w:left w:val="single" w:sz="4" w:space="0" w:color="auto"/>
              <w:bottom w:val="single" w:sz="4" w:space="0" w:color="auto"/>
              <w:right w:val="single" w:sz="4" w:space="0" w:color="auto"/>
            </w:tcBorders>
          </w:tcPr>
          <w:p w14:paraId="16D81AE8" w14:textId="3FE5EFEF" w:rsidR="008A2DB4" w:rsidRDefault="00286B87">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hideMark/>
          </w:tcPr>
          <w:p w14:paraId="7B8CF42B" w14:textId="2EB3BCEF"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6980172B" w14:textId="33E94388" w:rsidR="008A2DB4" w:rsidRDefault="008A2DB4">
            <w:pPr>
              <w:rPr>
                <w:lang w:val="en-AU"/>
              </w:rPr>
            </w:pPr>
          </w:p>
        </w:tc>
      </w:tr>
      <w:tr w:rsidR="00664F14" w14:paraId="5CB9D731"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3E5C871" w14:textId="77777777" w:rsidR="00664F14" w:rsidRDefault="00664F14" w:rsidP="00664F14">
            <w:pPr>
              <w:rPr>
                <w:lang w:val="en-AU"/>
              </w:rPr>
            </w:pPr>
            <w:r>
              <w:rPr>
                <w:lang w:val="en-AU"/>
              </w:rPr>
              <w:t>Structure</w:t>
            </w:r>
          </w:p>
        </w:tc>
        <w:tc>
          <w:tcPr>
            <w:tcW w:w="3420" w:type="dxa"/>
            <w:tcBorders>
              <w:top w:val="single" w:sz="4" w:space="0" w:color="auto"/>
              <w:left w:val="single" w:sz="4" w:space="0" w:color="auto"/>
              <w:bottom w:val="single" w:sz="4" w:space="0" w:color="auto"/>
              <w:right w:val="single" w:sz="4" w:space="0" w:color="auto"/>
            </w:tcBorders>
            <w:hideMark/>
          </w:tcPr>
          <w:p w14:paraId="01478E44" w14:textId="77777777" w:rsidR="00664F14" w:rsidRDefault="00664F14" w:rsidP="00664F14">
            <w:pPr>
              <w:rPr>
                <w:lang w:val="en-AU"/>
              </w:rPr>
            </w:pPr>
            <w:r>
              <w:rPr>
                <w:lang w:val="en-AU"/>
              </w:rPr>
              <w:t>Z1EIREP_GRADE</w:t>
            </w:r>
          </w:p>
          <w:p w14:paraId="312979CE" w14:textId="77777777" w:rsidR="00664F14" w:rsidRDefault="00664F14" w:rsidP="00664F14">
            <w:pPr>
              <w:rPr>
                <w:lang w:val="en-AU"/>
              </w:rPr>
            </w:pPr>
            <w:r>
              <w:rPr>
                <w:lang w:val="en-AU"/>
              </w:rPr>
              <w:t>Z1EIREP_HEAD</w:t>
            </w:r>
          </w:p>
          <w:p w14:paraId="1F32A908" w14:textId="77777777" w:rsidR="00664F14" w:rsidRDefault="00664F14" w:rsidP="00664F14">
            <w:pPr>
              <w:rPr>
                <w:lang w:val="en-AU"/>
              </w:rPr>
            </w:pPr>
            <w:r>
              <w:rPr>
                <w:lang w:val="en-AU"/>
              </w:rPr>
              <w:t>Z1EIREP_LINE</w:t>
            </w:r>
          </w:p>
        </w:tc>
        <w:tc>
          <w:tcPr>
            <w:tcW w:w="900" w:type="dxa"/>
            <w:tcBorders>
              <w:top w:val="single" w:sz="4" w:space="0" w:color="auto"/>
              <w:left w:val="single" w:sz="4" w:space="0" w:color="auto"/>
              <w:bottom w:val="single" w:sz="4" w:space="0" w:color="auto"/>
              <w:right w:val="single" w:sz="4" w:space="0" w:color="auto"/>
            </w:tcBorders>
          </w:tcPr>
          <w:p w14:paraId="72DED7A0" w14:textId="77777777" w:rsidR="00664F14" w:rsidRDefault="00664F14" w:rsidP="00664F14">
            <w:pPr>
              <w:rPr>
                <w:lang w:val="en-AU"/>
              </w:rPr>
            </w:pPr>
            <w:r>
              <w:rPr>
                <w:lang w:val="en-AU"/>
              </w:rPr>
              <w:t>Y</w:t>
            </w:r>
          </w:p>
          <w:p w14:paraId="6A0314A7" w14:textId="77777777" w:rsidR="00664F14" w:rsidRDefault="00664F14" w:rsidP="00664F14">
            <w:pPr>
              <w:rPr>
                <w:lang w:val="en-AU"/>
              </w:rPr>
            </w:pPr>
            <w:r>
              <w:rPr>
                <w:lang w:val="en-AU"/>
              </w:rPr>
              <w:t>Y</w:t>
            </w:r>
          </w:p>
          <w:p w14:paraId="758B6B09" w14:textId="133C2A81"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6006F1FD" w14:textId="5110747A"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1DE0F1DB" w14:textId="21F9D49B" w:rsidR="00664F14" w:rsidRDefault="599EAA5D" w:rsidP="03365EF9">
            <w:pPr>
              <w:rPr>
                <w:ins w:id="358" w:author="Author"/>
                <w:color w:val="333333"/>
                <w:lang w:val="en-AU"/>
              </w:rPr>
            </w:pPr>
            <w:ins w:id="359" w:author="Author">
              <w:r w:rsidRPr="03365EF9">
                <w:rPr>
                  <w:color w:val="333333"/>
                  <w:sz w:val="21"/>
                  <w:szCs w:val="21"/>
                  <w:lang w:val="en-AU"/>
                </w:rPr>
                <w:t>CRQ10003494</w:t>
              </w:r>
            </w:ins>
          </w:p>
          <w:p w14:paraId="3681F2EF" w14:textId="79C50F94" w:rsidR="00664F14" w:rsidRDefault="00664F14" w:rsidP="03365EF9">
            <w:pPr>
              <w:rPr>
                <w:ins w:id="360" w:author="Author"/>
                <w:color w:val="333333"/>
                <w:lang w:val="en-AU"/>
              </w:rPr>
            </w:pPr>
          </w:p>
          <w:p w14:paraId="057E6373" w14:textId="2AE7A806" w:rsidR="00664F14" w:rsidRDefault="599EAA5D" w:rsidP="03365EF9">
            <w:pPr>
              <w:rPr>
                <w:color w:val="333333"/>
                <w:lang w:val="en-AU"/>
              </w:rPr>
            </w:pPr>
            <w:ins w:id="361" w:author="Author">
              <w:r w:rsidRPr="03365EF9">
                <w:rPr>
                  <w:color w:val="333333"/>
                  <w:sz w:val="21"/>
                  <w:szCs w:val="21"/>
                  <w:lang w:val="en-AU"/>
                </w:rPr>
                <w:t>CRQ10003494</w:t>
              </w:r>
            </w:ins>
          </w:p>
        </w:tc>
      </w:tr>
      <w:tr w:rsidR="00664F14" w14:paraId="0D8975A0"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0815747" w14:textId="77777777" w:rsidR="00664F14" w:rsidRDefault="00664F14" w:rsidP="00664F14">
            <w:pPr>
              <w:rPr>
                <w:lang w:val="en-AU"/>
              </w:rPr>
            </w:pPr>
            <w:r>
              <w:rPr>
                <w:lang w:val="en-AU"/>
              </w:rPr>
              <w:t>Basic type</w:t>
            </w:r>
          </w:p>
        </w:tc>
        <w:tc>
          <w:tcPr>
            <w:tcW w:w="3420" w:type="dxa"/>
            <w:tcBorders>
              <w:top w:val="single" w:sz="4" w:space="0" w:color="auto"/>
              <w:left w:val="single" w:sz="4" w:space="0" w:color="auto"/>
              <w:bottom w:val="single" w:sz="4" w:space="0" w:color="auto"/>
              <w:right w:val="single" w:sz="4" w:space="0" w:color="auto"/>
            </w:tcBorders>
            <w:hideMark/>
          </w:tcPr>
          <w:p w14:paraId="5CFE2EE2" w14:textId="77777777" w:rsidR="00664F14" w:rsidRDefault="00664F14" w:rsidP="00664F14">
            <w:pPr>
              <w:rPr>
                <w:lang w:val="en-AU"/>
              </w:rPr>
            </w:pPr>
            <w:r>
              <w:rPr>
                <w:lang w:val="en-AU"/>
              </w:rPr>
              <w:t>ZQM_COAREPLY01</w:t>
            </w:r>
          </w:p>
        </w:tc>
        <w:tc>
          <w:tcPr>
            <w:tcW w:w="900" w:type="dxa"/>
            <w:tcBorders>
              <w:top w:val="single" w:sz="4" w:space="0" w:color="auto"/>
              <w:left w:val="single" w:sz="4" w:space="0" w:color="auto"/>
              <w:bottom w:val="single" w:sz="4" w:space="0" w:color="auto"/>
              <w:right w:val="single" w:sz="4" w:space="0" w:color="auto"/>
            </w:tcBorders>
          </w:tcPr>
          <w:p w14:paraId="1E598A1E" w14:textId="0637568E"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6C145798" w14:textId="104B9E59"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3B183DD3" w14:textId="454C5749" w:rsidR="00664F14" w:rsidRDefault="599EAA5D" w:rsidP="03365EF9">
            <w:pPr>
              <w:spacing w:line="300" w:lineRule="exact"/>
              <w:rPr>
                <w:ins w:id="362" w:author="Author"/>
                <w:color w:val="333333"/>
                <w:sz w:val="21"/>
                <w:szCs w:val="21"/>
                <w:lang w:val="en-AU"/>
              </w:rPr>
            </w:pPr>
            <w:ins w:id="363" w:author="Author">
              <w:r w:rsidRPr="03365EF9">
                <w:rPr>
                  <w:color w:val="333333"/>
                  <w:sz w:val="21"/>
                  <w:szCs w:val="21"/>
                  <w:lang w:val="en-AU"/>
                </w:rPr>
                <w:t>CRQ10003494</w:t>
              </w:r>
            </w:ins>
          </w:p>
          <w:p w14:paraId="637152FC" w14:textId="26D8B400" w:rsidR="00664F14" w:rsidRDefault="00664F14" w:rsidP="03365EF9">
            <w:pPr>
              <w:rPr>
                <w:lang w:val="en-AU"/>
              </w:rPr>
            </w:pPr>
          </w:p>
        </w:tc>
      </w:tr>
      <w:tr w:rsidR="00664F14" w14:paraId="19607E77" w14:textId="77777777" w:rsidTr="03365EF9">
        <w:tc>
          <w:tcPr>
            <w:tcW w:w="1620" w:type="dxa"/>
            <w:tcBorders>
              <w:top w:val="single" w:sz="4" w:space="0" w:color="auto"/>
              <w:left w:val="single" w:sz="4" w:space="0" w:color="auto"/>
              <w:bottom w:val="single" w:sz="4" w:space="0" w:color="auto"/>
              <w:right w:val="single" w:sz="4" w:space="0" w:color="auto"/>
            </w:tcBorders>
          </w:tcPr>
          <w:p w14:paraId="6D723A10" w14:textId="04E66E78" w:rsidR="00664F14" w:rsidRDefault="00664F14" w:rsidP="00664F14">
            <w:pPr>
              <w:rPr>
                <w:lang w:val="en-AU"/>
              </w:rPr>
            </w:pPr>
            <w:r>
              <w:rPr>
                <w:lang w:val="en-AU"/>
              </w:rPr>
              <w:t>Function Module</w:t>
            </w:r>
          </w:p>
        </w:tc>
        <w:tc>
          <w:tcPr>
            <w:tcW w:w="3420" w:type="dxa"/>
            <w:tcBorders>
              <w:top w:val="single" w:sz="4" w:space="0" w:color="auto"/>
              <w:left w:val="single" w:sz="4" w:space="0" w:color="auto"/>
              <w:bottom w:val="single" w:sz="4" w:space="0" w:color="auto"/>
              <w:right w:val="single" w:sz="4" w:space="0" w:color="auto"/>
            </w:tcBorders>
          </w:tcPr>
          <w:p w14:paraId="522A67D4" w14:textId="3FFEFB4B" w:rsidR="00664F14" w:rsidRDefault="00664F14" w:rsidP="00664F14">
            <w:pPr>
              <w:rPr>
                <w:lang w:val="en-AU"/>
              </w:rPr>
            </w:pPr>
            <w:r w:rsidRPr="00286B87">
              <w:rPr>
                <w:lang w:val="en-AU"/>
              </w:rPr>
              <w:t>Z_QM_1609_PROC_COA_DATA_REPLY</w:t>
            </w:r>
          </w:p>
        </w:tc>
        <w:tc>
          <w:tcPr>
            <w:tcW w:w="900" w:type="dxa"/>
            <w:tcBorders>
              <w:top w:val="single" w:sz="4" w:space="0" w:color="auto"/>
              <w:left w:val="single" w:sz="4" w:space="0" w:color="auto"/>
              <w:bottom w:val="single" w:sz="4" w:space="0" w:color="auto"/>
              <w:right w:val="single" w:sz="4" w:space="0" w:color="auto"/>
            </w:tcBorders>
          </w:tcPr>
          <w:p w14:paraId="3FDE1F22" w14:textId="22979B81"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475D4380" w14:textId="77777777"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47D10FB6" w14:textId="21F9D49B" w:rsidR="00664F14" w:rsidRDefault="599EAA5D" w:rsidP="03365EF9">
            <w:pPr>
              <w:rPr>
                <w:ins w:id="364" w:author="Author"/>
                <w:color w:val="333333"/>
                <w:lang w:val="en-AU"/>
              </w:rPr>
            </w:pPr>
            <w:ins w:id="365" w:author="Author">
              <w:r w:rsidRPr="03365EF9">
                <w:rPr>
                  <w:color w:val="333333"/>
                  <w:sz w:val="21"/>
                  <w:szCs w:val="21"/>
                  <w:lang w:val="en-AU"/>
                </w:rPr>
                <w:t>CRQ10003494</w:t>
              </w:r>
            </w:ins>
          </w:p>
          <w:p w14:paraId="5FF371C5" w14:textId="01480BD4" w:rsidR="00664F14" w:rsidRDefault="00664F14" w:rsidP="03365EF9">
            <w:pPr>
              <w:rPr>
                <w:lang w:val="en-AU"/>
              </w:rPr>
            </w:pPr>
          </w:p>
        </w:tc>
      </w:tr>
      <w:tr w:rsidR="00664F14" w14:paraId="6AA5FA41" w14:textId="77777777" w:rsidTr="03365EF9">
        <w:tc>
          <w:tcPr>
            <w:tcW w:w="1620" w:type="dxa"/>
            <w:tcBorders>
              <w:top w:val="single" w:sz="4" w:space="0" w:color="auto"/>
              <w:left w:val="single" w:sz="4" w:space="0" w:color="auto"/>
              <w:bottom w:val="single" w:sz="4" w:space="0" w:color="auto"/>
              <w:right w:val="single" w:sz="4" w:space="0" w:color="auto"/>
            </w:tcBorders>
          </w:tcPr>
          <w:p w14:paraId="37995743" w14:textId="18F9A6BE" w:rsidR="00664F14" w:rsidRDefault="00664F14" w:rsidP="00664F14">
            <w:pPr>
              <w:rPr>
                <w:lang w:val="en-AU"/>
              </w:rPr>
            </w:pPr>
            <w:r>
              <w:rPr>
                <w:lang w:val="en-AU"/>
              </w:rPr>
              <w:t>Include</w:t>
            </w:r>
          </w:p>
        </w:tc>
        <w:tc>
          <w:tcPr>
            <w:tcW w:w="3420" w:type="dxa"/>
            <w:tcBorders>
              <w:top w:val="single" w:sz="4" w:space="0" w:color="auto"/>
              <w:left w:val="single" w:sz="4" w:space="0" w:color="auto"/>
              <w:bottom w:val="single" w:sz="4" w:space="0" w:color="auto"/>
              <w:right w:val="single" w:sz="4" w:space="0" w:color="auto"/>
            </w:tcBorders>
          </w:tcPr>
          <w:p w14:paraId="7E1568FC" w14:textId="77777777" w:rsidR="00664F14" w:rsidRPr="00286B87" w:rsidRDefault="00664F14" w:rsidP="00664F14">
            <w:pPr>
              <w:rPr>
                <w:lang w:val="en-AU"/>
              </w:rPr>
            </w:pPr>
            <w:r w:rsidRPr="00286B87">
              <w:rPr>
                <w:lang w:val="en-AU"/>
              </w:rPr>
              <w:t>LZQM_COA_DATA_REPLAYF01</w:t>
            </w:r>
          </w:p>
          <w:p w14:paraId="16698B14" w14:textId="77777777" w:rsidR="00664F14" w:rsidRPr="00286B87" w:rsidRDefault="00664F14" w:rsidP="00664F14">
            <w:pPr>
              <w:rPr>
                <w:lang w:val="en-AU"/>
              </w:rPr>
            </w:pPr>
            <w:r w:rsidRPr="00286B87">
              <w:rPr>
                <w:lang w:val="en-AU"/>
              </w:rPr>
              <w:t>LZQM_COA_DATA_REPLAYTOP</w:t>
            </w:r>
          </w:p>
          <w:p w14:paraId="10B578E3" w14:textId="6A0937BC" w:rsidR="00664F14" w:rsidRDefault="00664F14" w:rsidP="00664F14">
            <w:pPr>
              <w:rPr>
                <w:lang w:val="en-AU"/>
              </w:rPr>
            </w:pPr>
            <w:r w:rsidRPr="00286B87">
              <w:rPr>
                <w:lang w:val="en-AU"/>
              </w:rPr>
              <w:lastRenderedPageBreak/>
              <w:t>SAPLZQM_COA_DATA_REPLAY</w:t>
            </w:r>
          </w:p>
        </w:tc>
        <w:tc>
          <w:tcPr>
            <w:tcW w:w="900" w:type="dxa"/>
            <w:tcBorders>
              <w:top w:val="single" w:sz="4" w:space="0" w:color="auto"/>
              <w:left w:val="single" w:sz="4" w:space="0" w:color="auto"/>
              <w:bottom w:val="single" w:sz="4" w:space="0" w:color="auto"/>
              <w:right w:val="single" w:sz="4" w:space="0" w:color="auto"/>
            </w:tcBorders>
          </w:tcPr>
          <w:p w14:paraId="3ECF9B22" w14:textId="68F5386E" w:rsidR="00664F14" w:rsidRDefault="00664F14" w:rsidP="00664F14">
            <w:pPr>
              <w:rPr>
                <w:lang w:val="en-AU"/>
              </w:rPr>
            </w:pPr>
            <w:r>
              <w:rPr>
                <w:lang w:val="en-AU"/>
              </w:rPr>
              <w:lastRenderedPageBreak/>
              <w:t>Y</w:t>
            </w:r>
          </w:p>
          <w:p w14:paraId="1857FBEB" w14:textId="77777777" w:rsidR="00664F14" w:rsidRDefault="00664F14" w:rsidP="00664F14">
            <w:pPr>
              <w:rPr>
                <w:lang w:val="en-AU"/>
              </w:rPr>
            </w:pPr>
            <w:r>
              <w:rPr>
                <w:lang w:val="en-AU"/>
              </w:rPr>
              <w:t>Y</w:t>
            </w:r>
          </w:p>
          <w:p w14:paraId="1CEB6440" w14:textId="0268314E"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539FB9AC" w14:textId="6A2C9E6A" w:rsidR="00664F14" w:rsidRDefault="00664F14" w:rsidP="00664F14">
            <w:pPr>
              <w:rPr>
                <w:lang w:val="en-AU"/>
              </w:rPr>
            </w:pPr>
          </w:p>
          <w:p w14:paraId="0D719F2E" w14:textId="5284D8CB"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5AF45677" w14:textId="6D4B63B2" w:rsidR="00664F14" w:rsidRDefault="00664F14" w:rsidP="03365EF9">
            <w:pPr>
              <w:rPr>
                <w:lang w:val="en-AU"/>
              </w:rPr>
            </w:pPr>
          </w:p>
        </w:tc>
      </w:tr>
    </w:tbl>
    <w:p w14:paraId="43021AFF" w14:textId="30F7930B" w:rsidR="03365EF9" w:rsidRDefault="03365EF9"/>
    <w:p w14:paraId="4BE58476" w14:textId="2E921985" w:rsidR="03365EF9" w:rsidRDefault="03365EF9"/>
    <w:p w14:paraId="305D0CB0" w14:textId="6F393991" w:rsidR="03365EF9" w:rsidRDefault="03365EF9"/>
    <w:p w14:paraId="68221F26" w14:textId="77777777" w:rsidR="00C26B0B" w:rsidRPr="00C26B0B" w:rsidRDefault="00C26B0B" w:rsidP="00C26B0B"/>
    <w:p w14:paraId="68221F27" w14:textId="77777777" w:rsidR="002236AC" w:rsidRPr="00E71B7C" w:rsidRDefault="6D199AFF" w:rsidP="00D14FB6">
      <w:pPr>
        <w:pStyle w:val="Heading2"/>
      </w:pPr>
      <w:bookmarkStart w:id="366" w:name="_Toc460582208"/>
      <w:r>
        <w:t>Data Description</w:t>
      </w:r>
      <w:bookmarkEnd w:id="348"/>
      <w:bookmarkEnd w:id="366"/>
    </w:p>
    <w:p w14:paraId="1A1E6953" w14:textId="7FBEBB4F" w:rsidR="00C7018C" w:rsidRDefault="00C7018C" w:rsidP="00C7018C">
      <w:r>
        <w:t>N/A</w:t>
      </w:r>
    </w:p>
    <w:p w14:paraId="5324C06E" w14:textId="77777777" w:rsidR="00C7018C" w:rsidRDefault="00C7018C" w:rsidP="00C7018C"/>
    <w:p w14:paraId="68221F2A" w14:textId="77777777" w:rsidR="00C26B0B" w:rsidRDefault="6D199AFF" w:rsidP="00C26B0B">
      <w:pPr>
        <w:pStyle w:val="Heading3"/>
        <w:rPr>
          <w:lang w:val="en-ZA"/>
        </w:rPr>
      </w:pPr>
      <w:bookmarkStart w:id="367" w:name="_Toc36906391"/>
      <w:bookmarkStart w:id="368" w:name="_Toc44389615"/>
      <w:bookmarkStart w:id="369" w:name="_Toc52345108"/>
      <w:bookmarkStart w:id="370" w:name="_Toc460582209"/>
      <w:r w:rsidRPr="6D199AFF">
        <w:rPr>
          <w:lang w:val="en-ZA"/>
        </w:rPr>
        <w:t>Input</w:t>
      </w:r>
      <w:bookmarkEnd w:id="367"/>
      <w:bookmarkEnd w:id="368"/>
      <w:bookmarkEnd w:id="369"/>
      <w:bookmarkEnd w:id="370"/>
    </w:p>
    <w:p w14:paraId="3704AF36" w14:textId="49C282CF" w:rsidR="00C7018C" w:rsidRDefault="00C7018C" w:rsidP="00C7018C">
      <w:bookmarkStart w:id="371" w:name="_Toc41142810"/>
      <w:bookmarkStart w:id="372" w:name="_Toc41143700"/>
      <w:bookmarkStart w:id="373" w:name="_Toc41143821"/>
      <w:bookmarkStart w:id="374" w:name="_Toc41143942"/>
      <w:bookmarkStart w:id="375" w:name="_Toc41218650"/>
      <w:bookmarkStart w:id="376" w:name="_Toc41221569"/>
      <w:bookmarkStart w:id="377" w:name="_Toc44389616"/>
      <w:bookmarkStart w:id="378" w:name="_Toc52345109"/>
      <w:bookmarkStart w:id="379" w:name="_Toc460582210"/>
      <w:bookmarkEnd w:id="371"/>
      <w:bookmarkEnd w:id="372"/>
      <w:bookmarkEnd w:id="373"/>
      <w:bookmarkEnd w:id="374"/>
      <w:bookmarkEnd w:id="375"/>
      <w:bookmarkEnd w:id="376"/>
      <w:r>
        <w:t>N/A</w:t>
      </w:r>
    </w:p>
    <w:p w14:paraId="46211F68" w14:textId="77777777" w:rsidR="00C7018C" w:rsidRDefault="00C7018C" w:rsidP="00C7018C"/>
    <w:p w14:paraId="68221F2E" w14:textId="77777777" w:rsidR="00C26B0B" w:rsidRDefault="6D199AFF" w:rsidP="00C26B0B">
      <w:pPr>
        <w:pStyle w:val="Heading3"/>
        <w:rPr>
          <w:lang w:val="en-AU"/>
        </w:rPr>
      </w:pPr>
      <w:r>
        <w:t>Selection</w:t>
      </w:r>
      <w:r w:rsidRPr="6D199AFF">
        <w:rPr>
          <w:lang w:val="en-AU"/>
        </w:rPr>
        <w:t xml:space="preserve"> Parameters</w:t>
      </w:r>
      <w:bookmarkEnd w:id="377"/>
      <w:bookmarkEnd w:id="378"/>
      <w:bookmarkEnd w:id="379"/>
    </w:p>
    <w:p w14:paraId="3DAD6EF3" w14:textId="77777777" w:rsidR="00C7018C" w:rsidRDefault="00C7018C" w:rsidP="00C7018C">
      <w:pPr>
        <w:numPr>
          <w:ilvl w:val="0"/>
          <w:numId w:val="31"/>
        </w:numPr>
        <w:rPr>
          <w:b/>
          <w:lang w:val="en-AU"/>
        </w:rPr>
      </w:pPr>
      <w:r>
        <w:rPr>
          <w:b/>
          <w:lang w:val="en-AU"/>
        </w:rPr>
        <w:t>Report - ZQM_WE16_JOB</w:t>
      </w:r>
    </w:p>
    <w:p w14:paraId="41862E21" w14:textId="77C7F9BF" w:rsidR="00C7018C" w:rsidRDefault="00C7018C" w:rsidP="00C7018C">
      <w:pPr>
        <w:rPr>
          <w:lang w:val="en-AU"/>
        </w:rPr>
      </w:pPr>
      <w:r>
        <w:rPr>
          <w:noProof/>
        </w:rPr>
        <w:drawing>
          <wp:inline distT="0" distB="0" distL="0" distR="0" wp14:anchorId="64A8E030" wp14:editId="373CFE23">
            <wp:extent cx="5943600" cy="425450"/>
            <wp:effectExtent l="0" t="0" r="0" b="0"/>
            <wp:docPr id="3436750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a:extLst>
                        <a:ext uri="{28A0092B-C50C-407E-A947-70E740481C1C}">
                          <a14:useLocalDpi xmlns:a14="http://schemas.microsoft.com/office/drawing/2010/main" val="0"/>
                        </a:ext>
                      </a:extLst>
                    </a:blip>
                    <a:stretch>
                      <a:fillRect/>
                    </a:stretch>
                  </pic:blipFill>
                  <pic:spPr>
                    <a:xfrm>
                      <a:off x="0" y="0"/>
                      <a:ext cx="5943600" cy="425450"/>
                    </a:xfrm>
                    <a:prstGeom prst="rect">
                      <a:avLst/>
                    </a:prstGeom>
                  </pic:spPr>
                </pic:pic>
              </a:graphicData>
            </a:graphic>
          </wp:inline>
        </w:drawing>
      </w:r>
    </w:p>
    <w:p w14:paraId="68221F53" w14:textId="4DC4FC76" w:rsidR="00C26B0B" w:rsidRDefault="6D199AFF" w:rsidP="00C26B0B">
      <w:pPr>
        <w:pStyle w:val="Heading3"/>
        <w:rPr>
          <w:lang w:val="en-AU"/>
        </w:rPr>
      </w:pPr>
      <w:bookmarkStart w:id="380" w:name="_Toc41142812"/>
      <w:bookmarkStart w:id="381" w:name="_Toc41143702"/>
      <w:bookmarkStart w:id="382" w:name="_Toc41143823"/>
      <w:bookmarkStart w:id="383" w:name="_Toc41143944"/>
      <w:bookmarkStart w:id="384" w:name="_Toc41218652"/>
      <w:bookmarkStart w:id="385" w:name="_Toc41221571"/>
      <w:bookmarkStart w:id="386" w:name="_Toc44389617"/>
      <w:bookmarkStart w:id="387" w:name="_Toc52345110"/>
      <w:bookmarkStart w:id="388" w:name="_Toc460582211"/>
      <w:bookmarkEnd w:id="380"/>
      <w:bookmarkEnd w:id="381"/>
      <w:bookmarkEnd w:id="382"/>
      <w:bookmarkEnd w:id="383"/>
      <w:bookmarkEnd w:id="384"/>
      <w:bookmarkEnd w:id="385"/>
      <w:r w:rsidRPr="6D199AFF">
        <w:rPr>
          <w:lang w:val="en-AU"/>
        </w:rPr>
        <w:t xml:space="preserve">Data </w:t>
      </w:r>
      <w:r>
        <w:t>Source</w:t>
      </w:r>
      <w:bookmarkEnd w:id="386"/>
      <w:bookmarkEnd w:id="387"/>
      <w:bookmarkEnd w:id="388"/>
    </w:p>
    <w:p w14:paraId="6545884F" w14:textId="77777777" w:rsidR="00C7018C" w:rsidRDefault="00C7018C" w:rsidP="00C7018C">
      <w:r>
        <w:t>N/A</w:t>
      </w:r>
    </w:p>
    <w:p w14:paraId="68221F5A" w14:textId="77777777" w:rsidR="00C26B0B" w:rsidRDefault="00C26B0B" w:rsidP="00C26B0B">
      <w:pPr>
        <w:rPr>
          <w:i/>
          <w:color w:val="0000FF"/>
          <w:lang w:val="en-AU"/>
        </w:rPr>
      </w:pPr>
    </w:p>
    <w:p w14:paraId="68221F5B" w14:textId="77777777" w:rsidR="00C26B0B" w:rsidRDefault="6D199AFF" w:rsidP="00C26B0B">
      <w:pPr>
        <w:pStyle w:val="Heading3"/>
        <w:rPr>
          <w:lang w:val="en-ZA"/>
        </w:rPr>
      </w:pPr>
      <w:bookmarkStart w:id="389" w:name="_Toc41142814"/>
      <w:bookmarkStart w:id="390" w:name="_Toc41143704"/>
      <w:bookmarkStart w:id="391" w:name="_Toc41143825"/>
      <w:bookmarkStart w:id="392" w:name="_Toc41143946"/>
      <w:bookmarkStart w:id="393" w:name="_Toc41218654"/>
      <w:bookmarkStart w:id="394" w:name="_Toc41221573"/>
      <w:bookmarkStart w:id="395" w:name="_Toc41142815"/>
      <w:bookmarkStart w:id="396" w:name="_Toc41143705"/>
      <w:bookmarkStart w:id="397" w:name="_Toc41143826"/>
      <w:bookmarkStart w:id="398" w:name="_Toc41143947"/>
      <w:bookmarkStart w:id="399" w:name="_Toc41218655"/>
      <w:bookmarkStart w:id="400" w:name="_Toc41221574"/>
      <w:bookmarkStart w:id="401" w:name="_Toc41142816"/>
      <w:bookmarkStart w:id="402" w:name="_Toc41143706"/>
      <w:bookmarkStart w:id="403" w:name="_Toc41143827"/>
      <w:bookmarkStart w:id="404" w:name="_Toc41143948"/>
      <w:bookmarkStart w:id="405" w:name="_Toc41218656"/>
      <w:bookmarkStart w:id="406" w:name="_Toc41221575"/>
      <w:bookmarkStart w:id="407" w:name="_Toc41142817"/>
      <w:bookmarkStart w:id="408" w:name="_Toc41143707"/>
      <w:bookmarkStart w:id="409" w:name="_Toc41143828"/>
      <w:bookmarkStart w:id="410" w:name="_Toc41143949"/>
      <w:bookmarkStart w:id="411" w:name="_Toc41218657"/>
      <w:bookmarkStart w:id="412" w:name="_Toc41221576"/>
      <w:bookmarkStart w:id="413" w:name="_Toc41142818"/>
      <w:bookmarkStart w:id="414" w:name="_Toc41143708"/>
      <w:bookmarkStart w:id="415" w:name="_Toc41143829"/>
      <w:bookmarkStart w:id="416" w:name="_Toc41143950"/>
      <w:bookmarkStart w:id="417" w:name="_Toc41218658"/>
      <w:bookmarkStart w:id="418" w:name="_Toc41221577"/>
      <w:bookmarkStart w:id="419" w:name="_Toc41142823"/>
      <w:bookmarkStart w:id="420" w:name="_Toc41143713"/>
      <w:bookmarkStart w:id="421" w:name="_Toc41143834"/>
      <w:bookmarkStart w:id="422" w:name="_Toc41143955"/>
      <w:bookmarkStart w:id="423" w:name="_Toc41218663"/>
      <w:bookmarkStart w:id="424" w:name="_Toc41221582"/>
      <w:bookmarkStart w:id="425" w:name="_Toc41142824"/>
      <w:bookmarkStart w:id="426" w:name="_Toc41143714"/>
      <w:bookmarkStart w:id="427" w:name="_Toc41143835"/>
      <w:bookmarkStart w:id="428" w:name="_Toc41143956"/>
      <w:bookmarkStart w:id="429" w:name="_Toc41218664"/>
      <w:bookmarkStart w:id="430" w:name="_Toc41221583"/>
      <w:bookmarkStart w:id="431" w:name="_Toc41142825"/>
      <w:bookmarkStart w:id="432" w:name="_Toc41143715"/>
      <w:bookmarkStart w:id="433" w:name="_Toc41143836"/>
      <w:bookmarkStart w:id="434" w:name="_Toc41143957"/>
      <w:bookmarkStart w:id="435" w:name="_Toc41218665"/>
      <w:bookmarkStart w:id="436" w:name="_Toc41221584"/>
      <w:bookmarkStart w:id="437" w:name="_Ref36623566"/>
      <w:bookmarkStart w:id="438" w:name="_Toc36906394"/>
      <w:bookmarkStart w:id="439" w:name="_Toc44389618"/>
      <w:bookmarkStart w:id="440" w:name="_Toc52345111"/>
      <w:bookmarkStart w:id="441" w:name="_Toc460582212"/>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Pr="6D199AFF">
        <w:rPr>
          <w:lang w:val="en-GB"/>
        </w:rPr>
        <w:t>Data Selection Criteria</w:t>
      </w:r>
      <w:r w:rsidRPr="6D199AFF">
        <w:rPr>
          <w:lang w:val="en-ZA"/>
        </w:rPr>
        <w:t xml:space="preserve"> </w:t>
      </w:r>
      <w:bookmarkEnd w:id="437"/>
      <w:bookmarkEnd w:id="438"/>
      <w:bookmarkEnd w:id="439"/>
      <w:bookmarkEnd w:id="440"/>
      <w:bookmarkEnd w:id="441"/>
    </w:p>
    <w:p w14:paraId="04811EF4" w14:textId="77777777" w:rsidR="006B6734" w:rsidRDefault="006B6734" w:rsidP="006B6734">
      <w:r>
        <w:t>N/A</w:t>
      </w:r>
    </w:p>
    <w:p w14:paraId="68221F60" w14:textId="77777777" w:rsidR="00C26B0B" w:rsidRDefault="00C26B0B" w:rsidP="00C26B0B">
      <w:pPr>
        <w:rPr>
          <w:i/>
          <w:color w:val="0000FF"/>
          <w:lang w:val="en-ZA"/>
        </w:rPr>
      </w:pPr>
    </w:p>
    <w:p w14:paraId="68221F61" w14:textId="77777777" w:rsidR="00C26B0B" w:rsidRDefault="6D199AFF" w:rsidP="00C26B0B">
      <w:pPr>
        <w:pStyle w:val="Heading3"/>
        <w:rPr>
          <w:lang w:val="en-AU"/>
        </w:rPr>
      </w:pPr>
      <w:bookmarkStart w:id="442" w:name="_Toc44389619"/>
      <w:bookmarkStart w:id="443" w:name="_Toc52345112"/>
      <w:bookmarkStart w:id="444" w:name="_Toc460582213"/>
      <w:r>
        <w:t>Interfaces</w:t>
      </w:r>
      <w:bookmarkEnd w:id="442"/>
      <w:bookmarkEnd w:id="443"/>
      <w:bookmarkEnd w:id="444"/>
    </w:p>
    <w:p w14:paraId="688D2E3C" w14:textId="77777777" w:rsidR="006B6734" w:rsidRDefault="006B6734" w:rsidP="006B6734">
      <w:r>
        <w:t>N/A</w:t>
      </w:r>
    </w:p>
    <w:p w14:paraId="68221F67" w14:textId="77777777" w:rsidR="00C26B0B" w:rsidRDefault="00C26B0B" w:rsidP="00C26B0B">
      <w:pPr>
        <w:rPr>
          <w:i/>
          <w:color w:val="0000FF"/>
          <w:lang w:val="en-AU"/>
        </w:rPr>
      </w:pPr>
    </w:p>
    <w:p w14:paraId="68221F73" w14:textId="77777777" w:rsidR="002236AC" w:rsidRPr="00E71B7C" w:rsidRDefault="6D199AFF" w:rsidP="00D14FB6">
      <w:pPr>
        <w:pStyle w:val="Heading2"/>
      </w:pPr>
      <w:bookmarkStart w:id="445" w:name="_Toc78686534"/>
      <w:bookmarkStart w:id="446" w:name="_Toc460582214"/>
      <w:r>
        <w:t>Proc</w:t>
      </w:r>
      <w:r w:rsidRPr="6D199AFF">
        <w:rPr>
          <w:rStyle w:val="Heading2Char"/>
        </w:rPr>
        <w:t>e</w:t>
      </w:r>
      <w:proofErr w:type="spellStart"/>
      <w:r>
        <w:t>ssing</w:t>
      </w:r>
      <w:proofErr w:type="spellEnd"/>
      <w:r>
        <w:t xml:space="preserve"> and Algorithm</w:t>
      </w:r>
      <w:bookmarkEnd w:id="445"/>
      <w:bookmarkEnd w:id="446"/>
    </w:p>
    <w:p w14:paraId="68221F75" w14:textId="77777777" w:rsidR="00C26B0B" w:rsidRDefault="6D199AFF" w:rsidP="6D199AFF">
      <w:pPr>
        <w:pStyle w:val="Heading3"/>
        <w:rPr>
          <w:lang w:val="en-AU"/>
        </w:rPr>
      </w:pPr>
      <w:bookmarkStart w:id="447" w:name="_Toc44389620"/>
      <w:bookmarkStart w:id="448" w:name="_Toc52345113"/>
      <w:bookmarkStart w:id="449" w:name="_Toc460582215"/>
      <w:r w:rsidRPr="6D199AFF">
        <w:rPr>
          <w:lang w:val="en-AU"/>
        </w:rPr>
        <w:t>Process Map</w:t>
      </w:r>
      <w:bookmarkEnd w:id="447"/>
      <w:bookmarkEnd w:id="448"/>
      <w:bookmarkEnd w:id="449"/>
    </w:p>
    <w:p w14:paraId="3B320B79" w14:textId="5B454B06" w:rsidR="6D199AFF" w:rsidRDefault="6D199AFF" w:rsidP="6D199AFF">
      <w:pPr>
        <w:rPr>
          <w:lang w:val="en-AU"/>
        </w:rPr>
      </w:pPr>
      <w:r w:rsidRPr="6D199AFF">
        <w:rPr>
          <w:lang w:val="en-AU"/>
        </w:rPr>
        <w:t>N/A</w:t>
      </w:r>
    </w:p>
    <w:p w14:paraId="68221F78" w14:textId="5845846A" w:rsidR="00C26B0B" w:rsidRDefault="6D199AFF" w:rsidP="009F5696">
      <w:pPr>
        <w:pStyle w:val="Heading3"/>
        <w:rPr>
          <w:lang w:val="en-ZA"/>
        </w:rPr>
      </w:pPr>
      <w:bookmarkStart w:id="450" w:name="_Ref36890877"/>
      <w:bookmarkStart w:id="451" w:name="_Ref36891017"/>
      <w:bookmarkStart w:id="452" w:name="_Ref36891034"/>
      <w:bookmarkStart w:id="453" w:name="_Ref36891050"/>
      <w:bookmarkStart w:id="454" w:name="_Toc36906396"/>
      <w:bookmarkStart w:id="455" w:name="_Toc44389621"/>
      <w:bookmarkStart w:id="456" w:name="_Toc52345114"/>
      <w:bookmarkStart w:id="457" w:name="_Toc460582216"/>
      <w:r w:rsidRPr="6D199AFF">
        <w:rPr>
          <w:lang w:val="en-ZA"/>
        </w:rPr>
        <w:t>Processing logic</w:t>
      </w:r>
      <w:bookmarkEnd w:id="450"/>
      <w:bookmarkEnd w:id="451"/>
      <w:bookmarkEnd w:id="452"/>
      <w:bookmarkEnd w:id="453"/>
      <w:bookmarkEnd w:id="454"/>
      <w:bookmarkEnd w:id="455"/>
      <w:bookmarkEnd w:id="456"/>
      <w:bookmarkEnd w:id="457"/>
    </w:p>
    <w:p w14:paraId="599BFBDB" w14:textId="77777777" w:rsidR="006B6734" w:rsidRDefault="006B6734" w:rsidP="006B6734">
      <w:pPr>
        <w:rPr>
          <w:lang w:val="en-ZA"/>
        </w:rPr>
      </w:pPr>
      <w:r>
        <w:rPr>
          <w:lang w:val="en-ZA"/>
        </w:rPr>
        <w:t>1. Read the IDOC and Delete any lines in ZQM_LIMS_COA_DATA Where COA_INSP_LOT = IDOC CoA Inspection Lot</w:t>
      </w:r>
    </w:p>
    <w:p w14:paraId="5019DB85" w14:textId="77954096" w:rsidR="006B6734" w:rsidRDefault="006B6734" w:rsidP="006B6734">
      <w:pPr>
        <w:rPr>
          <w:lang w:val="en-ZA"/>
        </w:rPr>
      </w:pPr>
      <w:r>
        <w:rPr>
          <w:lang w:val="en-ZA"/>
        </w:rPr>
        <w:t>2. For every LINE in IDOC COA Data Reply, add a line to table ZQM</w:t>
      </w:r>
      <w:r w:rsidR="00664F14">
        <w:rPr>
          <w:lang w:val="en-ZA"/>
        </w:rPr>
        <w:t>322</w:t>
      </w:r>
      <w:r>
        <w:rPr>
          <w:lang w:val="en-ZA"/>
        </w:rPr>
        <w:t>_LIMS_COA_DATA</w:t>
      </w:r>
    </w:p>
    <w:p w14:paraId="0B076ACA" w14:textId="77777777" w:rsidR="006B6734" w:rsidRDefault="6D199AFF" w:rsidP="006B6734">
      <w:pPr>
        <w:pStyle w:val="Heading4"/>
        <w:tabs>
          <w:tab w:val="num" w:pos="1080"/>
        </w:tabs>
      </w:pPr>
      <w:r>
        <w:t>Report - ZQM_WE16_JOB</w:t>
      </w:r>
    </w:p>
    <w:p w14:paraId="17E83E5B" w14:textId="68F19D7E" w:rsidR="008442CD" w:rsidRPr="008442CD" w:rsidRDefault="008442CD" w:rsidP="008442CD">
      <w:r>
        <w:t>{ CRQ256287 – Start }</w:t>
      </w:r>
    </w:p>
    <w:p w14:paraId="36988952" w14:textId="77777777" w:rsidR="006B6734" w:rsidRPr="00803272" w:rsidRDefault="006B6734" w:rsidP="006B6734">
      <w:pPr>
        <w:numPr>
          <w:ilvl w:val="0"/>
          <w:numId w:val="31"/>
        </w:numPr>
        <w:rPr>
          <w:strike/>
        </w:rPr>
      </w:pPr>
      <w:r w:rsidRPr="00803272">
        <w:rPr>
          <w:strike/>
        </w:rPr>
        <w:t xml:space="preserve">Fetch the development table entries based on UDD = '1608', Step = '6' , </w:t>
      </w:r>
      <w:proofErr w:type="spellStart"/>
      <w:r w:rsidRPr="00803272">
        <w:rPr>
          <w:strike/>
        </w:rPr>
        <w:t>Parametername</w:t>
      </w:r>
      <w:proofErr w:type="spellEnd"/>
      <w:r w:rsidRPr="00803272">
        <w:rPr>
          <w:strike/>
        </w:rPr>
        <w:t xml:space="preserve">  =  'PORT_GLIMS_IB' into LT_DEV.</w:t>
      </w:r>
    </w:p>
    <w:p w14:paraId="0FC07A14" w14:textId="3E33A52B" w:rsidR="008442CD" w:rsidRDefault="008442CD" w:rsidP="006B6734">
      <w:pPr>
        <w:numPr>
          <w:ilvl w:val="0"/>
          <w:numId w:val="31"/>
        </w:numPr>
      </w:pPr>
      <w:r>
        <w:t>Fetch the maintained development table entries for the UDD 1609 and fill the internal table LT_DEV.</w:t>
      </w:r>
    </w:p>
    <w:p w14:paraId="5E543724" w14:textId="6894CB3C" w:rsidR="008442CD" w:rsidRDefault="008442CD" w:rsidP="006B6734">
      <w:pPr>
        <w:numPr>
          <w:ilvl w:val="0"/>
          <w:numId w:val="31"/>
        </w:numPr>
      </w:pPr>
      <w:r>
        <w:t>Read the table LT_DEV to get the port maintained for the given directory in the selection screen and the system ID.</w:t>
      </w:r>
    </w:p>
    <w:p w14:paraId="1AA4EC2D" w14:textId="4D78119F" w:rsidR="008442CD" w:rsidRDefault="008442CD" w:rsidP="008442CD">
      <w:r>
        <w:lastRenderedPageBreak/>
        <w:t>{ CRQ256287 – End }</w:t>
      </w:r>
    </w:p>
    <w:p w14:paraId="14D8E2A3" w14:textId="59D1502B" w:rsidR="006B6734" w:rsidRDefault="006B6734" w:rsidP="006B6734">
      <w:pPr>
        <w:numPr>
          <w:ilvl w:val="0"/>
          <w:numId w:val="31"/>
        </w:numPr>
      </w:pPr>
      <w:r>
        <w:t>Get the development table entry zzparameter1 into port(</w:t>
      </w:r>
      <w:proofErr w:type="spellStart"/>
      <w:r>
        <w:t>g_port</w:t>
      </w:r>
      <w:proofErr w:type="spellEnd"/>
      <w:r>
        <w:t>).</w:t>
      </w:r>
    </w:p>
    <w:p w14:paraId="4DFD6A5F" w14:textId="266ABEBC" w:rsidR="00286B87" w:rsidRDefault="00286B87" w:rsidP="00286B87">
      <w:r>
        <w:t>Begin of Change CRQ322074</w:t>
      </w:r>
    </w:p>
    <w:p w14:paraId="6823F6DB" w14:textId="12165AC8" w:rsidR="00286B87" w:rsidRDefault="00286B87" w:rsidP="00286B87">
      <w:pPr>
        <w:pStyle w:val="ListParagraph"/>
        <w:numPr>
          <w:ilvl w:val="0"/>
          <w:numId w:val="31"/>
        </w:numPr>
      </w:pPr>
      <w:r>
        <w:t>Create a range</w:t>
      </w:r>
      <w:r w:rsidR="00B14E0C">
        <w:t xml:space="preserve"> table(LR_PATH) </w:t>
      </w:r>
      <w:r>
        <w:t xml:space="preserve">for the </w:t>
      </w:r>
      <w:r w:rsidR="00B14E0C">
        <w:t>path given path LV_PATH.</w:t>
      </w:r>
    </w:p>
    <w:p w14:paraId="7EA5725C" w14:textId="061F76A6" w:rsidR="00B14E0C" w:rsidRDefault="00B14E0C" w:rsidP="00286B87">
      <w:pPr>
        <w:pStyle w:val="ListParagraph"/>
        <w:numPr>
          <w:ilvl w:val="0"/>
          <w:numId w:val="31"/>
        </w:numPr>
      </w:pPr>
      <w:r>
        <w:t>Get all the files which are processed but not deleted in the table EDFI2 for the given path LR_PATH into table LT_EDFI2.</w:t>
      </w:r>
    </w:p>
    <w:p w14:paraId="6BC0231D" w14:textId="5CF674EB" w:rsidR="00286B87" w:rsidRDefault="00286B87" w:rsidP="00286B87">
      <w:r>
        <w:t>End of Change CRQ322074</w:t>
      </w:r>
    </w:p>
    <w:p w14:paraId="5F7B4481" w14:textId="77777777" w:rsidR="006B6734" w:rsidRDefault="006B6734" w:rsidP="006B6734">
      <w:pPr>
        <w:numPr>
          <w:ilvl w:val="0"/>
          <w:numId w:val="31"/>
        </w:numPr>
      </w:pPr>
      <w:r>
        <w:t>Call FM to 'EPS2_GET_DIRECTORY_LISTING' importing parameters are selection screen = LV_DIR_NAME.</w:t>
      </w:r>
    </w:p>
    <w:p w14:paraId="16FFF909" w14:textId="00177F46" w:rsidR="006B6734" w:rsidRDefault="006B6734" w:rsidP="006B6734">
      <w:pPr>
        <w:numPr>
          <w:ilvl w:val="0"/>
          <w:numId w:val="31"/>
        </w:numPr>
      </w:pPr>
      <w:r>
        <w:t xml:space="preserve">Based on the FM </w:t>
      </w:r>
      <w:proofErr w:type="spellStart"/>
      <w:r>
        <w:t>sy-subrc</w:t>
      </w:r>
      <w:proofErr w:type="spellEnd"/>
      <w:r>
        <w:t xml:space="preserve"> value to pass error message.</w:t>
      </w:r>
    </w:p>
    <w:p w14:paraId="207A400D" w14:textId="6689BB3D" w:rsidR="00B14E0C" w:rsidRDefault="00B14E0C" w:rsidP="00B14E0C">
      <w:pPr>
        <w:numPr>
          <w:ilvl w:val="0"/>
          <w:numId w:val="31"/>
        </w:numPr>
      </w:pPr>
      <w:r>
        <w:t xml:space="preserve">Loop all the files and process by calling FM </w:t>
      </w:r>
      <w:r w:rsidRPr="00B14E0C">
        <w:t>EDI_DATA_INCOMING</w:t>
      </w:r>
      <w:r>
        <w:t>.</w:t>
      </w:r>
    </w:p>
    <w:p w14:paraId="0B5A0D0B" w14:textId="336C08CE" w:rsidR="00B14E0C" w:rsidRDefault="00B14E0C" w:rsidP="00B14E0C">
      <w:r>
        <w:t>Begin of Change CRQ322074</w:t>
      </w:r>
    </w:p>
    <w:p w14:paraId="6ECB3E78" w14:textId="04C10133" w:rsidR="00B14E0C" w:rsidRDefault="00B14E0C" w:rsidP="00B14E0C">
      <w:pPr>
        <w:numPr>
          <w:ilvl w:val="0"/>
          <w:numId w:val="31"/>
        </w:numPr>
      </w:pPr>
      <w:r>
        <w:t>While looping check if the file is in table LT_EDFI2 with deletion Flag (DELETEFLAG) equal to ABAP_TRUE by passing file path G_PATH then skip the Processing of that file.</w:t>
      </w:r>
    </w:p>
    <w:p w14:paraId="18CEC021" w14:textId="5F6C8016" w:rsidR="00C26B0B" w:rsidRDefault="2DC05CB1" w:rsidP="1DECF5A7">
      <w:pPr>
        <w:spacing w:before="80" w:after="40"/>
      </w:pPr>
      <w:r>
        <w:t>End of Change CRQ322074</w:t>
      </w:r>
    </w:p>
    <w:p w14:paraId="68221FBC" w14:textId="6B290E80" w:rsidR="00C26B0B" w:rsidRDefault="00C26B0B" w:rsidP="00C26B0B">
      <w:pPr>
        <w:pStyle w:val="BodyText2"/>
        <w:widowControl/>
        <w:spacing w:before="80" w:after="40"/>
        <w:rPr>
          <w:noProof w:val="0"/>
          <w:lang w:val="en-AU"/>
        </w:rPr>
      </w:pPr>
    </w:p>
    <w:p w14:paraId="6F7DDC76" w14:textId="1DDFF734" w:rsidR="00B14E0C" w:rsidRDefault="00990CD4" w:rsidP="00990CD4">
      <w:pPr>
        <w:pStyle w:val="Heading4"/>
      </w:pPr>
      <w:bookmarkStart w:id="458" w:name="_Toc41142832"/>
      <w:bookmarkStart w:id="459" w:name="_Toc41143722"/>
      <w:bookmarkStart w:id="460" w:name="_Toc41143843"/>
      <w:bookmarkStart w:id="461" w:name="_Toc41143964"/>
      <w:bookmarkStart w:id="462" w:name="_Toc41218672"/>
      <w:bookmarkStart w:id="463" w:name="_Toc41221591"/>
      <w:bookmarkStart w:id="464" w:name="_Toc41142833"/>
      <w:bookmarkStart w:id="465" w:name="_Toc41143723"/>
      <w:bookmarkStart w:id="466" w:name="_Toc41143844"/>
      <w:bookmarkStart w:id="467" w:name="_Toc41143965"/>
      <w:bookmarkStart w:id="468" w:name="_Toc41218673"/>
      <w:bookmarkStart w:id="469" w:name="_Toc41221592"/>
      <w:bookmarkStart w:id="470" w:name="_Toc78686535"/>
      <w:bookmarkStart w:id="471" w:name="_Toc460582217"/>
      <w:bookmarkStart w:id="472" w:name="_Toc23823270"/>
      <w:bookmarkStart w:id="473" w:name="_Toc23824836"/>
      <w:bookmarkStart w:id="474" w:name="_Toc44389622"/>
      <w:bookmarkEnd w:id="458"/>
      <w:bookmarkEnd w:id="459"/>
      <w:bookmarkEnd w:id="460"/>
      <w:bookmarkEnd w:id="461"/>
      <w:bookmarkEnd w:id="462"/>
      <w:bookmarkEnd w:id="463"/>
      <w:bookmarkEnd w:id="464"/>
      <w:bookmarkEnd w:id="465"/>
      <w:bookmarkEnd w:id="466"/>
      <w:bookmarkEnd w:id="467"/>
      <w:bookmarkEnd w:id="468"/>
      <w:bookmarkEnd w:id="469"/>
      <w:r>
        <w:t>Function module Z_QM_1609_PROC_COA_DATA_REPLY</w:t>
      </w:r>
    </w:p>
    <w:p w14:paraId="1C787DCA" w14:textId="266ABEBC" w:rsidR="3711C82E" w:rsidRDefault="3711C82E">
      <w:r>
        <w:t>Begin of Change CRQ322074</w:t>
      </w:r>
    </w:p>
    <w:p w14:paraId="341B4C79" w14:textId="29D21C03" w:rsidR="00990CD4" w:rsidRDefault="00990CD4" w:rsidP="00990CD4">
      <w:pPr>
        <w:pStyle w:val="ListParagraph"/>
        <w:numPr>
          <w:ilvl w:val="0"/>
          <w:numId w:val="31"/>
        </w:numPr>
      </w:pPr>
      <w:r>
        <w:t>Perform F_GET_DEV is called to get the development table entries.</w:t>
      </w:r>
    </w:p>
    <w:p w14:paraId="7C8955A2" w14:textId="33B2C14B" w:rsidR="00990CD4" w:rsidRDefault="00990CD4" w:rsidP="00990CD4">
      <w:pPr>
        <w:pStyle w:val="ListParagraph"/>
        <w:numPr>
          <w:ilvl w:val="0"/>
          <w:numId w:val="31"/>
        </w:numPr>
      </w:pPr>
      <w:r>
        <w:t>Get the status maintained in the development table at ZZPARAMETER2 with step = 2 and parameter name UPDATE_USER_STATUS_IL_YCOA into LV_STAT.</w:t>
      </w:r>
    </w:p>
    <w:p w14:paraId="3A530E3A" w14:textId="094D7385" w:rsidR="459F76FD" w:rsidRDefault="459F76FD" w:rsidP="1DECF5A7">
      <w:r>
        <w:t>End of Change CRQ322074</w:t>
      </w:r>
    </w:p>
    <w:p w14:paraId="6BAE1BBB" w14:textId="72677E37" w:rsidR="00990CD4" w:rsidRDefault="00990CD4" w:rsidP="00990CD4">
      <w:pPr>
        <w:pStyle w:val="ListParagraph"/>
        <w:numPr>
          <w:ilvl w:val="0"/>
          <w:numId w:val="31"/>
        </w:numPr>
      </w:pPr>
      <w:r>
        <w:t>Loop all the IDOC data and table ZQM_LIMS_COA_DAT is updated with the details in the IDOC.</w:t>
      </w:r>
    </w:p>
    <w:p w14:paraId="723799EF" w14:textId="7240DF1A" w:rsidR="082F589D" w:rsidRDefault="082F589D">
      <w:r>
        <w:t>Begin of Change CRQ</w:t>
      </w:r>
      <w:r w:rsidR="753F1399">
        <w:t xml:space="preserve"> 10003494</w:t>
      </w:r>
    </w:p>
    <w:p w14:paraId="487F6705" w14:textId="11B2CF40" w:rsidR="3BE33FA8" w:rsidRDefault="34FBB0BF" w:rsidP="527E7354">
      <w:pPr>
        <w:pStyle w:val="ListParagraph"/>
        <w:numPr>
          <w:ilvl w:val="0"/>
          <w:numId w:val="36"/>
        </w:numPr>
        <w:rPr>
          <w:rFonts w:cs="Calibri"/>
        </w:rPr>
      </w:pPr>
      <w:r w:rsidRPr="34FBB0BF">
        <w:t xml:space="preserve">Updated 2 new </w:t>
      </w:r>
      <w:r w:rsidR="7149970B" w:rsidRPr="7149970B">
        <w:t xml:space="preserve">fields </w:t>
      </w:r>
      <w:r w:rsidR="149BAD13" w:rsidRPr="149BAD13">
        <w:t xml:space="preserve">in </w:t>
      </w:r>
      <w:r w:rsidR="65DB15D2" w:rsidRPr="65DB15D2">
        <w:t>table ZQM_LIMS</w:t>
      </w:r>
      <w:r w:rsidR="5B3FD921" w:rsidRPr="5B3FD921">
        <w:t>_COA_DAT</w:t>
      </w:r>
      <w:r w:rsidR="73F6B277" w:rsidRPr="73F6B277">
        <w:t>(</w:t>
      </w:r>
      <w:proofErr w:type="spellStart"/>
      <w:r w:rsidR="73F6B277" w:rsidRPr="73F6B277">
        <w:t>zstage_desc</w:t>
      </w:r>
      <w:proofErr w:type="spellEnd"/>
      <w:r w:rsidR="73F6B277" w:rsidRPr="73F6B277">
        <w:t xml:space="preserve">, </w:t>
      </w:r>
      <w:proofErr w:type="spellStart"/>
      <w:r w:rsidR="73F6B277" w:rsidRPr="73F6B277">
        <w:t>ztest_type</w:t>
      </w:r>
      <w:proofErr w:type="spellEnd"/>
      <w:r w:rsidR="2C3A4AF2" w:rsidRPr="2C3A4AF2">
        <w:t xml:space="preserve">) with the </w:t>
      </w:r>
      <w:r w:rsidR="72DE7700" w:rsidRPr="72DE7700">
        <w:t xml:space="preserve">data from </w:t>
      </w:r>
      <w:r w:rsidR="527E7354" w:rsidRPr="527E7354">
        <w:t>IDOC</w:t>
      </w:r>
    </w:p>
    <w:p w14:paraId="385749CC" w14:textId="3394D213" w:rsidR="41B2931A" w:rsidRDefault="445FAE86" w:rsidP="6F5AEEE3">
      <w:r w:rsidRPr="445FAE86">
        <w:rPr>
          <w:rFonts w:ascii="Calibri" w:eastAsia="Calibri" w:hAnsi="Calibri"/>
        </w:rPr>
        <w:t>End</w:t>
      </w:r>
      <w:r w:rsidR="67F6BB7C" w:rsidRPr="67F6BB7C">
        <w:rPr>
          <w:rFonts w:ascii="Calibri" w:eastAsia="Calibri" w:hAnsi="Calibri"/>
        </w:rPr>
        <w:t xml:space="preserve"> of </w:t>
      </w:r>
      <w:r w:rsidR="082F589D">
        <w:t>Change CRQ</w:t>
      </w:r>
      <w:r w:rsidR="3BE33FA8">
        <w:t>10003494</w:t>
      </w:r>
    </w:p>
    <w:p w14:paraId="0F8869C7" w14:textId="266ABEBC" w:rsidR="082F589D" w:rsidRDefault="082F589D">
      <w:r>
        <w:t>Begin of Change CRQ322074</w:t>
      </w:r>
    </w:p>
    <w:p w14:paraId="48EBCE94" w14:textId="7F77E552" w:rsidR="1DECF5A7" w:rsidRDefault="1DECF5A7" w:rsidP="1DECF5A7"/>
    <w:p w14:paraId="65D77201" w14:textId="646D29DE" w:rsidR="00990CD4" w:rsidRPr="00990CD4" w:rsidRDefault="00990CD4" w:rsidP="00990CD4">
      <w:pPr>
        <w:pStyle w:val="ListParagraph"/>
        <w:numPr>
          <w:ilvl w:val="0"/>
          <w:numId w:val="31"/>
        </w:numPr>
      </w:pPr>
      <w:r>
        <w:t>Check if the status LV_STAT is having value then create an object number LV_OBJNR for the inspection lot in the head segment of the IDOC(</w:t>
      </w:r>
      <w:r w:rsidRPr="00990CD4">
        <w:t>LS_SEG_HEAD-COA_INSP_LOT).</w:t>
      </w:r>
    </w:p>
    <w:p w14:paraId="4AEC0D74" w14:textId="2C5D6A55" w:rsidR="00990CD4" w:rsidRPr="00990CD4" w:rsidRDefault="00990CD4" w:rsidP="00990CD4">
      <w:pPr>
        <w:pStyle w:val="ListParagraph"/>
        <w:numPr>
          <w:ilvl w:val="0"/>
          <w:numId w:val="31"/>
        </w:numPr>
      </w:pPr>
      <w:r w:rsidRPr="00990CD4">
        <w:t>FM I_CHANGE_STATUS</w:t>
      </w:r>
      <w:r>
        <w:t xml:space="preserve"> is called to update the status of the inspection lot by passing object number LV_OBJNR and status to be changed LV_STAT.</w:t>
      </w:r>
    </w:p>
    <w:p w14:paraId="4B60544A" w14:textId="162CCD62" w:rsidR="00B14E0C" w:rsidRDefault="00990CD4" w:rsidP="00990CD4">
      <w:pPr>
        <w:pStyle w:val="Heading4"/>
      </w:pPr>
      <w:r>
        <w:t>Include LZQM_COA_DATA_REPLAYF01</w:t>
      </w:r>
    </w:p>
    <w:p w14:paraId="73BCA8D9" w14:textId="211BDA70" w:rsidR="00B14E0C" w:rsidRDefault="00990CD4" w:rsidP="00FF6FA5">
      <w:pPr>
        <w:pStyle w:val="ListParagraph"/>
        <w:numPr>
          <w:ilvl w:val="0"/>
          <w:numId w:val="33"/>
        </w:numPr>
      </w:pPr>
      <w:r>
        <w:t xml:space="preserve">From F_GET_DEV, FM </w:t>
      </w:r>
      <w:r w:rsidRPr="00990CD4">
        <w:t>Z_QM_XXXX_DEV_GET_PARAMETER</w:t>
      </w:r>
      <w:r>
        <w:t xml:space="preserve"> is called to get the development entries maintained for UDD 1609 into table GT_DEV.</w:t>
      </w:r>
      <w:r w:rsidR="00FF6FA5">
        <w:t xml:space="preserve"> </w:t>
      </w:r>
    </w:p>
    <w:p w14:paraId="59FD8F70" w14:textId="5F6C8016" w:rsidR="00B14E0C" w:rsidRPr="00B14E0C" w:rsidRDefault="00B14E0C" w:rsidP="00B14E0C">
      <w:r>
        <w:lastRenderedPageBreak/>
        <w:t>End of Change CRQ322074</w:t>
      </w:r>
    </w:p>
    <w:p w14:paraId="68221FBD" w14:textId="77777777" w:rsidR="007200F3" w:rsidRPr="00E71B7C" w:rsidRDefault="6D199AFF" w:rsidP="007200F3">
      <w:pPr>
        <w:pStyle w:val="Heading3"/>
      </w:pPr>
      <w:r>
        <w:t>Unit or Sub-Routine Triggering</w:t>
      </w:r>
      <w:bookmarkEnd w:id="470"/>
      <w:bookmarkEnd w:id="471"/>
    </w:p>
    <w:p w14:paraId="53FA6A0E" w14:textId="77777777" w:rsidR="006B6734" w:rsidRDefault="006B6734" w:rsidP="006B6734">
      <w:r>
        <w:t>N/A</w:t>
      </w:r>
    </w:p>
    <w:p w14:paraId="68221FC0" w14:textId="48C374A0" w:rsidR="00C26B0B" w:rsidRDefault="6D199AFF" w:rsidP="009F5696">
      <w:pPr>
        <w:pStyle w:val="Heading3"/>
        <w:rPr>
          <w:lang w:val="en-AU"/>
        </w:rPr>
      </w:pPr>
      <w:bookmarkStart w:id="475" w:name="_Toc52345115"/>
      <w:bookmarkStart w:id="476" w:name="_Toc460582218"/>
      <w:r w:rsidRPr="6D199AFF">
        <w:rPr>
          <w:lang w:val="en-AU"/>
        </w:rPr>
        <w:t>Output</w:t>
      </w:r>
      <w:bookmarkEnd w:id="472"/>
      <w:bookmarkEnd w:id="473"/>
      <w:bookmarkEnd w:id="474"/>
      <w:bookmarkEnd w:id="475"/>
      <w:bookmarkEnd w:id="476"/>
    </w:p>
    <w:p w14:paraId="77D01B5B" w14:textId="307AF280" w:rsidR="00B05E5F" w:rsidRDefault="006B6734" w:rsidP="009F5696">
      <w:pPr>
        <w:rPr>
          <w:i/>
          <w:lang w:val="en-AU"/>
        </w:rPr>
      </w:pPr>
      <w:r>
        <w:t>N/A</w:t>
      </w:r>
    </w:p>
    <w:p w14:paraId="4A0BFB0F" w14:textId="415EF4B8" w:rsidR="00B05E5F" w:rsidRPr="001033AC" w:rsidRDefault="6D199AFF" w:rsidP="00B05E5F">
      <w:pPr>
        <w:pStyle w:val="Heading2"/>
        <w:rPr>
          <w:del w:id="477" w:author="Author"/>
        </w:rPr>
      </w:pPr>
      <w:bookmarkStart w:id="478" w:name="_Toc460582219"/>
      <w:del w:id="479" w:author="Author">
        <w:r>
          <w:delText>Translation</w:delText>
        </w:r>
        <w:bookmarkEnd w:id="478"/>
      </w:del>
    </w:p>
    <w:p w14:paraId="716CA24D" w14:textId="70903243" w:rsidR="006B6734" w:rsidRDefault="006B6734" w:rsidP="006B6734">
      <w:pPr>
        <w:rPr>
          <w:del w:id="480" w:author="Author"/>
        </w:rPr>
      </w:pPr>
      <w:del w:id="481" w:author="Author">
        <w:r>
          <w:delText>N/A</w:delText>
        </w:r>
      </w:del>
    </w:p>
    <w:p w14:paraId="68221FCD" w14:textId="77777777" w:rsidR="00503CEB" w:rsidRPr="00C26B0B" w:rsidRDefault="00503CEB">
      <w:pPr>
        <w:ind w:left="397"/>
        <w:rPr>
          <w:lang w:val="en-AU"/>
        </w:rPr>
      </w:pPr>
    </w:p>
    <w:p w14:paraId="68221FCE" w14:textId="77777777" w:rsidR="00503CEB" w:rsidRPr="00E71B7C" w:rsidRDefault="6D199AFF" w:rsidP="00D14FB6">
      <w:pPr>
        <w:pStyle w:val="Heading2"/>
      </w:pPr>
      <w:bookmarkStart w:id="482" w:name="_Toc66696630"/>
      <w:bookmarkStart w:id="483" w:name="_Toc460582220"/>
      <w:r>
        <w:t>Error handling</w:t>
      </w:r>
      <w:bookmarkEnd w:id="482"/>
      <w:bookmarkEnd w:id="483"/>
    </w:p>
    <w:p w14:paraId="15E6273B" w14:textId="77777777" w:rsidR="006B6734" w:rsidRDefault="006B6734" w:rsidP="006B6734">
      <w:r>
        <w:t>N/A</w:t>
      </w:r>
    </w:p>
    <w:p w14:paraId="68221FD1" w14:textId="77777777" w:rsidR="007200F3" w:rsidRDefault="007200F3" w:rsidP="007200F3">
      <w:pPr>
        <w:rPr>
          <w:i/>
          <w:color w:val="0000FF"/>
          <w:lang w:val="en-AU"/>
        </w:rPr>
      </w:pPr>
    </w:p>
    <w:p w14:paraId="68221FD2" w14:textId="77777777" w:rsidR="007200F3" w:rsidRDefault="6D199AFF" w:rsidP="007200F3">
      <w:pPr>
        <w:pStyle w:val="Heading2"/>
        <w:rPr>
          <w:lang w:val="en-AU"/>
        </w:rPr>
      </w:pPr>
      <w:bookmarkStart w:id="484" w:name="_Toc23823272"/>
      <w:bookmarkStart w:id="485" w:name="_Toc23824838"/>
      <w:bookmarkStart w:id="486" w:name="_Toc44389623"/>
      <w:bookmarkStart w:id="487" w:name="_Toc52345116"/>
      <w:bookmarkStart w:id="488" w:name="_Toc460582221"/>
      <w:r w:rsidRPr="6D199AFF">
        <w:rPr>
          <w:lang w:val="en-AU"/>
        </w:rPr>
        <w:t>Technical Constraints</w:t>
      </w:r>
      <w:bookmarkEnd w:id="484"/>
      <w:bookmarkEnd w:id="485"/>
      <w:bookmarkEnd w:id="486"/>
      <w:bookmarkEnd w:id="487"/>
      <w:bookmarkEnd w:id="488"/>
    </w:p>
    <w:p w14:paraId="27C3ADAE" w14:textId="7EE852FB" w:rsidR="006B6734" w:rsidRDefault="006B6734" w:rsidP="006B6734">
      <w:bookmarkStart w:id="489" w:name="_Toc41142842"/>
      <w:bookmarkStart w:id="490" w:name="_Toc41143732"/>
      <w:bookmarkStart w:id="491" w:name="_Toc41143853"/>
      <w:bookmarkStart w:id="492" w:name="_Toc41143974"/>
      <w:bookmarkStart w:id="493" w:name="_Toc41218682"/>
      <w:bookmarkStart w:id="494" w:name="_Toc41221601"/>
      <w:bookmarkStart w:id="495" w:name="_Toc41142844"/>
      <w:bookmarkStart w:id="496" w:name="_Toc41143734"/>
      <w:bookmarkStart w:id="497" w:name="_Toc41143855"/>
      <w:bookmarkStart w:id="498" w:name="_Toc41143976"/>
      <w:bookmarkStart w:id="499" w:name="_Toc41218684"/>
      <w:bookmarkStart w:id="500" w:name="_Toc41221603"/>
      <w:bookmarkStart w:id="501" w:name="_Toc41142845"/>
      <w:bookmarkStart w:id="502" w:name="_Toc41143735"/>
      <w:bookmarkStart w:id="503" w:name="_Toc41143856"/>
      <w:bookmarkStart w:id="504" w:name="_Toc41143977"/>
      <w:bookmarkStart w:id="505" w:name="_Toc41218685"/>
      <w:bookmarkStart w:id="506" w:name="_Toc41221604"/>
      <w:bookmarkStart w:id="507" w:name="_Toc41142846"/>
      <w:bookmarkStart w:id="508" w:name="_Toc41143736"/>
      <w:bookmarkStart w:id="509" w:name="_Toc41143857"/>
      <w:bookmarkStart w:id="510" w:name="_Toc41143978"/>
      <w:bookmarkStart w:id="511" w:name="_Toc41218686"/>
      <w:bookmarkStart w:id="512" w:name="_Toc41221605"/>
      <w:bookmarkStart w:id="513" w:name="_Toc41142847"/>
      <w:bookmarkStart w:id="514" w:name="_Toc41143737"/>
      <w:bookmarkStart w:id="515" w:name="_Toc41143858"/>
      <w:bookmarkStart w:id="516" w:name="_Toc41143979"/>
      <w:bookmarkStart w:id="517" w:name="_Toc41218687"/>
      <w:bookmarkStart w:id="518" w:name="_Toc41221606"/>
      <w:bookmarkStart w:id="519" w:name="_Toc41142848"/>
      <w:bookmarkStart w:id="520" w:name="_Toc41143738"/>
      <w:bookmarkStart w:id="521" w:name="_Toc41143859"/>
      <w:bookmarkStart w:id="522" w:name="_Toc41143980"/>
      <w:bookmarkStart w:id="523" w:name="_Toc41218688"/>
      <w:bookmarkStart w:id="524" w:name="_Toc41221607"/>
      <w:bookmarkStart w:id="525" w:name="_Toc41142849"/>
      <w:bookmarkStart w:id="526" w:name="_Toc41143739"/>
      <w:bookmarkStart w:id="527" w:name="_Toc41143860"/>
      <w:bookmarkStart w:id="528" w:name="_Toc41143981"/>
      <w:bookmarkStart w:id="529" w:name="_Toc41218689"/>
      <w:bookmarkStart w:id="530" w:name="_Toc41221608"/>
      <w:bookmarkStart w:id="531" w:name="_Toc41142851"/>
      <w:bookmarkStart w:id="532" w:name="_Toc41143741"/>
      <w:bookmarkStart w:id="533" w:name="_Toc41143862"/>
      <w:bookmarkStart w:id="534" w:name="_Toc41143983"/>
      <w:bookmarkStart w:id="535" w:name="_Toc41218691"/>
      <w:bookmarkStart w:id="536" w:name="_Toc41221610"/>
      <w:bookmarkStart w:id="537" w:name="_Toc41142857"/>
      <w:bookmarkStart w:id="538" w:name="_Toc41143747"/>
      <w:bookmarkStart w:id="539" w:name="_Toc41143868"/>
      <w:bookmarkStart w:id="540" w:name="_Toc41143989"/>
      <w:bookmarkStart w:id="541" w:name="_Toc41218697"/>
      <w:bookmarkStart w:id="542" w:name="_Toc41221616"/>
      <w:bookmarkStart w:id="543" w:name="_Toc41142859"/>
      <w:bookmarkStart w:id="544" w:name="_Toc41143749"/>
      <w:bookmarkStart w:id="545" w:name="_Toc41143870"/>
      <w:bookmarkStart w:id="546" w:name="_Toc41143991"/>
      <w:bookmarkStart w:id="547" w:name="_Toc41218699"/>
      <w:bookmarkStart w:id="548" w:name="_Toc41221618"/>
      <w:bookmarkStart w:id="549" w:name="_Toc41142860"/>
      <w:bookmarkStart w:id="550" w:name="_Toc41143750"/>
      <w:bookmarkStart w:id="551" w:name="_Toc41143871"/>
      <w:bookmarkStart w:id="552" w:name="_Toc41143992"/>
      <w:bookmarkStart w:id="553" w:name="_Toc41218700"/>
      <w:bookmarkStart w:id="554" w:name="_Toc41221619"/>
      <w:bookmarkStart w:id="555" w:name="_Toc41142861"/>
      <w:bookmarkStart w:id="556" w:name="_Toc41143751"/>
      <w:bookmarkStart w:id="557" w:name="_Toc41143872"/>
      <w:bookmarkStart w:id="558" w:name="_Toc41143993"/>
      <w:bookmarkStart w:id="559" w:name="_Toc41218701"/>
      <w:bookmarkStart w:id="560" w:name="_Toc41221620"/>
      <w:bookmarkStart w:id="561" w:name="_Toc41142862"/>
      <w:bookmarkStart w:id="562" w:name="_Toc41143752"/>
      <w:bookmarkStart w:id="563" w:name="_Toc41143873"/>
      <w:bookmarkStart w:id="564" w:name="_Toc41143994"/>
      <w:bookmarkStart w:id="565" w:name="_Toc41218702"/>
      <w:bookmarkStart w:id="566" w:name="_Toc41221621"/>
      <w:bookmarkStart w:id="567" w:name="_Toc41142863"/>
      <w:bookmarkStart w:id="568" w:name="_Toc41143753"/>
      <w:bookmarkStart w:id="569" w:name="_Toc41143874"/>
      <w:bookmarkStart w:id="570" w:name="_Toc41143995"/>
      <w:bookmarkStart w:id="571" w:name="_Toc41218703"/>
      <w:bookmarkStart w:id="572" w:name="_Toc41221622"/>
      <w:bookmarkStart w:id="573" w:name="_Toc41142867"/>
      <w:bookmarkStart w:id="574" w:name="_Toc41143757"/>
      <w:bookmarkStart w:id="575" w:name="_Toc41143878"/>
      <w:bookmarkStart w:id="576" w:name="_Toc41143999"/>
      <w:bookmarkStart w:id="577" w:name="_Toc41218707"/>
      <w:bookmarkStart w:id="578" w:name="_Toc41221626"/>
      <w:bookmarkStart w:id="579" w:name="_Toc41142869"/>
      <w:bookmarkStart w:id="580" w:name="_Toc41143759"/>
      <w:bookmarkStart w:id="581" w:name="_Toc41143880"/>
      <w:bookmarkStart w:id="582" w:name="_Toc41144001"/>
      <w:bookmarkStart w:id="583" w:name="_Toc41218709"/>
      <w:bookmarkStart w:id="584" w:name="_Toc41221628"/>
      <w:bookmarkStart w:id="585" w:name="_Toc41142871"/>
      <w:bookmarkStart w:id="586" w:name="_Toc41143761"/>
      <w:bookmarkStart w:id="587" w:name="_Toc41143882"/>
      <w:bookmarkStart w:id="588" w:name="_Toc41144003"/>
      <w:bookmarkStart w:id="589" w:name="_Toc41218711"/>
      <w:bookmarkStart w:id="590" w:name="_Toc41221630"/>
      <w:bookmarkStart w:id="591" w:name="_Toc41142873"/>
      <w:bookmarkStart w:id="592" w:name="_Toc41143763"/>
      <w:bookmarkStart w:id="593" w:name="_Toc41143884"/>
      <w:bookmarkStart w:id="594" w:name="_Toc41144005"/>
      <w:bookmarkStart w:id="595" w:name="_Toc41218713"/>
      <w:bookmarkStart w:id="596" w:name="_Toc41221632"/>
      <w:bookmarkStart w:id="597" w:name="_Toc41142875"/>
      <w:bookmarkStart w:id="598" w:name="_Toc41143765"/>
      <w:bookmarkStart w:id="599" w:name="_Toc41143886"/>
      <w:bookmarkStart w:id="600" w:name="_Toc41144007"/>
      <w:bookmarkStart w:id="601" w:name="_Toc41218715"/>
      <w:bookmarkStart w:id="602" w:name="_Toc41221634"/>
      <w:bookmarkStart w:id="603" w:name="_Toc41142877"/>
      <w:bookmarkStart w:id="604" w:name="_Toc41143767"/>
      <w:bookmarkStart w:id="605" w:name="_Toc41143888"/>
      <w:bookmarkStart w:id="606" w:name="_Toc41144009"/>
      <w:bookmarkStart w:id="607" w:name="_Toc41218717"/>
      <w:bookmarkStart w:id="608" w:name="_Toc41221636"/>
      <w:bookmarkStart w:id="609" w:name="_Toc41142879"/>
      <w:bookmarkStart w:id="610" w:name="_Toc41143769"/>
      <w:bookmarkStart w:id="611" w:name="_Toc41143890"/>
      <w:bookmarkStart w:id="612" w:name="_Toc41144011"/>
      <w:bookmarkStart w:id="613" w:name="_Toc41218719"/>
      <w:bookmarkStart w:id="614" w:name="_Toc41221638"/>
      <w:bookmarkStart w:id="615" w:name="_Toc41142884"/>
      <w:bookmarkStart w:id="616" w:name="_Toc41143774"/>
      <w:bookmarkStart w:id="617" w:name="_Toc41143895"/>
      <w:bookmarkStart w:id="618" w:name="_Toc41144016"/>
      <w:bookmarkStart w:id="619" w:name="_Toc41218724"/>
      <w:bookmarkStart w:id="620" w:name="_Toc41221643"/>
      <w:bookmarkStart w:id="621" w:name="_Toc41142886"/>
      <w:bookmarkStart w:id="622" w:name="_Toc41143776"/>
      <w:bookmarkStart w:id="623" w:name="_Toc41143897"/>
      <w:bookmarkStart w:id="624" w:name="_Toc41144018"/>
      <w:bookmarkStart w:id="625" w:name="_Toc41218726"/>
      <w:bookmarkStart w:id="626" w:name="_Toc41221645"/>
      <w:bookmarkStart w:id="627" w:name="_Toc41142889"/>
      <w:bookmarkStart w:id="628" w:name="_Toc41143779"/>
      <w:bookmarkStart w:id="629" w:name="_Toc41143900"/>
      <w:bookmarkStart w:id="630" w:name="_Toc41144021"/>
      <w:bookmarkStart w:id="631" w:name="_Toc41218729"/>
      <w:bookmarkStart w:id="632" w:name="_Toc41221648"/>
      <w:bookmarkStart w:id="633" w:name="_Toc41142890"/>
      <w:bookmarkStart w:id="634" w:name="_Toc41143780"/>
      <w:bookmarkStart w:id="635" w:name="_Toc41143901"/>
      <w:bookmarkStart w:id="636" w:name="_Toc41144022"/>
      <w:bookmarkStart w:id="637" w:name="_Toc41218730"/>
      <w:bookmarkStart w:id="638" w:name="_Toc41221649"/>
      <w:bookmarkStart w:id="639" w:name="_Toc41142891"/>
      <w:bookmarkStart w:id="640" w:name="_Toc41143781"/>
      <w:bookmarkStart w:id="641" w:name="_Toc41143902"/>
      <w:bookmarkStart w:id="642" w:name="_Toc41144023"/>
      <w:bookmarkStart w:id="643" w:name="_Toc41218731"/>
      <w:bookmarkStart w:id="644" w:name="_Toc41221650"/>
      <w:bookmarkStart w:id="645" w:name="_Toc41142892"/>
      <w:bookmarkStart w:id="646" w:name="_Toc41143782"/>
      <w:bookmarkStart w:id="647" w:name="_Toc41143903"/>
      <w:bookmarkStart w:id="648" w:name="_Toc41144024"/>
      <w:bookmarkStart w:id="649" w:name="_Toc41218732"/>
      <w:bookmarkStart w:id="650" w:name="_Toc41221651"/>
      <w:bookmarkStart w:id="651" w:name="_Toc41142894"/>
      <w:bookmarkStart w:id="652" w:name="_Toc41143784"/>
      <w:bookmarkStart w:id="653" w:name="_Toc41143905"/>
      <w:bookmarkStart w:id="654" w:name="_Toc41144026"/>
      <w:bookmarkStart w:id="655" w:name="_Toc41218734"/>
      <w:bookmarkStart w:id="656" w:name="_Toc41221653"/>
      <w:bookmarkStart w:id="657" w:name="_Toc41142903"/>
      <w:bookmarkStart w:id="658" w:name="_Toc41143793"/>
      <w:bookmarkStart w:id="659" w:name="_Toc41143914"/>
      <w:bookmarkStart w:id="660" w:name="_Toc41144035"/>
      <w:bookmarkStart w:id="661" w:name="_Toc41218743"/>
      <w:bookmarkStart w:id="662" w:name="_Toc41221662"/>
      <w:bookmarkStart w:id="663" w:name="_Toc41142904"/>
      <w:bookmarkStart w:id="664" w:name="_Toc41143794"/>
      <w:bookmarkStart w:id="665" w:name="_Toc41143915"/>
      <w:bookmarkStart w:id="666" w:name="_Toc41144036"/>
      <w:bookmarkStart w:id="667" w:name="_Toc41218744"/>
      <w:bookmarkStart w:id="668" w:name="_Toc41221663"/>
      <w:bookmarkStart w:id="669" w:name="_Toc41142905"/>
      <w:bookmarkStart w:id="670" w:name="_Toc41143795"/>
      <w:bookmarkStart w:id="671" w:name="_Toc41143916"/>
      <w:bookmarkStart w:id="672" w:name="_Toc41144037"/>
      <w:bookmarkStart w:id="673" w:name="_Toc41218745"/>
      <w:bookmarkStart w:id="674" w:name="_Toc41221664"/>
      <w:bookmarkStart w:id="675" w:name="_Toc41142911"/>
      <w:bookmarkStart w:id="676" w:name="_Toc41143801"/>
      <w:bookmarkStart w:id="677" w:name="_Toc41143922"/>
      <w:bookmarkStart w:id="678" w:name="_Toc41144043"/>
      <w:bookmarkStart w:id="679" w:name="_Toc41218751"/>
      <w:bookmarkStart w:id="680" w:name="_Toc41221670"/>
      <w:bookmarkStart w:id="681" w:name="_Toc23823274"/>
      <w:bookmarkStart w:id="682" w:name="_Toc23824840"/>
      <w:bookmarkStart w:id="683" w:name="_Toc44389624"/>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r>
        <w:t>N/A</w:t>
      </w:r>
    </w:p>
    <w:p w14:paraId="31C469A3" w14:textId="77777777" w:rsidR="006B6734" w:rsidRDefault="006B6734" w:rsidP="006B6734"/>
    <w:p w14:paraId="68221FD4" w14:textId="18EAB32C" w:rsidR="007200F3" w:rsidRDefault="6D199AFF" w:rsidP="007200F3">
      <w:pPr>
        <w:pStyle w:val="Heading2"/>
        <w:rPr>
          <w:lang w:val="en-AU"/>
        </w:rPr>
      </w:pPr>
      <w:bookmarkStart w:id="684" w:name="_Toc52345117"/>
      <w:bookmarkStart w:id="685" w:name="_Toc460582222"/>
      <w:r w:rsidRPr="6D199AFF">
        <w:rPr>
          <w:lang w:val="en-AU"/>
        </w:rPr>
        <w:t>Performance, Volume and Frequency</w:t>
      </w:r>
      <w:bookmarkEnd w:id="681"/>
      <w:bookmarkEnd w:id="682"/>
      <w:bookmarkEnd w:id="683"/>
      <w:bookmarkEnd w:id="684"/>
      <w:bookmarkEnd w:id="685"/>
    </w:p>
    <w:p w14:paraId="7B9B32C1" w14:textId="77777777" w:rsidR="006B6734" w:rsidRDefault="006B6734" w:rsidP="006B6734">
      <w:r>
        <w:t>N/A</w:t>
      </w:r>
    </w:p>
    <w:p w14:paraId="68221FDC" w14:textId="77777777" w:rsidR="007200F3" w:rsidRDefault="007200F3" w:rsidP="007200F3">
      <w:pPr>
        <w:widowControl w:val="0"/>
        <w:spacing w:after="60"/>
        <w:ind w:left="360"/>
        <w:rPr>
          <w:i/>
          <w:color w:val="0000FF"/>
          <w:lang w:val="en-AU"/>
        </w:rPr>
      </w:pPr>
    </w:p>
    <w:p w14:paraId="730E2E80" w14:textId="77777777" w:rsidR="00756125" w:rsidRPr="001033AC" w:rsidRDefault="6D199AFF">
      <w:pPr>
        <w:pStyle w:val="Heading3"/>
        <w:pPrChange w:id="686" w:author="Author">
          <w:pPr>
            <w:pStyle w:val="Heading2"/>
          </w:pPr>
        </w:pPrChange>
      </w:pPr>
      <w:bookmarkStart w:id="687" w:name="_Toc460582223"/>
      <w:bookmarkStart w:id="688" w:name="_Toc23823276"/>
      <w:bookmarkStart w:id="689" w:name="_Toc23824842"/>
      <w:bookmarkStart w:id="690" w:name="_Toc44389626"/>
      <w:bookmarkStart w:id="691" w:name="_Toc52345119"/>
      <w:r>
        <w:t>Usage of ZXX_DEVELOPMENTS TABLE</w:t>
      </w:r>
      <w:bookmarkEnd w:id="687"/>
    </w:p>
    <w:p w14:paraId="0CF9143E" w14:textId="5180933D" w:rsidR="006B6734" w:rsidRDefault="00D61773" w:rsidP="006B6734">
      <w:r>
        <w:t>{ CRQ246287 – Start }</w:t>
      </w:r>
    </w:p>
    <w:p w14:paraId="4C9D6C7E" w14:textId="2267FDB1" w:rsidR="00D61773" w:rsidRDefault="00410763" w:rsidP="006B6734">
      <w:r>
        <w:rPr>
          <w:noProof/>
        </w:rPr>
        <w:drawing>
          <wp:inline distT="0" distB="0" distL="0" distR="0" wp14:anchorId="0A7C4001" wp14:editId="3509096C">
            <wp:extent cx="5731510" cy="1265555"/>
            <wp:effectExtent l="0" t="0" r="2540" b="0"/>
            <wp:docPr id="138116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731510" cy="1265555"/>
                    </a:xfrm>
                    <a:prstGeom prst="rect">
                      <a:avLst/>
                    </a:prstGeom>
                  </pic:spPr>
                </pic:pic>
              </a:graphicData>
            </a:graphic>
          </wp:inline>
        </w:drawing>
      </w:r>
    </w:p>
    <w:p w14:paraId="0B890D36" w14:textId="055CB2C2" w:rsidR="00D61773" w:rsidRDefault="00D61773" w:rsidP="006B6734">
      <w:r>
        <w:t xml:space="preserve">The port maintained with the parameter name </w:t>
      </w:r>
      <w:r w:rsidRPr="00D61773">
        <w:t>PORT_RELATED_TO_INTERFACE_DIR</w:t>
      </w:r>
      <w:r>
        <w:t xml:space="preserve"> corresponding to the maintained system related to the corresponding AL11 folder will be considered to create the inbound IDocs.</w:t>
      </w:r>
    </w:p>
    <w:p w14:paraId="52F660C6" w14:textId="0E5949BB" w:rsidR="00D61773" w:rsidRDefault="00D61773" w:rsidP="006B6734">
      <w:r>
        <w:t>{ CRQ246287 – End }</w:t>
      </w:r>
    </w:p>
    <w:p w14:paraId="126E51D2" w14:textId="5ACA3420" w:rsidR="00FF0047" w:rsidRDefault="00FF0047" w:rsidP="006B6734">
      <w:r>
        <w:t>Begin of Change CRQ322074</w:t>
      </w:r>
    </w:p>
    <w:p w14:paraId="56CFAF99" w14:textId="673BEFEE" w:rsidR="00FF0047" w:rsidRDefault="00FF0047" w:rsidP="006B6734">
      <w:r>
        <w:rPr>
          <w:noProof/>
        </w:rPr>
        <w:drawing>
          <wp:inline distT="0" distB="0" distL="0" distR="0" wp14:anchorId="46013531" wp14:editId="0AA9CF52">
            <wp:extent cx="5731510" cy="767080"/>
            <wp:effectExtent l="0" t="0" r="2540" b="0"/>
            <wp:docPr id="649371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731510" cy="767080"/>
                    </a:xfrm>
                    <a:prstGeom prst="rect">
                      <a:avLst/>
                    </a:prstGeom>
                  </pic:spPr>
                </pic:pic>
              </a:graphicData>
            </a:graphic>
          </wp:inline>
        </w:drawing>
      </w:r>
      <w:r>
        <w:t xml:space="preserve">  </w:t>
      </w:r>
    </w:p>
    <w:p w14:paraId="1A41B0DC" w14:textId="39990FF0" w:rsidR="00FF0047" w:rsidRDefault="00FF0047" w:rsidP="00FF0047">
      <w:pPr>
        <w:pStyle w:val="ListParagraph"/>
        <w:numPr>
          <w:ilvl w:val="0"/>
          <w:numId w:val="33"/>
        </w:numPr>
      </w:pPr>
      <w:r>
        <w:t>The user status YCOA to be updated when the IDOC is processed to the Inspection lot.</w:t>
      </w:r>
    </w:p>
    <w:p w14:paraId="3124EC5F" w14:textId="107B4713" w:rsidR="00FF0047" w:rsidRDefault="00FF0047" w:rsidP="003C683E">
      <w:pPr>
        <w:pStyle w:val="ListParagraph"/>
        <w:numPr>
          <w:ilvl w:val="0"/>
          <w:numId w:val="33"/>
        </w:numPr>
      </w:pPr>
      <w:r>
        <w:t xml:space="preserve">The user status YCOS(E0018) is maintained in the development table with parameter name </w:t>
      </w:r>
      <w:r w:rsidRPr="00FF0047">
        <w:t>UPDATE_USER_STATUS_IL_YCOA</w:t>
      </w:r>
      <w:r>
        <w:t xml:space="preserve"> and step 2 at ZZPARAMETER2.</w:t>
      </w:r>
    </w:p>
    <w:p w14:paraId="26FB685E" w14:textId="652AAC68" w:rsidR="00FF0047" w:rsidRDefault="00FF0047" w:rsidP="006B6734">
      <w:r>
        <w:t>End of Change CRQ322074</w:t>
      </w:r>
    </w:p>
    <w:p w14:paraId="1473A839" w14:textId="5BBBC1FC" w:rsidR="00756125" w:rsidRDefault="00756125" w:rsidP="00756125">
      <w:pPr>
        <w:pStyle w:val="Heading2"/>
        <w:numPr>
          <w:ilvl w:val="0"/>
          <w:numId w:val="0"/>
        </w:numPr>
        <w:rPr>
          <w:lang w:val="en-AU"/>
        </w:rPr>
      </w:pPr>
    </w:p>
    <w:p w14:paraId="68221FDD" w14:textId="77777777" w:rsidR="007200F3" w:rsidRDefault="6D199AFF" w:rsidP="007200F3">
      <w:pPr>
        <w:pStyle w:val="Heading2"/>
        <w:rPr>
          <w:lang w:val="en-AU"/>
        </w:rPr>
      </w:pPr>
      <w:bookmarkStart w:id="692" w:name="_Toc460582224"/>
      <w:r w:rsidRPr="6D199AFF">
        <w:rPr>
          <w:lang w:val="en-AU"/>
        </w:rPr>
        <w:t>Authorization Considerations</w:t>
      </w:r>
      <w:bookmarkEnd w:id="688"/>
      <w:bookmarkEnd w:id="689"/>
      <w:bookmarkEnd w:id="690"/>
      <w:bookmarkEnd w:id="691"/>
      <w:bookmarkEnd w:id="692"/>
    </w:p>
    <w:p w14:paraId="37DF36AB" w14:textId="77777777" w:rsidR="006B6734" w:rsidRDefault="006B6734" w:rsidP="006B6734">
      <w:r>
        <w:t>N/A</w:t>
      </w:r>
    </w:p>
    <w:p w14:paraId="68221FE1" w14:textId="77777777" w:rsidR="00780012" w:rsidRDefault="00780012" w:rsidP="007200F3">
      <w:pPr>
        <w:rPr>
          <w:i/>
          <w:color w:val="0000FF"/>
          <w:lang w:val="en-AU"/>
        </w:rPr>
      </w:pPr>
    </w:p>
    <w:p w14:paraId="68221FE2" w14:textId="5C8C676D" w:rsidR="007200F3" w:rsidRDefault="6D199AFF" w:rsidP="007200F3">
      <w:pPr>
        <w:pStyle w:val="Heading2"/>
        <w:rPr>
          <w:del w:id="693" w:author="Author"/>
          <w:lang w:val="en-AU"/>
        </w:rPr>
      </w:pPr>
      <w:bookmarkStart w:id="694" w:name="_Toc23823277"/>
      <w:bookmarkStart w:id="695" w:name="_Toc23824843"/>
      <w:bookmarkStart w:id="696" w:name="_Toc44389627"/>
      <w:bookmarkStart w:id="697" w:name="_Toc52345120"/>
      <w:bookmarkStart w:id="698" w:name="_Toc460582225"/>
      <w:del w:id="699" w:author="Author">
        <w:r w:rsidRPr="6D199AFF">
          <w:rPr>
            <w:lang w:val="en-AU"/>
          </w:rPr>
          <w:delText>Help Functionality</w:delText>
        </w:r>
        <w:bookmarkEnd w:id="694"/>
        <w:bookmarkEnd w:id="695"/>
        <w:bookmarkEnd w:id="696"/>
        <w:bookmarkEnd w:id="697"/>
        <w:bookmarkEnd w:id="698"/>
      </w:del>
    </w:p>
    <w:p w14:paraId="54D9991C" w14:textId="7663BC10" w:rsidR="001044F7" w:rsidRDefault="001044F7" w:rsidP="001044F7">
      <w:pPr>
        <w:rPr>
          <w:del w:id="700" w:author="Author"/>
        </w:rPr>
      </w:pPr>
      <w:del w:id="701" w:author="Author">
        <w:r>
          <w:delText>N/A</w:delText>
        </w:r>
      </w:del>
    </w:p>
    <w:p w14:paraId="509C8DB5" w14:textId="77777777" w:rsidR="006639ED" w:rsidRDefault="006639ED" w:rsidP="001044F7"/>
    <w:p w14:paraId="0E44F7D1" w14:textId="4E979E37" w:rsidR="00C966CD" w:rsidRDefault="527D9383">
      <w:pPr>
        <w:pStyle w:val="Heading2"/>
        <w:rPr>
          <w:rFonts w:ascii="Arial" w:hAnsi="Arial" w:cs="Arial"/>
          <w:bCs/>
          <w:szCs w:val="22"/>
        </w:rPr>
        <w:pPrChange w:id="702" w:author="Author">
          <w:pPr>
            <w:pStyle w:val="paragraph"/>
            <w:numPr>
              <w:ilvl w:val="1"/>
              <w:numId w:val="38"/>
            </w:numPr>
            <w:spacing w:before="0" w:beforeAutospacing="0" w:after="0" w:afterAutospacing="0"/>
            <w:ind w:left="780" w:hanging="420"/>
            <w:jc w:val="both"/>
            <w:textAlignment w:val="baseline"/>
          </w:pPr>
        </w:pPrChange>
      </w:pPr>
      <w:ins w:id="703" w:author="Author">
        <w:r w:rsidRPr="008445BD">
          <w:rPr>
            <w:rPrChange w:id="704" w:author="Author">
              <w:rPr>
                <w:rStyle w:val="normaltextrun"/>
                <w:rFonts w:ascii="Arial" w:hAnsi="Arial" w:cs="Arial"/>
                <w:b/>
                <w:bCs/>
                <w:color w:val="000000" w:themeColor="text1"/>
                <w:szCs w:val="22"/>
                <w:lang w:val="en-AU"/>
              </w:rPr>
            </w:rPrChange>
          </w:rPr>
          <w:t xml:space="preserve"> </w:t>
        </w:r>
      </w:ins>
      <w:r w:rsidRPr="03365EF9">
        <w:rPr>
          <w:rStyle w:val="normaltextrun"/>
          <w:rFonts w:ascii="Arial" w:hAnsi="Arial" w:cs="Arial"/>
          <w:bCs/>
          <w:color w:val="000000" w:themeColor="text1"/>
          <w:szCs w:val="22"/>
          <w:lang w:val="en-AU"/>
        </w:rPr>
        <w:t>Code Review</w:t>
      </w:r>
      <w:r w:rsidRPr="03365EF9">
        <w:rPr>
          <w:rStyle w:val="normaltextrun"/>
          <w:rFonts w:ascii="Arial" w:hAnsi="Arial" w:cs="Arial"/>
          <w:bCs/>
          <w:color w:val="000000" w:themeColor="text1"/>
          <w:szCs w:val="22"/>
        </w:rPr>
        <w:t> </w:t>
      </w:r>
      <w:r w:rsidRPr="03365EF9">
        <w:rPr>
          <w:rStyle w:val="eop"/>
          <w:rFonts w:ascii="Arial" w:hAnsi="Arial" w:cs="Arial"/>
          <w:bCs/>
          <w:color w:val="000000" w:themeColor="text1"/>
          <w:szCs w:val="22"/>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5"/>
        <w:gridCol w:w="1440"/>
        <w:gridCol w:w="510"/>
        <w:gridCol w:w="1365"/>
        <w:gridCol w:w="510"/>
      </w:tblGrid>
      <w:tr w:rsidR="00C966CD" w14:paraId="277B504A" w14:textId="77777777" w:rsidTr="03365EF9">
        <w:tc>
          <w:tcPr>
            <w:tcW w:w="2655" w:type="dxa"/>
            <w:tcBorders>
              <w:top w:val="nil"/>
              <w:left w:val="nil"/>
              <w:bottom w:val="nil"/>
              <w:right w:val="nil"/>
            </w:tcBorders>
            <w:hideMark/>
          </w:tcPr>
          <w:p w14:paraId="06E3CECB"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Overall Review Status?</w:t>
            </w:r>
            <w:r w:rsidRPr="03365EF9">
              <w:rPr>
                <w:rStyle w:val="eop"/>
                <w:rFonts w:ascii="Arial" w:hAnsi="Arial" w:cs="Arial"/>
                <w:sz w:val="22"/>
                <w:szCs w:val="22"/>
              </w:rPr>
              <w:t> </w:t>
            </w:r>
          </w:p>
        </w:tc>
        <w:tc>
          <w:tcPr>
            <w:tcW w:w="1440" w:type="dxa"/>
            <w:tcBorders>
              <w:top w:val="nil"/>
              <w:left w:val="nil"/>
              <w:bottom w:val="nil"/>
              <w:right w:val="nil"/>
            </w:tcBorders>
            <w:hideMark/>
          </w:tcPr>
          <w:p w14:paraId="6C80E842"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Accepted </w:t>
            </w:r>
            <w:r w:rsidRPr="03365EF9">
              <w:rPr>
                <w:rStyle w:val="eop"/>
                <w:rFonts w:ascii="Arial" w:hAnsi="Arial" w:cs="Arial"/>
                <w:sz w:val="22"/>
                <w:szCs w:val="22"/>
              </w:rPr>
              <w:t> </w:t>
            </w:r>
          </w:p>
        </w:tc>
        <w:tc>
          <w:tcPr>
            <w:tcW w:w="510" w:type="dxa"/>
            <w:tcBorders>
              <w:top w:val="nil"/>
              <w:left w:val="nil"/>
              <w:bottom w:val="nil"/>
              <w:right w:val="nil"/>
            </w:tcBorders>
            <w:hideMark/>
          </w:tcPr>
          <w:p w14:paraId="285B13C1" w14:textId="77777777" w:rsidR="00C966CD" w:rsidRDefault="527D9383" w:rsidP="03365EF9">
            <w:pPr>
              <w:pStyle w:val="paragraph"/>
              <w:spacing w:before="0" w:beforeAutospacing="0" w:after="0" w:afterAutospacing="0"/>
              <w:jc w:val="center"/>
              <w:textAlignment w:val="baseline"/>
              <w:rPr>
                <w:rStyle w:val="eop"/>
                <w:rFonts w:ascii="Arial" w:hAnsi="Arial" w:cs="Arial"/>
                <w:sz w:val="18"/>
                <w:szCs w:val="18"/>
              </w:rPr>
            </w:pPr>
            <w:r w:rsidRPr="03365EF9">
              <w:rPr>
                <w:rStyle w:val="normaltextrun"/>
                <w:rFonts w:ascii="Arial" w:hAnsi="Arial" w:cs="Arial"/>
                <w:b/>
                <w:bCs/>
                <w:sz w:val="18"/>
                <w:szCs w:val="18"/>
                <w:lang w:val="en-US"/>
              </w:rPr>
              <w:t>X</w:t>
            </w:r>
            <w:r w:rsidRPr="03365EF9">
              <w:rPr>
                <w:rStyle w:val="eop"/>
                <w:rFonts w:ascii="Arial" w:hAnsi="Arial" w:cs="Arial"/>
                <w:sz w:val="18"/>
                <w:szCs w:val="18"/>
              </w:rPr>
              <w:t> </w:t>
            </w:r>
          </w:p>
        </w:tc>
        <w:tc>
          <w:tcPr>
            <w:tcW w:w="1365" w:type="dxa"/>
            <w:tcBorders>
              <w:top w:val="nil"/>
              <w:left w:val="nil"/>
              <w:bottom w:val="nil"/>
              <w:right w:val="nil"/>
            </w:tcBorders>
            <w:hideMark/>
          </w:tcPr>
          <w:p w14:paraId="49119C9E"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Rejected  </w:t>
            </w:r>
            <w:r w:rsidRPr="03365EF9">
              <w:rPr>
                <w:rStyle w:val="eop"/>
                <w:rFonts w:ascii="Arial" w:hAnsi="Arial" w:cs="Arial"/>
                <w:sz w:val="22"/>
                <w:szCs w:val="22"/>
              </w:rPr>
              <w:t> </w:t>
            </w:r>
          </w:p>
        </w:tc>
        <w:tc>
          <w:tcPr>
            <w:tcW w:w="510" w:type="dxa"/>
            <w:tcBorders>
              <w:top w:val="nil"/>
              <w:left w:val="nil"/>
              <w:bottom w:val="nil"/>
              <w:right w:val="nil"/>
            </w:tcBorders>
            <w:hideMark/>
          </w:tcPr>
          <w:p w14:paraId="43B23A81" w14:textId="77777777" w:rsidR="00C966CD" w:rsidRDefault="527D9383" w:rsidP="03365EF9">
            <w:pPr>
              <w:pStyle w:val="paragraph"/>
              <w:spacing w:before="0" w:beforeAutospacing="0" w:after="0" w:afterAutospacing="0"/>
              <w:jc w:val="both"/>
              <w:textAlignment w:val="baseline"/>
              <w:rPr>
                <w:rStyle w:val="eop"/>
                <w:rFonts w:ascii="Arial" w:hAnsi="Arial" w:cs="Arial"/>
                <w:sz w:val="18"/>
                <w:szCs w:val="18"/>
              </w:rPr>
            </w:pPr>
            <w:r w:rsidRPr="03365EF9">
              <w:rPr>
                <w:rStyle w:val="eop"/>
                <w:rFonts w:ascii="Arial" w:hAnsi="Arial" w:cs="Arial"/>
                <w:sz w:val="18"/>
                <w:szCs w:val="18"/>
              </w:rPr>
              <w:t> </w:t>
            </w:r>
          </w:p>
        </w:tc>
      </w:tr>
    </w:tbl>
    <w:p w14:paraId="40C3F02A" w14:textId="77777777" w:rsidR="00C966CD" w:rsidRDefault="527D9383" w:rsidP="03365EF9">
      <w:pPr>
        <w:pStyle w:val="paragraph"/>
        <w:spacing w:before="0" w:beforeAutospacing="0" w:after="0" w:afterAutospacing="0"/>
        <w:jc w:val="both"/>
        <w:textAlignment w:val="baseline"/>
        <w:rPr>
          <w:rFonts w:ascii="Segoe UI" w:hAnsi="Segoe UI" w:cs="Segoe UI"/>
          <w:sz w:val="18"/>
          <w:szCs w:val="18"/>
        </w:rPr>
      </w:pPr>
      <w:r w:rsidRPr="03365EF9">
        <w:rPr>
          <w:rStyle w:val="normaltextrun"/>
          <w:rFonts w:ascii="Arial" w:hAnsi="Arial" w:cs="Arial"/>
          <w:sz w:val="18"/>
          <w:szCs w:val="18"/>
          <w:lang w:val="en-US"/>
        </w:rPr>
        <w:t> </w:t>
      </w:r>
      <w:r w:rsidRPr="03365EF9">
        <w:rPr>
          <w:rStyle w:val="eop"/>
          <w:rFonts w:ascii="Arial" w:hAnsi="Arial" w:cs="Arial"/>
          <w:sz w:val="18"/>
          <w:szCs w:val="18"/>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67"/>
      </w:tblGrid>
      <w:tr w:rsidR="00C966CD" w14:paraId="587F494A" w14:textId="77777777" w:rsidTr="03365EF9">
        <w:tc>
          <w:tcPr>
            <w:tcW w:w="9000" w:type="dxa"/>
            <w:tcBorders>
              <w:top w:val="single" w:sz="6" w:space="0" w:color="auto"/>
              <w:left w:val="single" w:sz="6" w:space="0" w:color="auto"/>
              <w:bottom w:val="single" w:sz="6" w:space="0" w:color="auto"/>
              <w:right w:val="single" w:sz="6" w:space="0" w:color="auto"/>
            </w:tcBorders>
            <w:hideMark/>
          </w:tcPr>
          <w:p w14:paraId="37E14776" w14:textId="77777777" w:rsidR="00C966CD" w:rsidRDefault="527D9383" w:rsidP="03365EF9">
            <w:pPr>
              <w:pStyle w:val="paragraph"/>
              <w:spacing w:before="0" w:beforeAutospacing="0" w:after="0" w:afterAutospacing="0"/>
              <w:jc w:val="center"/>
              <w:textAlignment w:val="baseline"/>
              <w:divId w:val="2044286679"/>
              <w:rPr>
                <w:rStyle w:val="eop"/>
                <w:rFonts w:ascii="Arial" w:hAnsi="Arial" w:cs="Arial"/>
                <w:sz w:val="20"/>
                <w:szCs w:val="20"/>
              </w:rPr>
            </w:pPr>
            <w:r w:rsidRPr="03365EF9">
              <w:rPr>
                <w:rStyle w:val="normaltextrun"/>
                <w:rFonts w:ascii="Arial" w:hAnsi="Arial" w:cs="Arial"/>
                <w:b/>
                <w:bCs/>
                <w:sz w:val="20"/>
                <w:szCs w:val="20"/>
                <w:lang w:val="en-US"/>
              </w:rPr>
              <w:t>Comments or Recommendations: </w:t>
            </w:r>
            <w:r w:rsidRPr="03365EF9">
              <w:rPr>
                <w:rStyle w:val="eop"/>
                <w:rFonts w:ascii="Arial" w:hAnsi="Arial" w:cs="Arial"/>
                <w:sz w:val="20"/>
                <w:szCs w:val="20"/>
              </w:rPr>
              <w:t> </w:t>
            </w:r>
          </w:p>
        </w:tc>
      </w:tr>
      <w:tr w:rsidR="00C966CD" w14:paraId="7A309D8B" w14:textId="77777777" w:rsidTr="03365EF9">
        <w:tc>
          <w:tcPr>
            <w:tcW w:w="9000" w:type="dxa"/>
            <w:tcBorders>
              <w:top w:val="single" w:sz="6" w:space="0" w:color="auto"/>
              <w:left w:val="single" w:sz="6" w:space="0" w:color="auto"/>
              <w:bottom w:val="single" w:sz="6" w:space="0" w:color="auto"/>
              <w:right w:val="single" w:sz="6" w:space="0" w:color="auto"/>
            </w:tcBorders>
            <w:hideMark/>
          </w:tcPr>
          <w:p w14:paraId="4EE2508B" w14:textId="77777777" w:rsidR="00C966CD" w:rsidRPr="00C966CD" w:rsidRDefault="527D9383" w:rsidP="00C966CD">
            <w:pPr>
              <w:spacing w:after="60"/>
              <w:rPr>
                <w:rStyle w:val="normaltextrun"/>
                <w:rFonts w:ascii="Arial" w:hAnsi="Arial" w:cs="Arial"/>
                <w:b/>
                <w:bCs/>
                <w:sz w:val="20"/>
                <w:szCs w:val="20"/>
                <w:u w:val="single"/>
                <w:lang w:val="en-US"/>
              </w:rPr>
            </w:pPr>
            <w:r w:rsidRPr="03365EF9">
              <w:rPr>
                <w:rStyle w:val="normaltextrun"/>
                <w:rFonts w:ascii="Arial" w:hAnsi="Arial" w:cs="Arial"/>
                <w:sz w:val="20"/>
                <w:szCs w:val="20"/>
                <w:lang w:val="en-US"/>
                <w:rPrChange w:id="705" w:author="Author">
                  <w:rPr>
                    <w:b/>
                    <w:bCs/>
                    <w:u w:val="single"/>
                  </w:rPr>
                </w:rPrChange>
              </w:rPr>
              <w:t xml:space="preserve">SAP PE1: </w:t>
            </w:r>
            <w:proofErr w:type="spellStart"/>
            <w:r w:rsidRPr="03365EF9">
              <w:rPr>
                <w:rStyle w:val="normaltextrun"/>
                <w:rFonts w:ascii="Arial" w:hAnsi="Arial" w:cs="Arial"/>
                <w:sz w:val="20"/>
                <w:szCs w:val="20"/>
                <w:lang w:val="en-US"/>
                <w:rPrChange w:id="706" w:author="Author">
                  <w:rPr>
                    <w:b/>
                    <w:bCs/>
                    <w:u w:val="single"/>
                  </w:rPr>
                </w:rPrChange>
              </w:rPr>
              <w:t>InfleXio</w:t>
            </w:r>
            <w:proofErr w:type="spellEnd"/>
            <w:r w:rsidRPr="03365EF9">
              <w:rPr>
                <w:rStyle w:val="normaltextrun"/>
                <w:rFonts w:ascii="Arial" w:hAnsi="Arial" w:cs="Arial"/>
                <w:sz w:val="20"/>
                <w:szCs w:val="20"/>
                <w:lang w:val="en-US"/>
                <w:rPrChange w:id="707" w:author="Author">
                  <w:rPr>
                    <w:b/>
                    <w:bCs/>
                    <w:u w:val="single"/>
                  </w:rPr>
                </w:rPrChange>
              </w:rPr>
              <w:t xml:space="preserve"> (INFL_QM_42) - GLIMS Additional Fields mapping to SAP</w:t>
            </w:r>
          </w:p>
          <w:p w14:paraId="5B38B9B0" w14:textId="77777777" w:rsidR="00C966CD" w:rsidRPr="00C966CD" w:rsidRDefault="527D9383" w:rsidP="00C966CD">
            <w:pPr>
              <w:spacing w:after="60"/>
              <w:rPr>
                <w:rStyle w:val="normaltextrun"/>
                <w:rFonts w:ascii="Arial" w:hAnsi="Arial" w:cs="Arial"/>
                <w:b/>
                <w:bCs/>
                <w:sz w:val="20"/>
                <w:szCs w:val="20"/>
                <w:u w:val="single"/>
                <w:lang w:val="en-US"/>
              </w:rPr>
            </w:pPr>
            <w:r w:rsidRPr="03365EF9">
              <w:rPr>
                <w:rStyle w:val="normaltextrun"/>
                <w:rFonts w:ascii="Arial" w:hAnsi="Arial" w:cs="Arial"/>
                <w:sz w:val="20"/>
                <w:szCs w:val="20"/>
                <w:lang w:val="en-US"/>
                <w:rPrChange w:id="708" w:author="Author">
                  <w:rPr>
                    <w:b/>
                    <w:bCs/>
                    <w:u w:val="single"/>
                  </w:rPr>
                </w:rPrChange>
              </w:rPr>
              <w:t>CRQ000010003494</w:t>
            </w:r>
          </w:p>
          <w:p w14:paraId="285B1E6D" w14:textId="77777777" w:rsidR="00C966CD" w:rsidRDefault="00C966CD" w:rsidP="00C966CD">
            <w:pPr>
              <w:spacing w:after="60"/>
              <w:rPr>
                <w:b/>
                <w:bCs/>
                <w:u w:val="single"/>
              </w:rPr>
            </w:pPr>
          </w:p>
          <w:p w14:paraId="1B88733B" w14:textId="1BF710C1" w:rsidR="00C966CD" w:rsidRPr="00C966CD" w:rsidRDefault="527D9383" w:rsidP="00C966CD">
            <w:pPr>
              <w:spacing w:after="60"/>
            </w:pPr>
            <w:r>
              <w:t>All the changes are OK and accepted.</w:t>
            </w:r>
          </w:p>
          <w:p w14:paraId="7B92E8E1" w14:textId="77777777" w:rsidR="00C966CD" w:rsidRDefault="527D9383" w:rsidP="03365EF9">
            <w:pPr>
              <w:pStyle w:val="paragraph"/>
              <w:spacing w:before="0" w:beforeAutospacing="0" w:after="0" w:afterAutospacing="0"/>
              <w:jc w:val="both"/>
              <w:textAlignment w:val="baseline"/>
              <w:rPr>
                <w:rStyle w:val="eop"/>
                <w:rFonts w:ascii="Arial" w:hAnsi="Arial" w:cs="Arial"/>
                <w:sz w:val="20"/>
                <w:szCs w:val="20"/>
              </w:rPr>
            </w:pPr>
            <w:r w:rsidRPr="03365EF9">
              <w:rPr>
                <w:rStyle w:val="normaltextrun"/>
                <w:rFonts w:ascii="Arial" w:hAnsi="Arial" w:cs="Arial"/>
                <w:sz w:val="20"/>
                <w:szCs w:val="20"/>
                <w:lang w:val="en-US"/>
              </w:rPr>
              <w:t> </w:t>
            </w:r>
            <w:r w:rsidRPr="03365EF9">
              <w:rPr>
                <w:rStyle w:val="eop"/>
                <w:rFonts w:ascii="Arial" w:hAnsi="Arial" w:cs="Arial"/>
                <w:sz w:val="20"/>
                <w:szCs w:val="20"/>
              </w:rPr>
              <w:t> </w:t>
            </w:r>
          </w:p>
          <w:p w14:paraId="4DFCE6D7" w14:textId="77777777" w:rsidR="00C966CD" w:rsidRDefault="527D9383" w:rsidP="03365EF9">
            <w:pPr>
              <w:pStyle w:val="paragraph"/>
              <w:spacing w:before="0" w:beforeAutospacing="0" w:after="0" w:afterAutospacing="0"/>
              <w:jc w:val="both"/>
              <w:textAlignment w:val="baseline"/>
              <w:rPr>
                <w:rStyle w:val="eop"/>
                <w:rFonts w:ascii="Arial" w:hAnsi="Arial" w:cs="Arial"/>
                <w:sz w:val="20"/>
                <w:szCs w:val="20"/>
              </w:rPr>
            </w:pPr>
            <w:r w:rsidRPr="03365EF9">
              <w:rPr>
                <w:rStyle w:val="eop"/>
                <w:rFonts w:ascii="Arial" w:hAnsi="Arial" w:cs="Arial"/>
                <w:sz w:val="20"/>
                <w:szCs w:val="20"/>
              </w:rPr>
              <w:t> </w:t>
            </w:r>
          </w:p>
        </w:tc>
      </w:tr>
    </w:tbl>
    <w:p w14:paraId="2665893A" w14:textId="77777777" w:rsidR="00C966CD" w:rsidRDefault="00C966CD" w:rsidP="001044F7"/>
    <w:p w14:paraId="68221FE4" w14:textId="77777777" w:rsidR="007200F3" w:rsidRPr="007200F3" w:rsidRDefault="007200F3" w:rsidP="007200F3">
      <w:pPr>
        <w:rPr>
          <w:lang w:val="en-AU"/>
        </w:rPr>
      </w:pPr>
    </w:p>
    <w:p w14:paraId="68221FE5" w14:textId="77777777" w:rsidR="00503CEB" w:rsidRPr="00E71B7C" w:rsidRDefault="6D199AFF">
      <w:pPr>
        <w:pStyle w:val="Heading1"/>
      </w:pPr>
      <w:bookmarkStart w:id="709" w:name="_Toc39400279"/>
      <w:bookmarkStart w:id="710" w:name="_Toc66696639"/>
      <w:bookmarkStart w:id="711" w:name="_Toc460582226"/>
      <w:r>
        <w:t>References</w:t>
      </w:r>
      <w:bookmarkEnd w:id="709"/>
      <w:bookmarkEnd w:id="710"/>
      <w:bookmarkEnd w:id="711"/>
    </w:p>
    <w:p w14:paraId="38882D46" w14:textId="77777777" w:rsidR="001C002E" w:rsidRDefault="001C002E" w:rsidP="001C002E">
      <w:pPr>
        <w:pStyle w:val="Bullet"/>
        <w:numPr>
          <w:ilvl w:val="0"/>
          <w:numId w:val="32"/>
        </w:numPr>
      </w:pPr>
      <w:r>
        <w:t>Project Framework Glossary – PFR-ISIT-1000</w:t>
      </w:r>
    </w:p>
    <w:p w14:paraId="5B3D9D89" w14:textId="77777777" w:rsidR="001C002E" w:rsidRDefault="001C002E" w:rsidP="001C002E">
      <w:pPr>
        <w:pStyle w:val="Bullet"/>
        <w:numPr>
          <w:ilvl w:val="0"/>
          <w:numId w:val="32"/>
        </w:numPr>
      </w:pPr>
      <w:r>
        <w:t>SAP development standards SOP-011365</w:t>
      </w:r>
    </w:p>
    <w:p w14:paraId="68221FEB" w14:textId="77777777" w:rsidR="005916B7" w:rsidRDefault="005916B7" w:rsidP="005916B7">
      <w:pPr>
        <w:pStyle w:val="Bullet"/>
        <w:numPr>
          <w:ilvl w:val="0"/>
          <w:numId w:val="0"/>
        </w:numPr>
        <w:ind w:left="284" w:hanging="284"/>
      </w:pPr>
    </w:p>
    <w:p w14:paraId="68221FEC" w14:textId="77777777" w:rsidR="00503CEB" w:rsidRPr="00E71B7C" w:rsidRDefault="6D199AFF" w:rsidP="00A73B87">
      <w:pPr>
        <w:pStyle w:val="Heading1"/>
        <w:ind w:left="850" w:hanging="850"/>
      </w:pPr>
      <w:bookmarkStart w:id="712" w:name="_Toc39400280"/>
      <w:bookmarkStart w:id="713" w:name="_Toc66696640"/>
      <w:bookmarkStart w:id="714" w:name="_Toc460582227"/>
      <w:r>
        <w:t>Appendix</w:t>
      </w:r>
      <w:bookmarkEnd w:id="712"/>
      <w:bookmarkEnd w:id="713"/>
      <w:bookmarkEnd w:id="714"/>
    </w:p>
    <w:p w14:paraId="68221FEE" w14:textId="77777777" w:rsidR="00503CEB" w:rsidRPr="00E71B7C" w:rsidRDefault="00503CEB" w:rsidP="00F71206">
      <w:pPr>
        <w:pStyle w:val="Bullet"/>
      </w:pPr>
      <w:r w:rsidRPr="00E71B7C">
        <w:t>Revision Log</w:t>
      </w:r>
    </w:p>
    <w:p w14:paraId="68221FEF" w14:textId="77777777" w:rsidR="00503CEB" w:rsidRPr="00E71B7C" w:rsidRDefault="00503CEB">
      <w:pPr>
        <w:pStyle w:val="Heading2"/>
        <w:pageBreakBefore/>
        <w:numPr>
          <w:ilvl w:val="0"/>
          <w:numId w:val="0"/>
        </w:numPr>
      </w:pPr>
      <w:bookmarkStart w:id="715" w:name="_Toc460582228"/>
      <w:r w:rsidRPr="00E71B7C">
        <w:lastRenderedPageBreak/>
        <w:t>Appendix 1: Revision Log</w:t>
      </w:r>
      <w:bookmarkEnd w:id="715"/>
    </w:p>
    <w:tbl>
      <w:tblPr>
        <w:tblW w:w="9360" w:type="dxa"/>
        <w:tblInd w:w="12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1985"/>
        <w:gridCol w:w="1560"/>
        <w:gridCol w:w="4113"/>
        <w:gridCol w:w="1702"/>
      </w:tblGrid>
      <w:tr w:rsidR="00A070D4" w14:paraId="539FDBA3" w14:textId="77777777" w:rsidTr="58F52DBE">
        <w:trPr>
          <w:trHeight w:val="851"/>
          <w:tblHeader/>
        </w:trPr>
        <w:tc>
          <w:tcPr>
            <w:tcW w:w="1985" w:type="dxa"/>
            <w:tcBorders>
              <w:top w:val="double" w:sz="4" w:space="0" w:color="auto"/>
              <w:left w:val="double" w:sz="4" w:space="0" w:color="auto"/>
              <w:bottom w:val="single" w:sz="4" w:space="0" w:color="auto"/>
              <w:right w:val="single" w:sz="4" w:space="0" w:color="auto"/>
            </w:tcBorders>
            <w:vAlign w:val="center"/>
            <w:hideMark/>
          </w:tcPr>
          <w:p w14:paraId="3C2AE60A" w14:textId="77777777" w:rsidR="00A070D4" w:rsidRDefault="00A070D4">
            <w:pPr>
              <w:spacing w:before="80" w:after="54"/>
              <w:jc w:val="center"/>
              <w:rPr>
                <w:b/>
              </w:rPr>
            </w:pPr>
            <w:r>
              <w:rPr>
                <w:b/>
              </w:rPr>
              <w:t>DOCUMENT VERSION</w:t>
            </w:r>
          </w:p>
        </w:tc>
        <w:tc>
          <w:tcPr>
            <w:tcW w:w="1560" w:type="dxa"/>
            <w:tcBorders>
              <w:top w:val="double" w:sz="4" w:space="0" w:color="auto"/>
              <w:left w:val="single" w:sz="4" w:space="0" w:color="auto"/>
              <w:bottom w:val="single" w:sz="4" w:space="0" w:color="auto"/>
              <w:right w:val="single" w:sz="4" w:space="0" w:color="auto"/>
            </w:tcBorders>
            <w:vAlign w:val="center"/>
            <w:hideMark/>
          </w:tcPr>
          <w:p w14:paraId="54C7F449" w14:textId="77777777" w:rsidR="00A070D4" w:rsidRDefault="00A070D4">
            <w:pPr>
              <w:spacing w:before="80"/>
              <w:jc w:val="center"/>
              <w:rPr>
                <w:b/>
              </w:rPr>
            </w:pPr>
            <w:r>
              <w:rPr>
                <w:b/>
              </w:rPr>
              <w:t>DATE OF THE CHANGE</w:t>
            </w:r>
          </w:p>
        </w:tc>
        <w:tc>
          <w:tcPr>
            <w:tcW w:w="4113" w:type="dxa"/>
            <w:tcBorders>
              <w:top w:val="double" w:sz="4" w:space="0" w:color="auto"/>
              <w:left w:val="single" w:sz="4" w:space="0" w:color="auto"/>
              <w:bottom w:val="single" w:sz="4" w:space="0" w:color="auto"/>
              <w:right w:val="single" w:sz="4" w:space="0" w:color="auto"/>
            </w:tcBorders>
            <w:vAlign w:val="center"/>
            <w:hideMark/>
          </w:tcPr>
          <w:p w14:paraId="15F36884" w14:textId="77777777" w:rsidR="00A070D4" w:rsidRDefault="00A070D4">
            <w:pPr>
              <w:spacing w:before="80"/>
              <w:jc w:val="center"/>
              <w:rPr>
                <w:b/>
              </w:rPr>
            </w:pPr>
            <w:r>
              <w:rPr>
                <w:b/>
              </w:rPr>
              <w:t>REASONS OF THE CHANGE</w:t>
            </w:r>
          </w:p>
        </w:tc>
        <w:tc>
          <w:tcPr>
            <w:tcW w:w="1702" w:type="dxa"/>
            <w:tcBorders>
              <w:top w:val="double" w:sz="4" w:space="0" w:color="auto"/>
              <w:left w:val="single" w:sz="4" w:space="0" w:color="auto"/>
              <w:bottom w:val="single" w:sz="4" w:space="0" w:color="auto"/>
              <w:right w:val="double" w:sz="4" w:space="0" w:color="auto"/>
            </w:tcBorders>
            <w:vAlign w:val="center"/>
            <w:hideMark/>
          </w:tcPr>
          <w:p w14:paraId="35FD5B2F" w14:textId="77777777" w:rsidR="00A070D4" w:rsidRDefault="00A070D4">
            <w:pPr>
              <w:spacing w:before="80"/>
              <w:jc w:val="center"/>
              <w:rPr>
                <w:b/>
              </w:rPr>
            </w:pPr>
            <w:r>
              <w:rPr>
                <w:b/>
              </w:rPr>
              <w:t>Transport Request</w:t>
            </w:r>
          </w:p>
        </w:tc>
      </w:tr>
      <w:tr w:rsidR="00A070D4" w14:paraId="36EEC80E" w14:textId="77777777" w:rsidTr="58F52DBE">
        <w:trPr>
          <w:trHeight w:val="567"/>
        </w:trPr>
        <w:tc>
          <w:tcPr>
            <w:tcW w:w="1985" w:type="dxa"/>
            <w:vMerge w:val="restart"/>
            <w:tcBorders>
              <w:top w:val="single" w:sz="4" w:space="0" w:color="auto"/>
              <w:left w:val="double" w:sz="4" w:space="0" w:color="auto"/>
              <w:bottom w:val="double" w:sz="4" w:space="0" w:color="auto"/>
              <w:right w:val="single" w:sz="4" w:space="0" w:color="auto"/>
            </w:tcBorders>
            <w:vAlign w:val="center"/>
            <w:hideMark/>
          </w:tcPr>
          <w:p w14:paraId="36B9D395" w14:textId="77777777" w:rsidR="00A070D4" w:rsidRDefault="00A070D4">
            <w:pPr>
              <w:spacing w:after="60"/>
            </w:pPr>
            <w:r>
              <w:t>01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1F6CD07" w14:textId="77777777" w:rsidR="00A070D4" w:rsidRDefault="00A070D4">
            <w:pPr>
              <w:spacing w:after="60"/>
            </w:pPr>
            <w:r>
              <w:t>26-Jun-2016</w:t>
            </w:r>
          </w:p>
        </w:tc>
        <w:tc>
          <w:tcPr>
            <w:tcW w:w="4113" w:type="dxa"/>
            <w:tcBorders>
              <w:top w:val="single" w:sz="4" w:space="0" w:color="auto"/>
              <w:left w:val="single" w:sz="4" w:space="0" w:color="auto"/>
              <w:bottom w:val="single" w:sz="4" w:space="0" w:color="auto"/>
              <w:right w:val="single" w:sz="4" w:space="0" w:color="auto"/>
            </w:tcBorders>
            <w:vAlign w:val="center"/>
            <w:hideMark/>
          </w:tcPr>
          <w:p w14:paraId="44244D79" w14:textId="77777777" w:rsidR="00A070D4" w:rsidRDefault="00A070D4">
            <w:pPr>
              <w:spacing w:after="60"/>
              <w:rPr>
                <w:b/>
                <w:u w:val="single"/>
              </w:rPr>
            </w:pPr>
            <w:r>
              <w:rPr>
                <w:b/>
                <w:u w:val="single"/>
              </w:rPr>
              <w:t>CoA Harmonization CRQ110605</w:t>
            </w:r>
          </w:p>
          <w:p w14:paraId="3FBD032F" w14:textId="77777777" w:rsidR="00A070D4" w:rsidRDefault="00A070D4">
            <w:pPr>
              <w:spacing w:after="60"/>
            </w:pPr>
            <w:r>
              <w:t>Kernel release</w:t>
            </w:r>
            <w:r>
              <w:br/>
              <w:t>Initial creation of functional specification by Vladimir Ploegaerts</w:t>
            </w:r>
          </w:p>
        </w:tc>
        <w:tc>
          <w:tcPr>
            <w:tcW w:w="1702" w:type="dxa"/>
            <w:vMerge w:val="restart"/>
            <w:tcBorders>
              <w:top w:val="single" w:sz="4" w:space="0" w:color="auto"/>
              <w:left w:val="single" w:sz="4" w:space="0" w:color="auto"/>
              <w:bottom w:val="double" w:sz="4" w:space="0" w:color="auto"/>
              <w:right w:val="double" w:sz="4" w:space="0" w:color="auto"/>
            </w:tcBorders>
            <w:vAlign w:val="center"/>
            <w:hideMark/>
          </w:tcPr>
          <w:p w14:paraId="512FEEF3" w14:textId="77777777" w:rsidR="00A070D4" w:rsidRDefault="00A070D4">
            <w:pPr>
              <w:spacing w:after="60"/>
              <w:rPr>
                <w:i/>
              </w:rPr>
            </w:pPr>
            <w:r>
              <w:t>DE1K973389/ DE1K977149</w:t>
            </w:r>
          </w:p>
        </w:tc>
      </w:tr>
      <w:tr w:rsidR="00A070D4" w14:paraId="4374B397" w14:textId="77777777" w:rsidTr="58F52DBE">
        <w:trPr>
          <w:trHeight w:val="567"/>
        </w:trPr>
        <w:tc>
          <w:tcPr>
            <w:tcW w:w="1985" w:type="dxa"/>
            <w:vMerge/>
            <w:vAlign w:val="center"/>
            <w:hideMark/>
          </w:tcPr>
          <w:p w14:paraId="017D8A85"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hideMark/>
          </w:tcPr>
          <w:p w14:paraId="4837C417" w14:textId="77777777" w:rsidR="00A070D4" w:rsidRDefault="00A070D4">
            <w:pPr>
              <w:spacing w:after="60"/>
            </w:pPr>
            <w:r>
              <w:t>30-Jun-2016</w:t>
            </w:r>
          </w:p>
        </w:tc>
        <w:tc>
          <w:tcPr>
            <w:tcW w:w="4113" w:type="dxa"/>
            <w:tcBorders>
              <w:top w:val="single" w:sz="4" w:space="0" w:color="auto"/>
              <w:left w:val="single" w:sz="4" w:space="0" w:color="auto"/>
              <w:bottom w:val="single" w:sz="4" w:space="0" w:color="auto"/>
              <w:right w:val="single" w:sz="4" w:space="0" w:color="auto"/>
            </w:tcBorders>
            <w:vAlign w:val="center"/>
            <w:hideMark/>
          </w:tcPr>
          <w:p w14:paraId="1E6A93E7" w14:textId="77777777" w:rsidR="00A070D4" w:rsidRDefault="00A070D4">
            <w:pPr>
              <w:spacing w:after="60"/>
            </w:pPr>
            <w:r>
              <w:t>UDD FS ready</w:t>
            </w:r>
          </w:p>
        </w:tc>
        <w:tc>
          <w:tcPr>
            <w:tcW w:w="1702" w:type="dxa"/>
            <w:vMerge/>
            <w:vAlign w:val="center"/>
            <w:hideMark/>
          </w:tcPr>
          <w:p w14:paraId="79B8D949" w14:textId="77777777" w:rsidR="00A070D4" w:rsidRDefault="00A070D4">
            <w:pPr>
              <w:rPr>
                <w:i/>
              </w:rPr>
            </w:pPr>
          </w:p>
        </w:tc>
      </w:tr>
      <w:tr w:rsidR="00A070D4" w14:paraId="045E754A" w14:textId="77777777" w:rsidTr="58F52DBE">
        <w:trPr>
          <w:trHeight w:val="567"/>
        </w:trPr>
        <w:tc>
          <w:tcPr>
            <w:tcW w:w="1985" w:type="dxa"/>
            <w:vMerge/>
            <w:vAlign w:val="center"/>
            <w:hideMark/>
          </w:tcPr>
          <w:p w14:paraId="6F1A7B40"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hideMark/>
          </w:tcPr>
          <w:p w14:paraId="65F72675" w14:textId="77777777" w:rsidR="00A070D4" w:rsidRDefault="00A070D4">
            <w:pPr>
              <w:spacing w:after="60"/>
            </w:pPr>
            <w:r>
              <w:t>28-Oct-2017</w:t>
            </w:r>
          </w:p>
        </w:tc>
        <w:tc>
          <w:tcPr>
            <w:tcW w:w="4113" w:type="dxa"/>
            <w:tcBorders>
              <w:top w:val="single" w:sz="4" w:space="0" w:color="auto"/>
              <w:left w:val="single" w:sz="4" w:space="0" w:color="auto"/>
              <w:bottom w:val="single" w:sz="4" w:space="0" w:color="auto"/>
              <w:right w:val="single" w:sz="4" w:space="0" w:color="auto"/>
            </w:tcBorders>
            <w:vAlign w:val="center"/>
            <w:hideMark/>
          </w:tcPr>
          <w:p w14:paraId="558B3909" w14:textId="77777777" w:rsidR="00A070D4" w:rsidRDefault="00A070D4">
            <w:pPr>
              <w:spacing w:after="60"/>
            </w:pPr>
            <w:r>
              <w:t>TS updated by E610641</w:t>
            </w:r>
          </w:p>
        </w:tc>
        <w:tc>
          <w:tcPr>
            <w:tcW w:w="1702" w:type="dxa"/>
            <w:vMerge/>
            <w:vAlign w:val="center"/>
            <w:hideMark/>
          </w:tcPr>
          <w:p w14:paraId="5917E2A3" w14:textId="77777777" w:rsidR="00A070D4" w:rsidRDefault="00A070D4">
            <w:pPr>
              <w:rPr>
                <w:i/>
              </w:rPr>
            </w:pPr>
          </w:p>
        </w:tc>
      </w:tr>
      <w:tr w:rsidR="00A070D4" w14:paraId="19666773" w14:textId="77777777" w:rsidTr="58F52DBE">
        <w:trPr>
          <w:trHeight w:val="567"/>
        </w:trPr>
        <w:tc>
          <w:tcPr>
            <w:tcW w:w="1985" w:type="dxa"/>
            <w:vMerge/>
            <w:vAlign w:val="center"/>
            <w:hideMark/>
          </w:tcPr>
          <w:p w14:paraId="36C644D7"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6F4BC558" w14:textId="77777777" w:rsidR="00A070D4" w:rsidRDefault="00A070D4">
            <w:pPr>
              <w:spacing w:after="60"/>
            </w:pPr>
          </w:p>
        </w:tc>
        <w:tc>
          <w:tcPr>
            <w:tcW w:w="4113" w:type="dxa"/>
            <w:tcBorders>
              <w:top w:val="single" w:sz="4" w:space="0" w:color="auto"/>
              <w:left w:val="single" w:sz="4" w:space="0" w:color="auto"/>
              <w:bottom w:val="single" w:sz="4" w:space="0" w:color="auto"/>
              <w:right w:val="single" w:sz="4" w:space="0" w:color="auto"/>
            </w:tcBorders>
            <w:vAlign w:val="center"/>
          </w:tcPr>
          <w:p w14:paraId="48DEA79F" w14:textId="77777777" w:rsidR="00A070D4" w:rsidRDefault="00A070D4">
            <w:pPr>
              <w:spacing w:after="60"/>
              <w:rPr>
                <w:b/>
              </w:rPr>
            </w:pPr>
          </w:p>
        </w:tc>
        <w:tc>
          <w:tcPr>
            <w:tcW w:w="1702" w:type="dxa"/>
            <w:vMerge/>
            <w:vAlign w:val="center"/>
            <w:hideMark/>
          </w:tcPr>
          <w:p w14:paraId="20D152E9" w14:textId="77777777" w:rsidR="00A070D4" w:rsidRDefault="00A070D4">
            <w:pPr>
              <w:rPr>
                <w:i/>
              </w:rPr>
            </w:pPr>
          </w:p>
        </w:tc>
      </w:tr>
      <w:tr w:rsidR="00A070D4" w14:paraId="27DFD163" w14:textId="77777777" w:rsidTr="58F52DBE">
        <w:trPr>
          <w:trHeight w:val="567"/>
        </w:trPr>
        <w:tc>
          <w:tcPr>
            <w:tcW w:w="1985" w:type="dxa"/>
            <w:vMerge w:val="restart"/>
            <w:tcBorders>
              <w:top w:val="single" w:sz="4" w:space="0" w:color="auto"/>
              <w:left w:val="double" w:sz="4" w:space="0" w:color="auto"/>
              <w:right w:val="single" w:sz="4" w:space="0" w:color="auto"/>
            </w:tcBorders>
            <w:vAlign w:val="center"/>
          </w:tcPr>
          <w:p w14:paraId="53D261A0" w14:textId="546EF034" w:rsidR="00A070D4" w:rsidRDefault="00A070D4">
            <w:r>
              <w:t>02</w:t>
            </w:r>
          </w:p>
        </w:tc>
        <w:tc>
          <w:tcPr>
            <w:tcW w:w="1560" w:type="dxa"/>
            <w:tcBorders>
              <w:top w:val="single" w:sz="4" w:space="0" w:color="auto"/>
              <w:left w:val="single" w:sz="4" w:space="0" w:color="auto"/>
              <w:bottom w:val="single" w:sz="4" w:space="0" w:color="auto"/>
              <w:right w:val="single" w:sz="4" w:space="0" w:color="auto"/>
            </w:tcBorders>
            <w:vAlign w:val="center"/>
          </w:tcPr>
          <w:p w14:paraId="48F8086C" w14:textId="7C2C81D7" w:rsidR="00A070D4" w:rsidRDefault="00A070D4">
            <w:pPr>
              <w:spacing w:after="60"/>
            </w:pPr>
            <w:r>
              <w:t>8-Oct-2018</w:t>
            </w:r>
          </w:p>
        </w:tc>
        <w:tc>
          <w:tcPr>
            <w:tcW w:w="4113" w:type="dxa"/>
            <w:tcBorders>
              <w:top w:val="single" w:sz="4" w:space="0" w:color="auto"/>
              <w:left w:val="single" w:sz="4" w:space="0" w:color="auto"/>
              <w:bottom w:val="single" w:sz="4" w:space="0" w:color="auto"/>
              <w:right w:val="single" w:sz="4" w:space="0" w:color="auto"/>
            </w:tcBorders>
            <w:vAlign w:val="center"/>
          </w:tcPr>
          <w:p w14:paraId="56435600" w14:textId="75362492" w:rsidR="00A070D4" w:rsidRPr="00A070D4" w:rsidRDefault="00A070D4" w:rsidP="00A070D4">
            <w:pPr>
              <w:spacing w:after="60"/>
              <w:rPr>
                <w:b/>
                <w:u w:val="single"/>
              </w:rPr>
            </w:pPr>
            <w:r w:rsidRPr="00A070D4">
              <w:rPr>
                <w:b/>
                <w:u w:val="single"/>
              </w:rPr>
              <w:t>Metrology:</w:t>
            </w:r>
            <w:r w:rsidRPr="00A070D4">
              <w:rPr>
                <w:u w:val="single"/>
              </w:rPr>
              <w:t xml:space="preserve"> </w:t>
            </w:r>
            <w:r w:rsidRPr="00A070D4">
              <w:rPr>
                <w:b/>
                <w:u w:val="single"/>
              </w:rPr>
              <w:t>CRQ000000246287</w:t>
            </w:r>
          </w:p>
          <w:p w14:paraId="6E67F425" w14:textId="70472A7E" w:rsidR="00A070D4" w:rsidRPr="00A070D4" w:rsidRDefault="00A070D4" w:rsidP="00A070D4">
            <w:pPr>
              <w:spacing w:after="60"/>
            </w:pPr>
            <w:r w:rsidRPr="00A070D4">
              <w:t>SAP IDOC Instrument Processing</w:t>
            </w:r>
          </w:p>
        </w:tc>
        <w:tc>
          <w:tcPr>
            <w:tcW w:w="1702" w:type="dxa"/>
            <w:vMerge w:val="restart"/>
            <w:tcBorders>
              <w:top w:val="single" w:sz="4" w:space="0" w:color="auto"/>
              <w:left w:val="single" w:sz="4" w:space="0" w:color="auto"/>
              <w:right w:val="double" w:sz="4" w:space="0" w:color="auto"/>
            </w:tcBorders>
            <w:vAlign w:val="center"/>
          </w:tcPr>
          <w:p w14:paraId="250E1246" w14:textId="5FF594D1" w:rsidR="00A070D4" w:rsidRPr="000310E2" w:rsidRDefault="000310E2">
            <w:r w:rsidRPr="000310E2">
              <w:t>DE1K990645</w:t>
            </w:r>
          </w:p>
        </w:tc>
      </w:tr>
      <w:tr w:rsidR="00A070D4" w14:paraId="60E1F694" w14:textId="77777777" w:rsidTr="58F52DBE">
        <w:trPr>
          <w:trHeight w:val="567"/>
        </w:trPr>
        <w:tc>
          <w:tcPr>
            <w:tcW w:w="1985" w:type="dxa"/>
            <w:vMerge/>
            <w:vAlign w:val="center"/>
          </w:tcPr>
          <w:p w14:paraId="5E44C5B7"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0F61F73E" w14:textId="51038F71" w:rsidR="00A070D4" w:rsidRDefault="00EC23C2">
            <w:pPr>
              <w:spacing w:after="60"/>
            </w:pPr>
            <w:r>
              <w:t>11-Oct-2018</w:t>
            </w:r>
          </w:p>
        </w:tc>
        <w:tc>
          <w:tcPr>
            <w:tcW w:w="4113" w:type="dxa"/>
            <w:tcBorders>
              <w:top w:val="single" w:sz="4" w:space="0" w:color="auto"/>
              <w:left w:val="single" w:sz="4" w:space="0" w:color="auto"/>
              <w:bottom w:val="single" w:sz="4" w:space="0" w:color="auto"/>
              <w:right w:val="single" w:sz="4" w:space="0" w:color="auto"/>
            </w:tcBorders>
            <w:vAlign w:val="center"/>
          </w:tcPr>
          <w:p w14:paraId="3C56BF5E" w14:textId="3A86D328" w:rsidR="00A070D4" w:rsidRPr="00F1126C" w:rsidRDefault="00EC23C2">
            <w:pPr>
              <w:spacing w:after="60"/>
            </w:pPr>
            <w:r w:rsidRPr="00F1126C">
              <w:t>FS updated by E614860</w:t>
            </w:r>
          </w:p>
        </w:tc>
        <w:tc>
          <w:tcPr>
            <w:tcW w:w="1702" w:type="dxa"/>
            <w:vMerge/>
            <w:vAlign w:val="center"/>
          </w:tcPr>
          <w:p w14:paraId="66F85BAD" w14:textId="77777777" w:rsidR="00A070D4" w:rsidRDefault="00A070D4">
            <w:pPr>
              <w:rPr>
                <w:i/>
              </w:rPr>
            </w:pPr>
          </w:p>
        </w:tc>
      </w:tr>
      <w:tr w:rsidR="00A070D4" w14:paraId="0A1E635B" w14:textId="77777777" w:rsidTr="58F52DBE">
        <w:trPr>
          <w:trHeight w:val="567"/>
        </w:trPr>
        <w:tc>
          <w:tcPr>
            <w:tcW w:w="1985" w:type="dxa"/>
            <w:vMerge/>
            <w:vAlign w:val="center"/>
          </w:tcPr>
          <w:p w14:paraId="7C58C4DE"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74856A3D" w14:textId="67069B5B" w:rsidR="00A070D4" w:rsidRDefault="000310E2">
            <w:pPr>
              <w:spacing w:after="60"/>
            </w:pPr>
            <w:r>
              <w:t>11-Oct-2018</w:t>
            </w:r>
          </w:p>
        </w:tc>
        <w:tc>
          <w:tcPr>
            <w:tcW w:w="4113" w:type="dxa"/>
            <w:tcBorders>
              <w:top w:val="single" w:sz="4" w:space="0" w:color="auto"/>
              <w:left w:val="single" w:sz="4" w:space="0" w:color="auto"/>
              <w:bottom w:val="single" w:sz="4" w:space="0" w:color="auto"/>
              <w:right w:val="single" w:sz="4" w:space="0" w:color="auto"/>
            </w:tcBorders>
            <w:vAlign w:val="center"/>
          </w:tcPr>
          <w:p w14:paraId="3D4999A0" w14:textId="10CC3225" w:rsidR="00A070D4" w:rsidRPr="00F1126C" w:rsidRDefault="000310E2">
            <w:pPr>
              <w:spacing w:after="60"/>
            </w:pPr>
            <w:r w:rsidRPr="00F1126C">
              <w:t>TS Updated by E608075</w:t>
            </w:r>
          </w:p>
        </w:tc>
        <w:tc>
          <w:tcPr>
            <w:tcW w:w="1702" w:type="dxa"/>
            <w:vMerge/>
            <w:vAlign w:val="center"/>
          </w:tcPr>
          <w:p w14:paraId="4B976584" w14:textId="77777777" w:rsidR="00A070D4" w:rsidRDefault="00A070D4">
            <w:pPr>
              <w:rPr>
                <w:i/>
              </w:rPr>
            </w:pPr>
          </w:p>
        </w:tc>
      </w:tr>
      <w:tr w:rsidR="00064971" w14:paraId="058D803B" w14:textId="77777777" w:rsidTr="58F52DBE">
        <w:trPr>
          <w:trHeight w:val="567"/>
        </w:trPr>
        <w:tc>
          <w:tcPr>
            <w:tcW w:w="1985" w:type="dxa"/>
            <w:vMerge w:val="restart"/>
            <w:tcBorders>
              <w:left w:val="double" w:sz="4" w:space="0" w:color="auto"/>
              <w:right w:val="single" w:sz="4" w:space="0" w:color="auto"/>
            </w:tcBorders>
            <w:vAlign w:val="center"/>
          </w:tcPr>
          <w:p w14:paraId="7F5A6E5A" w14:textId="77777777" w:rsidR="00064971" w:rsidRDefault="00064971">
            <w:r>
              <w:t>03</w:t>
            </w:r>
          </w:p>
          <w:p w14:paraId="5A9D6A85" w14:textId="77E5D477"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640C50BF" w14:textId="1C332D47" w:rsidR="00064971" w:rsidRDefault="00064971">
            <w:pPr>
              <w:spacing w:after="60"/>
            </w:pPr>
            <w:r>
              <w:t>21-MAY-2020</w:t>
            </w:r>
          </w:p>
        </w:tc>
        <w:tc>
          <w:tcPr>
            <w:tcW w:w="4113" w:type="dxa"/>
            <w:tcBorders>
              <w:top w:val="single" w:sz="4" w:space="0" w:color="auto"/>
              <w:left w:val="single" w:sz="4" w:space="0" w:color="auto"/>
              <w:bottom w:val="single" w:sz="4" w:space="0" w:color="auto"/>
              <w:right w:val="single" w:sz="4" w:space="0" w:color="auto"/>
            </w:tcBorders>
            <w:vAlign w:val="center"/>
          </w:tcPr>
          <w:p w14:paraId="5A9E2566" w14:textId="77777777" w:rsidR="00064971" w:rsidRPr="00F86DAD" w:rsidRDefault="00064971" w:rsidP="00F86DAD">
            <w:pPr>
              <w:spacing w:after="60"/>
              <w:rPr>
                <w:b/>
                <w:bCs/>
                <w:u w:val="single"/>
              </w:rPr>
            </w:pPr>
            <w:r w:rsidRPr="00F86DAD">
              <w:rPr>
                <w:b/>
                <w:bCs/>
                <w:u w:val="single"/>
              </w:rPr>
              <w:t>UCB_RUN</w:t>
            </w:r>
          </w:p>
          <w:p w14:paraId="000DB2C5" w14:textId="77777777" w:rsidR="00064971" w:rsidRPr="00F86DAD" w:rsidRDefault="00064971" w:rsidP="00F86DAD">
            <w:pPr>
              <w:spacing w:after="60"/>
              <w:rPr>
                <w:b/>
                <w:bCs/>
                <w:u w:val="single"/>
              </w:rPr>
            </w:pPr>
            <w:r w:rsidRPr="00F86DAD">
              <w:rPr>
                <w:b/>
                <w:bCs/>
                <w:u w:val="single"/>
              </w:rPr>
              <w:t>CRQ000000322074</w:t>
            </w:r>
          </w:p>
          <w:p w14:paraId="4782A6D3" w14:textId="288FD495" w:rsidR="00064971" w:rsidRPr="00F1126C" w:rsidRDefault="00064971" w:rsidP="00F86DAD">
            <w:pPr>
              <w:spacing w:after="60"/>
            </w:pPr>
            <w:r>
              <w:t>SAP PE1-Rectify Job failure Z_COA_GLIMS_IB_XML_IDOC_PROC &amp; new user status YCOA</w:t>
            </w:r>
          </w:p>
        </w:tc>
        <w:tc>
          <w:tcPr>
            <w:tcW w:w="1702" w:type="dxa"/>
            <w:vMerge w:val="restart"/>
            <w:tcBorders>
              <w:left w:val="single" w:sz="4" w:space="0" w:color="auto"/>
              <w:right w:val="double" w:sz="4" w:space="0" w:color="auto"/>
            </w:tcBorders>
            <w:vAlign w:val="center"/>
          </w:tcPr>
          <w:p w14:paraId="4AE87848" w14:textId="26C323F9" w:rsidR="00064971" w:rsidRDefault="58B54C7A" w:rsidP="20189ED1">
            <w:r w:rsidRPr="20189ED1">
              <w:t>DE1K999062</w:t>
            </w:r>
          </w:p>
          <w:p w14:paraId="5E2FFE0B" w14:textId="4D3AA868" w:rsidR="00064971" w:rsidRDefault="58B54C7A" w:rsidP="20189ED1">
            <w:r w:rsidRPr="20189ED1">
              <w:t>DE1K999027</w:t>
            </w:r>
          </w:p>
          <w:p w14:paraId="25C7CDF3" w14:textId="03716A8D" w:rsidR="00064971" w:rsidRDefault="52A33B84">
            <w:r w:rsidRPr="20189ED1">
              <w:t>DE1K998978</w:t>
            </w:r>
          </w:p>
          <w:p w14:paraId="7A46B4A8" w14:textId="3BEDC56E" w:rsidR="00064971" w:rsidRDefault="00064971" w:rsidP="0065716B">
            <w:pPr>
              <w:rPr>
                <w:i/>
              </w:rPr>
            </w:pPr>
          </w:p>
        </w:tc>
      </w:tr>
      <w:tr w:rsidR="00064971" w14:paraId="758DD1F5" w14:textId="77777777" w:rsidTr="58F52DBE">
        <w:trPr>
          <w:trHeight w:val="567"/>
        </w:trPr>
        <w:tc>
          <w:tcPr>
            <w:tcW w:w="1985" w:type="dxa"/>
            <w:vMerge/>
            <w:vAlign w:val="center"/>
          </w:tcPr>
          <w:p w14:paraId="383105A9" w14:textId="1B2BE06E"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4BB2FDEF" w14:textId="60BD9773" w:rsidR="00064971" w:rsidRDefault="1EF95530">
            <w:pPr>
              <w:spacing w:after="60"/>
            </w:pPr>
            <w:r>
              <w:t>16</w:t>
            </w:r>
            <w:r w:rsidR="52A33B84">
              <w:t>-0</w:t>
            </w:r>
            <w:r w:rsidR="2747D50E">
              <w:t>7-2</w:t>
            </w:r>
            <w:r w:rsidR="52A33B84">
              <w:t>020</w:t>
            </w:r>
          </w:p>
        </w:tc>
        <w:tc>
          <w:tcPr>
            <w:tcW w:w="4113" w:type="dxa"/>
            <w:tcBorders>
              <w:top w:val="single" w:sz="4" w:space="0" w:color="auto"/>
              <w:left w:val="single" w:sz="4" w:space="0" w:color="auto"/>
              <w:bottom w:val="single" w:sz="4" w:space="0" w:color="auto"/>
              <w:right w:val="single" w:sz="4" w:space="0" w:color="auto"/>
            </w:tcBorders>
            <w:vAlign w:val="center"/>
          </w:tcPr>
          <w:p w14:paraId="2CC495FD" w14:textId="0F1F84F2" w:rsidR="00064971" w:rsidRPr="00F1126C" w:rsidRDefault="00064971">
            <w:pPr>
              <w:spacing w:after="60"/>
            </w:pPr>
            <w:r>
              <w:t>FS Updated by E619164</w:t>
            </w:r>
          </w:p>
        </w:tc>
        <w:tc>
          <w:tcPr>
            <w:tcW w:w="1702" w:type="dxa"/>
            <w:vMerge/>
            <w:vAlign w:val="center"/>
          </w:tcPr>
          <w:p w14:paraId="0CBACE6D" w14:textId="55588E44" w:rsidR="00064971" w:rsidRDefault="00064971" w:rsidP="0065716B">
            <w:pPr>
              <w:rPr>
                <w:i/>
              </w:rPr>
            </w:pPr>
          </w:p>
        </w:tc>
      </w:tr>
      <w:tr w:rsidR="00064971" w14:paraId="3E58460D" w14:textId="77777777" w:rsidTr="58F52DBE">
        <w:trPr>
          <w:trHeight w:val="567"/>
        </w:trPr>
        <w:tc>
          <w:tcPr>
            <w:tcW w:w="1985" w:type="dxa"/>
            <w:vMerge/>
            <w:vAlign w:val="center"/>
          </w:tcPr>
          <w:p w14:paraId="58D4013E" w14:textId="59695092"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58409D4F" w14:textId="43116AE3" w:rsidR="00064971" w:rsidRDefault="00064971">
            <w:pPr>
              <w:spacing w:after="60"/>
            </w:pPr>
            <w:r>
              <w:t>02-June-2020</w:t>
            </w:r>
          </w:p>
        </w:tc>
        <w:tc>
          <w:tcPr>
            <w:tcW w:w="4113" w:type="dxa"/>
            <w:tcBorders>
              <w:top w:val="single" w:sz="4" w:space="0" w:color="auto"/>
              <w:left w:val="single" w:sz="4" w:space="0" w:color="auto"/>
              <w:bottom w:val="single" w:sz="4" w:space="0" w:color="auto"/>
              <w:right w:val="single" w:sz="4" w:space="0" w:color="auto"/>
            </w:tcBorders>
            <w:vAlign w:val="center"/>
          </w:tcPr>
          <w:p w14:paraId="5AE60065" w14:textId="77777777" w:rsidR="00064971" w:rsidRDefault="00064971">
            <w:pPr>
              <w:spacing w:after="60"/>
            </w:pPr>
            <w:r>
              <w:t>TS updated by E615966</w:t>
            </w:r>
          </w:p>
          <w:p w14:paraId="41DFCE38" w14:textId="6D01033C" w:rsidR="00064971" w:rsidRPr="00F1126C" w:rsidRDefault="00064971">
            <w:pPr>
              <w:spacing w:after="60"/>
            </w:pPr>
            <w:r>
              <w:t>(Meghana Siddappa)</w:t>
            </w:r>
          </w:p>
        </w:tc>
        <w:tc>
          <w:tcPr>
            <w:tcW w:w="1702" w:type="dxa"/>
            <w:vMerge/>
            <w:vAlign w:val="center"/>
          </w:tcPr>
          <w:p w14:paraId="41F7111C" w14:textId="505323E7" w:rsidR="00064971" w:rsidRDefault="00064971" w:rsidP="0065716B">
            <w:pPr>
              <w:rPr>
                <w:i/>
              </w:rPr>
            </w:pPr>
          </w:p>
        </w:tc>
      </w:tr>
      <w:tr w:rsidR="00064971" w14:paraId="614634A7" w14:textId="77777777" w:rsidTr="58F52DBE">
        <w:trPr>
          <w:trHeight w:val="567"/>
        </w:trPr>
        <w:tc>
          <w:tcPr>
            <w:tcW w:w="1985" w:type="dxa"/>
            <w:vMerge/>
            <w:vAlign w:val="center"/>
          </w:tcPr>
          <w:p w14:paraId="3DB59DDB" w14:textId="7974ABEA" w:rsidR="00064971" w:rsidRDefault="00064971"/>
        </w:tc>
        <w:tc>
          <w:tcPr>
            <w:tcW w:w="1560" w:type="dxa"/>
            <w:tcBorders>
              <w:top w:val="single" w:sz="4" w:space="0" w:color="auto"/>
              <w:left w:val="single" w:sz="4" w:space="0" w:color="auto"/>
              <w:bottom w:val="double" w:sz="4" w:space="0" w:color="auto"/>
              <w:right w:val="single" w:sz="4" w:space="0" w:color="auto"/>
            </w:tcBorders>
            <w:vAlign w:val="center"/>
          </w:tcPr>
          <w:p w14:paraId="7B75B598" w14:textId="7ACC1706" w:rsidR="00064971" w:rsidRDefault="00064971">
            <w:pPr>
              <w:spacing w:after="60"/>
            </w:pPr>
            <w:r>
              <w:t>09-Jun-2020</w:t>
            </w:r>
          </w:p>
        </w:tc>
        <w:tc>
          <w:tcPr>
            <w:tcW w:w="4113" w:type="dxa"/>
            <w:tcBorders>
              <w:top w:val="single" w:sz="4" w:space="0" w:color="auto"/>
              <w:left w:val="single" w:sz="4" w:space="0" w:color="auto"/>
              <w:bottom w:val="double" w:sz="4" w:space="0" w:color="auto"/>
              <w:right w:val="single" w:sz="4" w:space="0" w:color="auto"/>
            </w:tcBorders>
            <w:vAlign w:val="center"/>
          </w:tcPr>
          <w:p w14:paraId="6DC47CA8" w14:textId="57AD1124" w:rsidR="00064971" w:rsidRDefault="00064971">
            <w:pPr>
              <w:spacing w:after="60"/>
            </w:pPr>
            <w:r>
              <w:t>Formal Adjustments by E610641</w:t>
            </w:r>
          </w:p>
        </w:tc>
        <w:tc>
          <w:tcPr>
            <w:tcW w:w="1702" w:type="dxa"/>
            <w:vMerge/>
            <w:vAlign w:val="center"/>
          </w:tcPr>
          <w:p w14:paraId="25EF1D5D" w14:textId="4C0B1360" w:rsidR="00064971" w:rsidRDefault="00064971">
            <w:pPr>
              <w:rPr>
                <w:i/>
              </w:rPr>
            </w:pPr>
          </w:p>
        </w:tc>
      </w:tr>
      <w:tr w:rsidR="008A0B90" w14:paraId="6E4A7CC0" w14:textId="77777777" w:rsidTr="58F52DBE">
        <w:trPr>
          <w:trHeight w:val="567"/>
        </w:trPr>
        <w:tc>
          <w:tcPr>
            <w:tcW w:w="1985" w:type="dxa"/>
            <w:vMerge w:val="restart"/>
            <w:tcBorders>
              <w:left w:val="double" w:sz="4" w:space="0" w:color="auto"/>
              <w:right w:val="single" w:sz="4" w:space="0" w:color="auto"/>
            </w:tcBorders>
            <w:vAlign w:val="center"/>
          </w:tcPr>
          <w:p w14:paraId="2A89B55A" w14:textId="1786E4F0" w:rsidR="008A0B90" w:rsidRDefault="008A0B90" w:rsidP="0065716B">
            <w:r>
              <w:t>04</w:t>
            </w:r>
          </w:p>
          <w:p w14:paraId="7FFF00FA"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74D57B5E" w14:textId="343DDEEE" w:rsidR="008A0B90" w:rsidRDefault="008A0B90" w:rsidP="0065716B">
            <w:pPr>
              <w:spacing w:after="60"/>
            </w:pPr>
            <w:r>
              <w:t>25-MAY-2022</w:t>
            </w:r>
          </w:p>
        </w:tc>
        <w:tc>
          <w:tcPr>
            <w:tcW w:w="4113" w:type="dxa"/>
            <w:tcBorders>
              <w:top w:val="single" w:sz="4" w:space="0" w:color="auto"/>
              <w:left w:val="single" w:sz="4" w:space="0" w:color="auto"/>
              <w:bottom w:val="single" w:sz="4" w:space="0" w:color="auto"/>
              <w:right w:val="single" w:sz="4" w:space="0" w:color="auto"/>
            </w:tcBorders>
            <w:vAlign w:val="center"/>
          </w:tcPr>
          <w:p w14:paraId="1F70818C" w14:textId="77777777" w:rsidR="008A0B90" w:rsidRPr="008A0B90" w:rsidRDefault="008A0B90" w:rsidP="008A0B90">
            <w:pPr>
              <w:spacing w:after="60"/>
              <w:rPr>
                <w:b/>
                <w:bCs/>
                <w:u w:val="single"/>
              </w:rPr>
            </w:pPr>
            <w:r w:rsidRPr="008A0B90">
              <w:rPr>
                <w:b/>
                <w:bCs/>
                <w:u w:val="single"/>
              </w:rPr>
              <w:t xml:space="preserve">SAP PE1: </w:t>
            </w:r>
            <w:proofErr w:type="spellStart"/>
            <w:r w:rsidRPr="008A0B90">
              <w:rPr>
                <w:b/>
                <w:bCs/>
                <w:u w:val="single"/>
              </w:rPr>
              <w:t>InfleXio</w:t>
            </w:r>
            <w:proofErr w:type="spellEnd"/>
            <w:r w:rsidRPr="008A0B90">
              <w:rPr>
                <w:b/>
                <w:bCs/>
                <w:u w:val="single"/>
              </w:rPr>
              <w:t xml:space="preserve"> (INFL_QM_42) - GLIMS Additional Fields mapping to SAP</w:t>
            </w:r>
          </w:p>
          <w:p w14:paraId="3A26A736" w14:textId="77777777" w:rsidR="008A0B90" w:rsidRPr="008A0B90" w:rsidRDefault="008A0B90" w:rsidP="008A0B90">
            <w:pPr>
              <w:spacing w:after="60"/>
              <w:rPr>
                <w:b/>
                <w:bCs/>
                <w:u w:val="single"/>
              </w:rPr>
            </w:pPr>
            <w:r w:rsidRPr="008A0B90">
              <w:rPr>
                <w:b/>
                <w:bCs/>
                <w:u w:val="single"/>
              </w:rPr>
              <w:t>CRQ000010003494</w:t>
            </w:r>
          </w:p>
          <w:p w14:paraId="72DAB43D" w14:textId="77E983CD" w:rsidR="008A0B90" w:rsidRPr="008A0B90" w:rsidRDefault="008A0B90" w:rsidP="008A0B90">
            <w:pPr>
              <w:spacing w:after="60"/>
            </w:pPr>
            <w:r w:rsidRPr="008A0B90">
              <w:t xml:space="preserve">SAP PE1: </w:t>
            </w:r>
            <w:proofErr w:type="spellStart"/>
            <w:r w:rsidRPr="008A0B90">
              <w:t>InfleXio</w:t>
            </w:r>
            <w:proofErr w:type="spellEnd"/>
            <w:r w:rsidRPr="008A0B90">
              <w:t xml:space="preserve"> (INFL_QM_42) - GLIMS Additional Fields mapping to SAP</w:t>
            </w:r>
          </w:p>
        </w:tc>
        <w:tc>
          <w:tcPr>
            <w:tcW w:w="1702" w:type="dxa"/>
            <w:vMerge w:val="restart"/>
            <w:tcBorders>
              <w:left w:val="single" w:sz="4" w:space="0" w:color="auto"/>
              <w:right w:val="double" w:sz="4" w:space="0" w:color="auto"/>
            </w:tcBorders>
            <w:vAlign w:val="center"/>
          </w:tcPr>
          <w:p w14:paraId="7B7C6563" w14:textId="5AD13ED7" w:rsidR="008A0B90" w:rsidRDefault="58F52DBE" w:rsidP="58F52DBE">
            <w:pPr>
              <w:rPr>
                <w:i/>
                <w:iCs/>
              </w:rPr>
            </w:pPr>
            <w:ins w:id="716" w:author="Author">
              <w:r w:rsidRPr="58F52DBE">
                <w:rPr>
                  <w:i/>
                  <w:iCs/>
                </w:rPr>
                <w:t>DE1K9A07RV</w:t>
              </w:r>
            </w:ins>
          </w:p>
        </w:tc>
      </w:tr>
      <w:tr w:rsidR="008A0B90" w14:paraId="319EA806" w14:textId="77777777" w:rsidTr="58F52DBE">
        <w:trPr>
          <w:trHeight w:val="567"/>
        </w:trPr>
        <w:tc>
          <w:tcPr>
            <w:tcW w:w="1985" w:type="dxa"/>
            <w:vMerge/>
            <w:vAlign w:val="center"/>
          </w:tcPr>
          <w:p w14:paraId="3AA0C045"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43FCEDE9" w14:textId="227686AB" w:rsidR="008A0B90" w:rsidRDefault="000479A0" w:rsidP="0065716B">
            <w:pPr>
              <w:spacing w:after="60"/>
            </w:pPr>
            <w:ins w:id="717" w:author="Author">
              <w:r>
                <w:t>26-May</w:t>
              </w:r>
              <w:r w:rsidR="007B2C6D">
                <w:t>-2022</w:t>
              </w:r>
              <w:del w:id="718" w:author="Author">
                <w:r w:rsidDel="007B2C6D">
                  <w:delText xml:space="preserve"> </w:delText>
                </w:r>
              </w:del>
            </w:ins>
          </w:p>
        </w:tc>
        <w:tc>
          <w:tcPr>
            <w:tcW w:w="4113" w:type="dxa"/>
            <w:tcBorders>
              <w:top w:val="single" w:sz="4" w:space="0" w:color="auto"/>
              <w:left w:val="single" w:sz="4" w:space="0" w:color="auto"/>
              <w:bottom w:val="single" w:sz="4" w:space="0" w:color="auto"/>
              <w:right w:val="single" w:sz="4" w:space="0" w:color="auto"/>
            </w:tcBorders>
            <w:vAlign w:val="center"/>
          </w:tcPr>
          <w:p w14:paraId="593FCB20" w14:textId="60FC33BD" w:rsidR="008A0B90" w:rsidRPr="00F1126C" w:rsidRDefault="007B2C6D" w:rsidP="0065716B">
            <w:pPr>
              <w:spacing w:after="60"/>
            </w:pPr>
            <w:ins w:id="719" w:author="Author">
              <w:r>
                <w:t>FS Updated by E630399</w:t>
              </w:r>
            </w:ins>
          </w:p>
        </w:tc>
        <w:tc>
          <w:tcPr>
            <w:tcW w:w="1702" w:type="dxa"/>
            <w:vMerge/>
            <w:vAlign w:val="center"/>
          </w:tcPr>
          <w:p w14:paraId="7F606F66" w14:textId="77777777" w:rsidR="008A0B90" w:rsidRDefault="008A0B90" w:rsidP="0065716B">
            <w:pPr>
              <w:rPr>
                <w:i/>
              </w:rPr>
            </w:pPr>
          </w:p>
        </w:tc>
      </w:tr>
      <w:tr w:rsidR="008A0B90" w14:paraId="2549C2F1" w14:textId="77777777" w:rsidTr="58F52DBE">
        <w:trPr>
          <w:trHeight w:val="567"/>
        </w:trPr>
        <w:tc>
          <w:tcPr>
            <w:tcW w:w="1985" w:type="dxa"/>
            <w:vMerge/>
            <w:vAlign w:val="center"/>
          </w:tcPr>
          <w:p w14:paraId="2EA0AD58"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6526E787" w14:textId="3201AEA3" w:rsidR="008A0B90" w:rsidRDefault="58F52DBE" w:rsidP="0065716B">
            <w:pPr>
              <w:spacing w:after="60"/>
            </w:pPr>
            <w:ins w:id="720" w:author="Author">
              <w:r>
                <w:t>20-Jun-2022</w:t>
              </w:r>
            </w:ins>
          </w:p>
        </w:tc>
        <w:tc>
          <w:tcPr>
            <w:tcW w:w="4113" w:type="dxa"/>
            <w:tcBorders>
              <w:top w:val="single" w:sz="4" w:space="0" w:color="auto"/>
              <w:left w:val="single" w:sz="4" w:space="0" w:color="auto"/>
              <w:bottom w:val="single" w:sz="4" w:space="0" w:color="auto"/>
              <w:right w:val="single" w:sz="4" w:space="0" w:color="auto"/>
            </w:tcBorders>
            <w:vAlign w:val="center"/>
          </w:tcPr>
          <w:p w14:paraId="5D948383" w14:textId="5D6D6F61" w:rsidR="008A0B90" w:rsidRPr="00F1126C" w:rsidRDefault="58F52DBE" w:rsidP="0065716B">
            <w:pPr>
              <w:spacing w:after="60"/>
            </w:pPr>
            <w:ins w:id="721" w:author="Author">
              <w:r>
                <w:t>TS Updated by E631475</w:t>
              </w:r>
            </w:ins>
          </w:p>
        </w:tc>
        <w:tc>
          <w:tcPr>
            <w:tcW w:w="1702" w:type="dxa"/>
            <w:vMerge/>
            <w:vAlign w:val="center"/>
          </w:tcPr>
          <w:p w14:paraId="25861E6B" w14:textId="77777777" w:rsidR="008A0B90" w:rsidRDefault="008A0B90" w:rsidP="0065716B">
            <w:pPr>
              <w:rPr>
                <w:i/>
              </w:rPr>
            </w:pPr>
          </w:p>
        </w:tc>
      </w:tr>
      <w:tr w:rsidR="008A0B90" w14:paraId="6D024DB3" w14:textId="77777777" w:rsidTr="58F52DBE">
        <w:trPr>
          <w:trHeight w:val="567"/>
        </w:trPr>
        <w:tc>
          <w:tcPr>
            <w:tcW w:w="1985" w:type="dxa"/>
            <w:vMerge/>
            <w:vAlign w:val="center"/>
          </w:tcPr>
          <w:p w14:paraId="19C869C0" w14:textId="77777777" w:rsidR="008A0B90" w:rsidRDefault="008A0B90" w:rsidP="0065716B"/>
        </w:tc>
        <w:tc>
          <w:tcPr>
            <w:tcW w:w="1560" w:type="dxa"/>
            <w:tcBorders>
              <w:top w:val="single" w:sz="4" w:space="0" w:color="auto"/>
              <w:left w:val="single" w:sz="4" w:space="0" w:color="auto"/>
              <w:bottom w:val="double" w:sz="4" w:space="0" w:color="auto"/>
              <w:right w:val="single" w:sz="4" w:space="0" w:color="auto"/>
            </w:tcBorders>
            <w:vAlign w:val="center"/>
          </w:tcPr>
          <w:p w14:paraId="388DA831" w14:textId="353C413B" w:rsidR="008A0B90" w:rsidRDefault="008A0B90" w:rsidP="0065716B">
            <w:pPr>
              <w:spacing w:after="60"/>
            </w:pPr>
          </w:p>
        </w:tc>
        <w:tc>
          <w:tcPr>
            <w:tcW w:w="4113" w:type="dxa"/>
            <w:tcBorders>
              <w:top w:val="single" w:sz="4" w:space="0" w:color="auto"/>
              <w:left w:val="single" w:sz="4" w:space="0" w:color="auto"/>
              <w:bottom w:val="double" w:sz="4" w:space="0" w:color="auto"/>
              <w:right w:val="single" w:sz="4" w:space="0" w:color="auto"/>
            </w:tcBorders>
            <w:vAlign w:val="center"/>
          </w:tcPr>
          <w:p w14:paraId="2D7A378B" w14:textId="5D342A01" w:rsidR="008A0B90" w:rsidRDefault="008A0B90" w:rsidP="0065716B">
            <w:pPr>
              <w:spacing w:after="60"/>
            </w:pPr>
          </w:p>
        </w:tc>
        <w:tc>
          <w:tcPr>
            <w:tcW w:w="1702" w:type="dxa"/>
            <w:vMerge/>
            <w:vAlign w:val="center"/>
          </w:tcPr>
          <w:p w14:paraId="44B19DDF" w14:textId="77777777" w:rsidR="008A0B90" w:rsidRDefault="008A0B90" w:rsidP="0065716B">
            <w:pPr>
              <w:rPr>
                <w:i/>
              </w:rPr>
            </w:pPr>
          </w:p>
        </w:tc>
      </w:tr>
    </w:tbl>
    <w:p w14:paraId="0C6BB621" w14:textId="77777777" w:rsidR="008A0B90" w:rsidRDefault="008A0B90" w:rsidP="008A0B90"/>
    <w:sectPr w:rsidR="008A0B90" w:rsidSect="00A73B87">
      <w:headerReference w:type="even" r:id="rId17"/>
      <w:headerReference w:type="default" r:id="rId18"/>
      <w:footerReference w:type="even" r:id="rId19"/>
      <w:footerReference w:type="default" r:id="rId20"/>
      <w:headerReference w:type="first" r:id="rId21"/>
      <w:footerReference w:type="first" r:id="rId22"/>
      <w:pgSz w:w="11906" w:h="16838" w:code="9"/>
      <w:pgMar w:top="23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4AF1" w14:textId="77777777" w:rsidR="000600D8" w:rsidRDefault="000600D8">
      <w:r>
        <w:separator/>
      </w:r>
    </w:p>
  </w:endnote>
  <w:endnote w:type="continuationSeparator" w:id="0">
    <w:p w14:paraId="5F6213FF" w14:textId="77777777" w:rsidR="000600D8" w:rsidRDefault="000600D8">
      <w:r>
        <w:continuationSeparator/>
      </w:r>
    </w:p>
  </w:endnote>
  <w:endnote w:type="continuationNotice" w:id="1">
    <w:p w14:paraId="0D1BF214" w14:textId="77777777" w:rsidR="000600D8" w:rsidRDefault="000600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ago">
    <w:altName w:val="Times New Roman"/>
    <w:charset w:val="00"/>
    <w:family w:val="auto"/>
    <w:pitch w:val="variable"/>
    <w:sig w:usb0="A0000027" w:usb1="00000000" w:usb2="00000000" w:usb3="00000000" w:csb0="0000011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8F55" w14:textId="77777777" w:rsidR="003B6F5E" w:rsidRDefault="003B6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204A" w14:textId="77777777" w:rsidR="003B6F5E" w:rsidRDefault="003B6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BDDA" w14:textId="77777777" w:rsidR="003B6F5E" w:rsidRDefault="003B6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2678" w14:textId="77777777" w:rsidR="000600D8" w:rsidRDefault="000600D8">
      <w:r>
        <w:separator/>
      </w:r>
    </w:p>
  </w:footnote>
  <w:footnote w:type="continuationSeparator" w:id="0">
    <w:p w14:paraId="379E5919" w14:textId="77777777" w:rsidR="000600D8" w:rsidRDefault="000600D8">
      <w:r>
        <w:continuationSeparator/>
      </w:r>
    </w:p>
  </w:footnote>
  <w:footnote w:type="continuationNotice" w:id="1">
    <w:p w14:paraId="615A4232" w14:textId="77777777" w:rsidR="000600D8" w:rsidRDefault="000600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1AA" w14:textId="77777777" w:rsidR="003B6F5E" w:rsidRDefault="003B6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2042" w14:textId="77777777" w:rsidR="003B6F5E" w:rsidRDefault="003B6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444D" w14:textId="77777777" w:rsidR="003B6F5E" w:rsidRDefault="003B6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DF3"/>
    <w:multiLevelType w:val="hybridMultilevel"/>
    <w:tmpl w:val="B7B4E680"/>
    <w:lvl w:ilvl="0" w:tplc="04090017">
      <w:start w:val="1"/>
      <w:numFmt w:val="low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3377F0"/>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BE1918"/>
    <w:multiLevelType w:val="hybridMultilevel"/>
    <w:tmpl w:val="E390A7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8F5737"/>
    <w:multiLevelType w:val="hybridMultilevel"/>
    <w:tmpl w:val="2CA2A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951FCF"/>
    <w:multiLevelType w:val="singleLevel"/>
    <w:tmpl w:val="F68AC67E"/>
    <w:lvl w:ilvl="0">
      <w:start w:val="1"/>
      <w:numFmt w:val="bullet"/>
      <w:lvlText w:val=""/>
      <w:lvlJc w:val="left"/>
      <w:pPr>
        <w:tabs>
          <w:tab w:val="num" w:pos="360"/>
        </w:tabs>
        <w:ind w:left="284" w:hanging="284"/>
      </w:pPr>
      <w:rPr>
        <w:rFonts w:ascii="Symbol" w:hAnsi="Symbol" w:hint="default"/>
      </w:rPr>
    </w:lvl>
  </w:abstractNum>
  <w:abstractNum w:abstractNumId="5" w15:restartNumberingAfterBreak="0">
    <w:nsid w:val="1FB516C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FBA6281"/>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34A78B6"/>
    <w:multiLevelType w:val="multilevel"/>
    <w:tmpl w:val="F170E336"/>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u w:val="none"/>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800"/>
        </w:tabs>
        <w:ind w:left="1021" w:hanging="1021"/>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440"/>
        </w:tabs>
        <w:ind w:left="851" w:hanging="851"/>
      </w:pPr>
      <w:rPr>
        <w:rFonts w:hint="default"/>
      </w:rPr>
    </w:lvl>
    <w:lvl w:ilvl="7">
      <w:start w:val="1"/>
      <w:numFmt w:val="decimal"/>
      <w:pStyle w:val="Heading8"/>
      <w:lvlText w:val="%1.%2.%3.%4.%5.%6.%7.%8"/>
      <w:lvlJc w:val="left"/>
      <w:pPr>
        <w:tabs>
          <w:tab w:val="num" w:pos="1440"/>
        </w:tabs>
        <w:ind w:left="851" w:hanging="851"/>
      </w:pPr>
      <w:rPr>
        <w:rFonts w:hint="default"/>
      </w:rPr>
    </w:lvl>
    <w:lvl w:ilvl="8">
      <w:start w:val="1"/>
      <w:numFmt w:val="decimal"/>
      <w:pStyle w:val="Heading9"/>
      <w:lvlText w:val="%1.%2.%3.%4.%5.%6.%7.%8.%9"/>
      <w:lvlJc w:val="left"/>
      <w:pPr>
        <w:tabs>
          <w:tab w:val="num" w:pos="1800"/>
        </w:tabs>
        <w:ind w:left="851" w:hanging="851"/>
      </w:pPr>
      <w:rPr>
        <w:rFonts w:hint="default"/>
      </w:rPr>
    </w:lvl>
  </w:abstractNum>
  <w:abstractNum w:abstractNumId="8" w15:restartNumberingAfterBreak="0">
    <w:nsid w:val="23F76D25"/>
    <w:multiLevelType w:val="singleLevel"/>
    <w:tmpl w:val="7E38B6CC"/>
    <w:lvl w:ilvl="0">
      <w:start w:val="1"/>
      <w:numFmt w:val="bullet"/>
      <w:lvlText w:val="–"/>
      <w:lvlJc w:val="left"/>
      <w:pPr>
        <w:tabs>
          <w:tab w:val="num" w:pos="1494"/>
        </w:tabs>
        <w:ind w:left="1418" w:hanging="284"/>
      </w:pPr>
      <w:rPr>
        <w:rFonts w:ascii="Times New Roman" w:hAnsi="Times New Roman" w:hint="default"/>
        <w:sz w:val="24"/>
      </w:rPr>
    </w:lvl>
  </w:abstractNum>
  <w:abstractNum w:abstractNumId="9" w15:restartNumberingAfterBreak="0">
    <w:nsid w:val="2EE831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212A7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4D80FD0"/>
    <w:multiLevelType w:val="singleLevel"/>
    <w:tmpl w:val="F2683840"/>
    <w:lvl w:ilvl="0">
      <w:start w:val="1"/>
      <w:numFmt w:val="bullet"/>
      <w:lvlText w:val="–"/>
      <w:lvlJc w:val="left"/>
      <w:pPr>
        <w:tabs>
          <w:tab w:val="num" w:pos="1211"/>
        </w:tabs>
        <w:ind w:left="1134" w:hanging="283"/>
      </w:pPr>
      <w:rPr>
        <w:rFonts w:ascii="Times New Roman" w:hAnsi="Times New Roman" w:hint="default"/>
      </w:rPr>
    </w:lvl>
  </w:abstractNum>
  <w:abstractNum w:abstractNumId="12" w15:restartNumberingAfterBreak="0">
    <w:nsid w:val="3CBF1C95"/>
    <w:multiLevelType w:val="multilevel"/>
    <w:tmpl w:val="040C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3D4D04A4"/>
    <w:multiLevelType w:val="hybridMultilevel"/>
    <w:tmpl w:val="48C4E38A"/>
    <w:lvl w:ilvl="0" w:tplc="FB4E7DB2">
      <w:start w:val="1"/>
      <w:numFmt w:val="decimal"/>
      <w:lvlText w:val="%1."/>
      <w:lvlJc w:val="left"/>
      <w:pPr>
        <w:tabs>
          <w:tab w:val="num" w:pos="567"/>
        </w:tabs>
        <w:ind w:left="567" w:hanging="567"/>
      </w:pPr>
      <w:rPr>
        <w:rFonts w:hint="default"/>
        <w:b/>
        <w:i w:val="0"/>
      </w:rPr>
    </w:lvl>
    <w:lvl w:ilvl="1" w:tplc="9CD4F458" w:tentative="1">
      <w:start w:val="1"/>
      <w:numFmt w:val="lowerLetter"/>
      <w:lvlText w:val="%2."/>
      <w:lvlJc w:val="left"/>
      <w:pPr>
        <w:tabs>
          <w:tab w:val="num" w:pos="1440"/>
        </w:tabs>
        <w:ind w:left="1440" w:hanging="360"/>
      </w:pPr>
    </w:lvl>
    <w:lvl w:ilvl="2" w:tplc="8C586F9A" w:tentative="1">
      <w:start w:val="1"/>
      <w:numFmt w:val="lowerRoman"/>
      <w:lvlText w:val="%3."/>
      <w:lvlJc w:val="right"/>
      <w:pPr>
        <w:tabs>
          <w:tab w:val="num" w:pos="2160"/>
        </w:tabs>
        <w:ind w:left="2160" w:hanging="180"/>
      </w:pPr>
    </w:lvl>
    <w:lvl w:ilvl="3" w:tplc="F2BA793E" w:tentative="1">
      <w:start w:val="1"/>
      <w:numFmt w:val="decimal"/>
      <w:lvlText w:val="%4."/>
      <w:lvlJc w:val="left"/>
      <w:pPr>
        <w:tabs>
          <w:tab w:val="num" w:pos="2880"/>
        </w:tabs>
        <w:ind w:left="2880" w:hanging="360"/>
      </w:pPr>
    </w:lvl>
    <w:lvl w:ilvl="4" w:tplc="9CEEEDAA" w:tentative="1">
      <w:start w:val="1"/>
      <w:numFmt w:val="lowerLetter"/>
      <w:lvlText w:val="%5."/>
      <w:lvlJc w:val="left"/>
      <w:pPr>
        <w:tabs>
          <w:tab w:val="num" w:pos="3600"/>
        </w:tabs>
        <w:ind w:left="3600" w:hanging="360"/>
      </w:pPr>
    </w:lvl>
    <w:lvl w:ilvl="5" w:tplc="249CF9A2" w:tentative="1">
      <w:start w:val="1"/>
      <w:numFmt w:val="lowerRoman"/>
      <w:lvlText w:val="%6."/>
      <w:lvlJc w:val="right"/>
      <w:pPr>
        <w:tabs>
          <w:tab w:val="num" w:pos="4320"/>
        </w:tabs>
        <w:ind w:left="4320" w:hanging="180"/>
      </w:pPr>
    </w:lvl>
    <w:lvl w:ilvl="6" w:tplc="78362A72" w:tentative="1">
      <w:start w:val="1"/>
      <w:numFmt w:val="decimal"/>
      <w:lvlText w:val="%7."/>
      <w:lvlJc w:val="left"/>
      <w:pPr>
        <w:tabs>
          <w:tab w:val="num" w:pos="5040"/>
        </w:tabs>
        <w:ind w:left="5040" w:hanging="360"/>
      </w:pPr>
    </w:lvl>
    <w:lvl w:ilvl="7" w:tplc="D7546404" w:tentative="1">
      <w:start w:val="1"/>
      <w:numFmt w:val="lowerLetter"/>
      <w:lvlText w:val="%8."/>
      <w:lvlJc w:val="left"/>
      <w:pPr>
        <w:tabs>
          <w:tab w:val="num" w:pos="5760"/>
        </w:tabs>
        <w:ind w:left="5760" w:hanging="360"/>
      </w:pPr>
    </w:lvl>
    <w:lvl w:ilvl="8" w:tplc="48D0C350" w:tentative="1">
      <w:start w:val="1"/>
      <w:numFmt w:val="lowerRoman"/>
      <w:lvlText w:val="%9."/>
      <w:lvlJc w:val="right"/>
      <w:pPr>
        <w:tabs>
          <w:tab w:val="num" w:pos="6480"/>
        </w:tabs>
        <w:ind w:left="6480" w:hanging="180"/>
      </w:pPr>
    </w:lvl>
  </w:abstractNum>
  <w:abstractNum w:abstractNumId="14" w15:restartNumberingAfterBreak="0">
    <w:nsid w:val="3FFE31CF"/>
    <w:multiLevelType w:val="multilevel"/>
    <w:tmpl w:val="3F9A41EA"/>
    <w:lvl w:ilvl="0">
      <w:start w:val="7"/>
      <w:numFmt w:val="decimal"/>
      <w:lvlText w:val="%1"/>
      <w:lvlJc w:val="left"/>
      <w:pPr>
        <w:ind w:left="420" w:hanging="420"/>
      </w:pPr>
      <w:rPr>
        <w:rFonts w:hint="default"/>
        <w:color w:val="000000"/>
      </w:rPr>
    </w:lvl>
    <w:lvl w:ilvl="1">
      <w:start w:val="12"/>
      <w:numFmt w:val="decimal"/>
      <w:lvlText w:val="%1.%2"/>
      <w:lvlJc w:val="left"/>
      <w:pPr>
        <w:ind w:left="780" w:hanging="42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5" w15:restartNumberingAfterBreak="0">
    <w:nsid w:val="427C4B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4DF6097"/>
    <w:multiLevelType w:val="multilevel"/>
    <w:tmpl w:val="750E1C64"/>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EC6522"/>
    <w:multiLevelType w:val="multilevel"/>
    <w:tmpl w:val="2DD011D0"/>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8" w15:restartNumberingAfterBreak="0">
    <w:nsid w:val="50B8622C"/>
    <w:multiLevelType w:val="hybridMultilevel"/>
    <w:tmpl w:val="DAA223D6"/>
    <w:lvl w:ilvl="0" w:tplc="FFFFFFFF">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1752BC2"/>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5ACD3961"/>
    <w:multiLevelType w:val="hybridMultilevel"/>
    <w:tmpl w:val="F54AAFBC"/>
    <w:lvl w:ilvl="0" w:tplc="38349A04">
      <w:numFmt w:val="bullet"/>
      <w:lvlText w:val="-"/>
      <w:lvlJc w:val="left"/>
      <w:pPr>
        <w:ind w:left="720" w:hanging="360"/>
      </w:pPr>
      <w:rPr>
        <w:rFonts w:ascii="Calibri" w:eastAsia="Calibri"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285258"/>
    <w:multiLevelType w:val="singleLevel"/>
    <w:tmpl w:val="C040DF62"/>
    <w:lvl w:ilvl="0">
      <w:start w:val="1"/>
      <w:numFmt w:val="lowerLetter"/>
      <w:lvlText w:val="%1 / "/>
      <w:lvlJc w:val="left"/>
      <w:pPr>
        <w:tabs>
          <w:tab w:val="num" w:pos="720"/>
        </w:tabs>
        <w:ind w:left="397" w:hanging="397"/>
      </w:pPr>
      <w:rPr>
        <w:b/>
        <w:i w:val="0"/>
      </w:rPr>
    </w:lvl>
  </w:abstractNum>
  <w:abstractNum w:abstractNumId="22" w15:restartNumberingAfterBreak="0">
    <w:nsid w:val="5F9C23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2436B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63D77AC"/>
    <w:multiLevelType w:val="multilevel"/>
    <w:tmpl w:val="0548055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66A34BAA"/>
    <w:multiLevelType w:val="singleLevel"/>
    <w:tmpl w:val="B8E82754"/>
    <w:lvl w:ilvl="0">
      <w:start w:val="1"/>
      <w:numFmt w:val="bullet"/>
      <w:pStyle w:val="Indent"/>
      <w:lvlText w:val="–"/>
      <w:lvlJc w:val="left"/>
      <w:pPr>
        <w:tabs>
          <w:tab w:val="num" w:pos="1211"/>
        </w:tabs>
        <w:ind w:left="1134" w:hanging="283"/>
      </w:pPr>
      <w:rPr>
        <w:rFonts w:ascii="Times New Roman" w:hAnsi="Times New Roman" w:cs="Times New Roman" w:hint="default"/>
      </w:rPr>
    </w:lvl>
  </w:abstractNum>
  <w:abstractNum w:abstractNumId="26" w15:restartNumberingAfterBreak="0">
    <w:nsid w:val="67CC5278"/>
    <w:multiLevelType w:val="singleLevel"/>
    <w:tmpl w:val="62AE1E18"/>
    <w:lvl w:ilvl="0">
      <w:start w:val="1"/>
      <w:numFmt w:val="bullet"/>
      <w:pStyle w:val="Bullet"/>
      <w:lvlText w:val=""/>
      <w:lvlJc w:val="left"/>
      <w:pPr>
        <w:tabs>
          <w:tab w:val="num" w:pos="360"/>
        </w:tabs>
        <w:ind w:left="284" w:hanging="284"/>
      </w:pPr>
      <w:rPr>
        <w:rFonts w:ascii="Symbol" w:hAnsi="Symbol" w:hint="default"/>
      </w:rPr>
    </w:lvl>
  </w:abstractNum>
  <w:abstractNum w:abstractNumId="27" w15:restartNumberingAfterBreak="0">
    <w:nsid w:val="6C596F55"/>
    <w:multiLevelType w:val="hybridMultilevel"/>
    <w:tmpl w:val="FFFFFFFF"/>
    <w:lvl w:ilvl="0" w:tplc="A7201780">
      <w:start w:val="1"/>
      <w:numFmt w:val="bullet"/>
      <w:lvlText w:val=""/>
      <w:lvlJc w:val="left"/>
      <w:pPr>
        <w:ind w:left="720" w:hanging="360"/>
      </w:pPr>
      <w:rPr>
        <w:rFonts w:ascii="Symbol" w:hAnsi="Symbol" w:hint="default"/>
      </w:rPr>
    </w:lvl>
    <w:lvl w:ilvl="1" w:tplc="E14A9438">
      <w:start w:val="1"/>
      <w:numFmt w:val="bullet"/>
      <w:lvlText w:val="o"/>
      <w:lvlJc w:val="left"/>
      <w:pPr>
        <w:ind w:left="1440" w:hanging="360"/>
      </w:pPr>
      <w:rPr>
        <w:rFonts w:ascii="Courier New" w:hAnsi="Courier New" w:hint="default"/>
      </w:rPr>
    </w:lvl>
    <w:lvl w:ilvl="2" w:tplc="BF34DAE6">
      <w:start w:val="1"/>
      <w:numFmt w:val="bullet"/>
      <w:lvlText w:val=""/>
      <w:lvlJc w:val="left"/>
      <w:pPr>
        <w:ind w:left="2160" w:hanging="360"/>
      </w:pPr>
      <w:rPr>
        <w:rFonts w:ascii="Wingdings" w:hAnsi="Wingdings" w:hint="default"/>
      </w:rPr>
    </w:lvl>
    <w:lvl w:ilvl="3" w:tplc="51A6D204">
      <w:start w:val="1"/>
      <w:numFmt w:val="bullet"/>
      <w:lvlText w:val=""/>
      <w:lvlJc w:val="left"/>
      <w:pPr>
        <w:ind w:left="2880" w:hanging="360"/>
      </w:pPr>
      <w:rPr>
        <w:rFonts w:ascii="Symbol" w:hAnsi="Symbol" w:hint="default"/>
      </w:rPr>
    </w:lvl>
    <w:lvl w:ilvl="4" w:tplc="9412043E">
      <w:start w:val="1"/>
      <w:numFmt w:val="bullet"/>
      <w:lvlText w:val="o"/>
      <w:lvlJc w:val="left"/>
      <w:pPr>
        <w:ind w:left="3600" w:hanging="360"/>
      </w:pPr>
      <w:rPr>
        <w:rFonts w:ascii="Courier New" w:hAnsi="Courier New" w:hint="default"/>
      </w:rPr>
    </w:lvl>
    <w:lvl w:ilvl="5" w:tplc="17D0CEC0">
      <w:start w:val="1"/>
      <w:numFmt w:val="bullet"/>
      <w:lvlText w:val=""/>
      <w:lvlJc w:val="left"/>
      <w:pPr>
        <w:ind w:left="4320" w:hanging="360"/>
      </w:pPr>
      <w:rPr>
        <w:rFonts w:ascii="Wingdings" w:hAnsi="Wingdings" w:hint="default"/>
      </w:rPr>
    </w:lvl>
    <w:lvl w:ilvl="6" w:tplc="1A962D20">
      <w:start w:val="1"/>
      <w:numFmt w:val="bullet"/>
      <w:lvlText w:val=""/>
      <w:lvlJc w:val="left"/>
      <w:pPr>
        <w:ind w:left="5040" w:hanging="360"/>
      </w:pPr>
      <w:rPr>
        <w:rFonts w:ascii="Symbol" w:hAnsi="Symbol" w:hint="default"/>
      </w:rPr>
    </w:lvl>
    <w:lvl w:ilvl="7" w:tplc="A77012EC">
      <w:start w:val="1"/>
      <w:numFmt w:val="bullet"/>
      <w:lvlText w:val="o"/>
      <w:lvlJc w:val="left"/>
      <w:pPr>
        <w:ind w:left="5760" w:hanging="360"/>
      </w:pPr>
      <w:rPr>
        <w:rFonts w:ascii="Courier New" w:hAnsi="Courier New" w:hint="default"/>
      </w:rPr>
    </w:lvl>
    <w:lvl w:ilvl="8" w:tplc="66B24770">
      <w:start w:val="1"/>
      <w:numFmt w:val="bullet"/>
      <w:lvlText w:val=""/>
      <w:lvlJc w:val="left"/>
      <w:pPr>
        <w:ind w:left="6480" w:hanging="360"/>
      </w:pPr>
      <w:rPr>
        <w:rFonts w:ascii="Wingdings" w:hAnsi="Wingdings" w:hint="default"/>
      </w:rPr>
    </w:lvl>
  </w:abstractNum>
  <w:abstractNum w:abstractNumId="28" w15:restartNumberingAfterBreak="0">
    <w:nsid w:val="7085741C"/>
    <w:multiLevelType w:val="singleLevel"/>
    <w:tmpl w:val="89529776"/>
    <w:lvl w:ilvl="0">
      <w:start w:val="1"/>
      <w:numFmt w:val="bullet"/>
      <w:lvlText w:val=""/>
      <w:lvlJc w:val="left"/>
      <w:pPr>
        <w:tabs>
          <w:tab w:val="num" w:pos="360"/>
        </w:tabs>
        <w:ind w:left="284" w:hanging="284"/>
      </w:pPr>
      <w:rPr>
        <w:rFonts w:ascii="Symbol" w:hAnsi="Symbol" w:hint="default"/>
      </w:rPr>
    </w:lvl>
  </w:abstractNum>
  <w:abstractNum w:abstractNumId="29" w15:restartNumberingAfterBreak="0">
    <w:nsid w:val="7393107A"/>
    <w:multiLevelType w:val="hybridMultilevel"/>
    <w:tmpl w:val="814E0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C50EE4"/>
    <w:multiLevelType w:val="hybridMultilevel"/>
    <w:tmpl w:val="ADE0F582"/>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74287483"/>
    <w:multiLevelType w:val="hybridMultilevel"/>
    <w:tmpl w:val="A90EED5C"/>
    <w:lvl w:ilvl="0" w:tplc="41B05AB8">
      <w:start w:val="5"/>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2" w15:restartNumberingAfterBreak="0">
    <w:nsid w:val="7BA07D0D"/>
    <w:multiLevelType w:val="multilevel"/>
    <w:tmpl w:val="3ABEDE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720370">
    <w:abstractNumId w:val="8"/>
  </w:num>
  <w:num w:numId="2" w16cid:durableId="529075499">
    <w:abstractNumId w:val="26"/>
  </w:num>
  <w:num w:numId="3" w16cid:durableId="1188955054">
    <w:abstractNumId w:val="11"/>
  </w:num>
  <w:num w:numId="4" w16cid:durableId="1589533492">
    <w:abstractNumId w:val="25"/>
  </w:num>
  <w:num w:numId="5" w16cid:durableId="209348415">
    <w:abstractNumId w:val="7"/>
  </w:num>
  <w:num w:numId="6" w16cid:durableId="1176656386">
    <w:abstractNumId w:val="21"/>
  </w:num>
  <w:num w:numId="7" w16cid:durableId="1996102967">
    <w:abstractNumId w:val="28"/>
  </w:num>
  <w:num w:numId="8" w16cid:durableId="1366516743">
    <w:abstractNumId w:val="13"/>
  </w:num>
  <w:num w:numId="9" w16cid:durableId="1589344705">
    <w:abstractNumId w:val="1"/>
  </w:num>
  <w:num w:numId="10" w16cid:durableId="2091151397">
    <w:abstractNumId w:val="12"/>
  </w:num>
  <w:num w:numId="11" w16cid:durableId="1820537124">
    <w:abstractNumId w:val="4"/>
  </w:num>
  <w:num w:numId="12" w16cid:durableId="2130081928">
    <w:abstractNumId w:val="16"/>
  </w:num>
  <w:num w:numId="13" w16cid:durableId="500125295">
    <w:abstractNumId w:val="9"/>
  </w:num>
  <w:num w:numId="14" w16cid:durableId="2008748092">
    <w:abstractNumId w:val="6"/>
  </w:num>
  <w:num w:numId="15" w16cid:durableId="286474233">
    <w:abstractNumId w:val="17"/>
  </w:num>
  <w:num w:numId="16" w16cid:durableId="1992715631">
    <w:abstractNumId w:val="19"/>
  </w:num>
  <w:num w:numId="17" w16cid:durableId="1033044483">
    <w:abstractNumId w:val="22"/>
  </w:num>
  <w:num w:numId="18" w16cid:durableId="2119333531">
    <w:abstractNumId w:val="23"/>
  </w:num>
  <w:num w:numId="19" w16cid:durableId="1622956423">
    <w:abstractNumId w:val="15"/>
  </w:num>
  <w:num w:numId="20" w16cid:durableId="348027725">
    <w:abstractNumId w:val="24"/>
  </w:num>
  <w:num w:numId="21" w16cid:durableId="947276741">
    <w:abstractNumId w:val="7"/>
  </w:num>
  <w:num w:numId="22" w16cid:durableId="2080976604">
    <w:abstractNumId w:val="10"/>
  </w:num>
  <w:num w:numId="23" w16cid:durableId="1442459791">
    <w:abstractNumId w:val="5"/>
  </w:num>
  <w:num w:numId="24" w16cid:durableId="824585365">
    <w:abstractNumId w:val="30"/>
  </w:num>
  <w:num w:numId="25" w16cid:durableId="770976309">
    <w:abstractNumId w:val="0"/>
  </w:num>
  <w:num w:numId="26" w16cid:durableId="13968817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2310639">
    <w:abstractNumId w:val="31"/>
  </w:num>
  <w:num w:numId="28" w16cid:durableId="16933859">
    <w:abstractNumId w:val="18"/>
  </w:num>
  <w:num w:numId="29" w16cid:durableId="920799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6834944">
    <w:abstractNumId w:val="7"/>
  </w:num>
  <w:num w:numId="31" w16cid:durableId="693388441">
    <w:abstractNumId w:val="3"/>
  </w:num>
  <w:num w:numId="32" w16cid:durableId="972710557">
    <w:abstractNumId w:val="26"/>
  </w:num>
  <w:num w:numId="33" w16cid:durableId="1575511351">
    <w:abstractNumId w:val="29"/>
  </w:num>
  <w:num w:numId="34" w16cid:durableId="812137497">
    <w:abstractNumId w:val="20"/>
  </w:num>
  <w:num w:numId="35" w16cid:durableId="854078086">
    <w:abstractNumId w:val="2"/>
  </w:num>
  <w:num w:numId="36" w16cid:durableId="19205321">
    <w:abstractNumId w:val="27"/>
  </w:num>
  <w:num w:numId="37" w16cid:durableId="1992754840">
    <w:abstractNumId w:val="32"/>
  </w:num>
  <w:num w:numId="38" w16cid:durableId="17304966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8" w:dllVersion="513"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36AC"/>
    <w:rsid w:val="00011923"/>
    <w:rsid w:val="00016E82"/>
    <w:rsid w:val="000310E2"/>
    <w:rsid w:val="000479A0"/>
    <w:rsid w:val="000600D8"/>
    <w:rsid w:val="00064971"/>
    <w:rsid w:val="00065B9D"/>
    <w:rsid w:val="00065D78"/>
    <w:rsid w:val="00066E16"/>
    <w:rsid w:val="0007347D"/>
    <w:rsid w:val="00073A2A"/>
    <w:rsid w:val="000911AC"/>
    <w:rsid w:val="000A3022"/>
    <w:rsid w:val="000B0CFB"/>
    <w:rsid w:val="000B6341"/>
    <w:rsid w:val="000C3A5F"/>
    <w:rsid w:val="000C64FE"/>
    <w:rsid w:val="000E69DD"/>
    <w:rsid w:val="000F3F97"/>
    <w:rsid w:val="000F5E7C"/>
    <w:rsid w:val="001033AC"/>
    <w:rsid w:val="001044F7"/>
    <w:rsid w:val="00106EFC"/>
    <w:rsid w:val="001158BB"/>
    <w:rsid w:val="0013004E"/>
    <w:rsid w:val="001318A7"/>
    <w:rsid w:val="00132E6D"/>
    <w:rsid w:val="001423E6"/>
    <w:rsid w:val="00142B9F"/>
    <w:rsid w:val="00153265"/>
    <w:rsid w:val="00156E29"/>
    <w:rsid w:val="00165AC6"/>
    <w:rsid w:val="00192FAB"/>
    <w:rsid w:val="001B12BA"/>
    <w:rsid w:val="001C002E"/>
    <w:rsid w:val="001C1430"/>
    <w:rsid w:val="001C27C2"/>
    <w:rsid w:val="001C3006"/>
    <w:rsid w:val="001D2B10"/>
    <w:rsid w:val="001D398C"/>
    <w:rsid w:val="001D3A65"/>
    <w:rsid w:val="001D50AE"/>
    <w:rsid w:val="001E2CAF"/>
    <w:rsid w:val="001E7DA5"/>
    <w:rsid w:val="001F6FC3"/>
    <w:rsid w:val="00200D25"/>
    <w:rsid w:val="0020749D"/>
    <w:rsid w:val="002143CD"/>
    <w:rsid w:val="002236AC"/>
    <w:rsid w:val="00241851"/>
    <w:rsid w:val="00241988"/>
    <w:rsid w:val="00242FC2"/>
    <w:rsid w:val="00244A7E"/>
    <w:rsid w:val="00264B12"/>
    <w:rsid w:val="00286B87"/>
    <w:rsid w:val="0029176E"/>
    <w:rsid w:val="00291DC4"/>
    <w:rsid w:val="00297FD7"/>
    <w:rsid w:val="002A0442"/>
    <w:rsid w:val="002A0F95"/>
    <w:rsid w:val="002C4499"/>
    <w:rsid w:val="002D121D"/>
    <w:rsid w:val="002E3B29"/>
    <w:rsid w:val="002F555E"/>
    <w:rsid w:val="003026AB"/>
    <w:rsid w:val="00315F1D"/>
    <w:rsid w:val="0032520B"/>
    <w:rsid w:val="0032749F"/>
    <w:rsid w:val="00350500"/>
    <w:rsid w:val="00357E88"/>
    <w:rsid w:val="00376AF7"/>
    <w:rsid w:val="003802A4"/>
    <w:rsid w:val="00383F2A"/>
    <w:rsid w:val="00385CCC"/>
    <w:rsid w:val="0038735B"/>
    <w:rsid w:val="003915F2"/>
    <w:rsid w:val="0039278C"/>
    <w:rsid w:val="00393FAB"/>
    <w:rsid w:val="00394E00"/>
    <w:rsid w:val="003B23C6"/>
    <w:rsid w:val="003B6F5E"/>
    <w:rsid w:val="003C683E"/>
    <w:rsid w:val="003D23E3"/>
    <w:rsid w:val="003E21AD"/>
    <w:rsid w:val="003E27B8"/>
    <w:rsid w:val="003F6A4C"/>
    <w:rsid w:val="003F74C5"/>
    <w:rsid w:val="00407BEE"/>
    <w:rsid w:val="0041068F"/>
    <w:rsid w:val="00410763"/>
    <w:rsid w:val="00414FE8"/>
    <w:rsid w:val="0044776D"/>
    <w:rsid w:val="00454F3A"/>
    <w:rsid w:val="00466E61"/>
    <w:rsid w:val="00480CE5"/>
    <w:rsid w:val="00494A0C"/>
    <w:rsid w:val="00496BBE"/>
    <w:rsid w:val="004974A6"/>
    <w:rsid w:val="004A0E23"/>
    <w:rsid w:val="004A61A9"/>
    <w:rsid w:val="004B2104"/>
    <w:rsid w:val="004B5C02"/>
    <w:rsid w:val="004D2DD7"/>
    <w:rsid w:val="004D6A4B"/>
    <w:rsid w:val="004E14F7"/>
    <w:rsid w:val="004F5A35"/>
    <w:rsid w:val="00503CEB"/>
    <w:rsid w:val="0052350B"/>
    <w:rsid w:val="00523B1E"/>
    <w:rsid w:val="00534040"/>
    <w:rsid w:val="005470A8"/>
    <w:rsid w:val="0055286E"/>
    <w:rsid w:val="00553D59"/>
    <w:rsid w:val="005566E4"/>
    <w:rsid w:val="00564144"/>
    <w:rsid w:val="0056589C"/>
    <w:rsid w:val="00566AD3"/>
    <w:rsid w:val="00570A42"/>
    <w:rsid w:val="005720B8"/>
    <w:rsid w:val="005855E7"/>
    <w:rsid w:val="00586717"/>
    <w:rsid w:val="005916B7"/>
    <w:rsid w:val="0059196E"/>
    <w:rsid w:val="00593360"/>
    <w:rsid w:val="00594A16"/>
    <w:rsid w:val="00597949"/>
    <w:rsid w:val="00597E74"/>
    <w:rsid w:val="005B64F3"/>
    <w:rsid w:val="005D4E61"/>
    <w:rsid w:val="005D74B0"/>
    <w:rsid w:val="005D74C5"/>
    <w:rsid w:val="005E0335"/>
    <w:rsid w:val="005F1E17"/>
    <w:rsid w:val="0060177B"/>
    <w:rsid w:val="00643A7F"/>
    <w:rsid w:val="0065716B"/>
    <w:rsid w:val="00657FB7"/>
    <w:rsid w:val="006639ED"/>
    <w:rsid w:val="006644AB"/>
    <w:rsid w:val="00664F14"/>
    <w:rsid w:val="0067328F"/>
    <w:rsid w:val="00684D8A"/>
    <w:rsid w:val="006851EE"/>
    <w:rsid w:val="0068650A"/>
    <w:rsid w:val="00692213"/>
    <w:rsid w:val="00693446"/>
    <w:rsid w:val="00695247"/>
    <w:rsid w:val="006A65A5"/>
    <w:rsid w:val="006B59CC"/>
    <w:rsid w:val="006B6734"/>
    <w:rsid w:val="006B7230"/>
    <w:rsid w:val="006D1B74"/>
    <w:rsid w:val="006D3143"/>
    <w:rsid w:val="006D352F"/>
    <w:rsid w:val="006E33B5"/>
    <w:rsid w:val="006E79E5"/>
    <w:rsid w:val="006F1729"/>
    <w:rsid w:val="00707C88"/>
    <w:rsid w:val="007200F3"/>
    <w:rsid w:val="00730EDF"/>
    <w:rsid w:val="00733679"/>
    <w:rsid w:val="00736FA6"/>
    <w:rsid w:val="007514E2"/>
    <w:rsid w:val="00752297"/>
    <w:rsid w:val="00756125"/>
    <w:rsid w:val="00762F8D"/>
    <w:rsid w:val="00764EAF"/>
    <w:rsid w:val="00780012"/>
    <w:rsid w:val="00787DA8"/>
    <w:rsid w:val="007A575B"/>
    <w:rsid w:val="007B2C6D"/>
    <w:rsid w:val="007B6579"/>
    <w:rsid w:val="007E1870"/>
    <w:rsid w:val="008017CE"/>
    <w:rsid w:val="00803272"/>
    <w:rsid w:val="008156A5"/>
    <w:rsid w:val="008427E9"/>
    <w:rsid w:val="00843773"/>
    <w:rsid w:val="008442CD"/>
    <w:rsid w:val="008445BD"/>
    <w:rsid w:val="00844D39"/>
    <w:rsid w:val="0084625A"/>
    <w:rsid w:val="00853093"/>
    <w:rsid w:val="008568AC"/>
    <w:rsid w:val="00861C19"/>
    <w:rsid w:val="00866522"/>
    <w:rsid w:val="00890B52"/>
    <w:rsid w:val="008A0092"/>
    <w:rsid w:val="008A0B90"/>
    <w:rsid w:val="008A2DB4"/>
    <w:rsid w:val="008A4569"/>
    <w:rsid w:val="008A5923"/>
    <w:rsid w:val="008A7F87"/>
    <w:rsid w:val="008B0886"/>
    <w:rsid w:val="008B104D"/>
    <w:rsid w:val="008D2CEC"/>
    <w:rsid w:val="008D54EC"/>
    <w:rsid w:val="008E466D"/>
    <w:rsid w:val="008F650C"/>
    <w:rsid w:val="008F7DBB"/>
    <w:rsid w:val="00905B8F"/>
    <w:rsid w:val="009134DE"/>
    <w:rsid w:val="009239DE"/>
    <w:rsid w:val="009257A1"/>
    <w:rsid w:val="00930D82"/>
    <w:rsid w:val="009502E7"/>
    <w:rsid w:val="00957CCD"/>
    <w:rsid w:val="009613C6"/>
    <w:rsid w:val="00966C0D"/>
    <w:rsid w:val="009763FA"/>
    <w:rsid w:val="00990CD4"/>
    <w:rsid w:val="009B4301"/>
    <w:rsid w:val="009D1782"/>
    <w:rsid w:val="009E7188"/>
    <w:rsid w:val="009F5696"/>
    <w:rsid w:val="009F746F"/>
    <w:rsid w:val="00A070D4"/>
    <w:rsid w:val="00A0763F"/>
    <w:rsid w:val="00A10B68"/>
    <w:rsid w:val="00A228CD"/>
    <w:rsid w:val="00A41578"/>
    <w:rsid w:val="00A4349A"/>
    <w:rsid w:val="00A45CEE"/>
    <w:rsid w:val="00A66DFD"/>
    <w:rsid w:val="00A73B87"/>
    <w:rsid w:val="00A84B71"/>
    <w:rsid w:val="00A861E9"/>
    <w:rsid w:val="00AA181C"/>
    <w:rsid w:val="00AB3832"/>
    <w:rsid w:val="00AB59E2"/>
    <w:rsid w:val="00AC4FDA"/>
    <w:rsid w:val="00AD5422"/>
    <w:rsid w:val="00AE7F45"/>
    <w:rsid w:val="00B05E5F"/>
    <w:rsid w:val="00B14E0C"/>
    <w:rsid w:val="00B20F0D"/>
    <w:rsid w:val="00B21797"/>
    <w:rsid w:val="00B34AEE"/>
    <w:rsid w:val="00B35843"/>
    <w:rsid w:val="00B374A2"/>
    <w:rsid w:val="00B53238"/>
    <w:rsid w:val="00B552D6"/>
    <w:rsid w:val="00B65FE0"/>
    <w:rsid w:val="00B66EA9"/>
    <w:rsid w:val="00B76551"/>
    <w:rsid w:val="00B7795D"/>
    <w:rsid w:val="00B8018A"/>
    <w:rsid w:val="00B83979"/>
    <w:rsid w:val="00B9F19A"/>
    <w:rsid w:val="00BA44EA"/>
    <w:rsid w:val="00BC3D61"/>
    <w:rsid w:val="00BE05FF"/>
    <w:rsid w:val="00BE6EAE"/>
    <w:rsid w:val="00BF0C31"/>
    <w:rsid w:val="00C07572"/>
    <w:rsid w:val="00C10475"/>
    <w:rsid w:val="00C13581"/>
    <w:rsid w:val="00C15289"/>
    <w:rsid w:val="00C15B25"/>
    <w:rsid w:val="00C1662E"/>
    <w:rsid w:val="00C203B2"/>
    <w:rsid w:val="00C26B0B"/>
    <w:rsid w:val="00C30B66"/>
    <w:rsid w:val="00C34420"/>
    <w:rsid w:val="00C55CB9"/>
    <w:rsid w:val="00C61A0B"/>
    <w:rsid w:val="00C7018C"/>
    <w:rsid w:val="00C72C40"/>
    <w:rsid w:val="00C82AF5"/>
    <w:rsid w:val="00C8321E"/>
    <w:rsid w:val="00C94C5B"/>
    <w:rsid w:val="00C94D50"/>
    <w:rsid w:val="00C966CD"/>
    <w:rsid w:val="00CC429A"/>
    <w:rsid w:val="00CC7AC1"/>
    <w:rsid w:val="00CD118D"/>
    <w:rsid w:val="00CF40BD"/>
    <w:rsid w:val="00D14FB6"/>
    <w:rsid w:val="00D215AB"/>
    <w:rsid w:val="00D43714"/>
    <w:rsid w:val="00D55F90"/>
    <w:rsid w:val="00D572D1"/>
    <w:rsid w:val="00D61773"/>
    <w:rsid w:val="00D6215A"/>
    <w:rsid w:val="00D638F8"/>
    <w:rsid w:val="00D703C4"/>
    <w:rsid w:val="00D77DDA"/>
    <w:rsid w:val="00D932CD"/>
    <w:rsid w:val="00DD4487"/>
    <w:rsid w:val="00DE249F"/>
    <w:rsid w:val="00DE2AAB"/>
    <w:rsid w:val="00DE3EFF"/>
    <w:rsid w:val="00DE5B33"/>
    <w:rsid w:val="00DE6045"/>
    <w:rsid w:val="00DE6446"/>
    <w:rsid w:val="00DF6143"/>
    <w:rsid w:val="00E020FD"/>
    <w:rsid w:val="00E034D1"/>
    <w:rsid w:val="00E0514D"/>
    <w:rsid w:val="00E11D08"/>
    <w:rsid w:val="00E137CF"/>
    <w:rsid w:val="00E21570"/>
    <w:rsid w:val="00E26012"/>
    <w:rsid w:val="00E325FC"/>
    <w:rsid w:val="00E51790"/>
    <w:rsid w:val="00E6699A"/>
    <w:rsid w:val="00E71B7C"/>
    <w:rsid w:val="00E74078"/>
    <w:rsid w:val="00E91885"/>
    <w:rsid w:val="00EA1340"/>
    <w:rsid w:val="00EA5A7C"/>
    <w:rsid w:val="00EA5FA9"/>
    <w:rsid w:val="00EA74DA"/>
    <w:rsid w:val="00EB0E1F"/>
    <w:rsid w:val="00EB69B8"/>
    <w:rsid w:val="00EC072C"/>
    <w:rsid w:val="00EC23C2"/>
    <w:rsid w:val="00EC3F9D"/>
    <w:rsid w:val="00EC5741"/>
    <w:rsid w:val="00ED1C79"/>
    <w:rsid w:val="00EE30EC"/>
    <w:rsid w:val="00F04738"/>
    <w:rsid w:val="00F05D7A"/>
    <w:rsid w:val="00F1126C"/>
    <w:rsid w:val="00F11CB6"/>
    <w:rsid w:val="00F13B55"/>
    <w:rsid w:val="00F2335C"/>
    <w:rsid w:val="00F26F24"/>
    <w:rsid w:val="00F3073A"/>
    <w:rsid w:val="00F3175F"/>
    <w:rsid w:val="00F458C5"/>
    <w:rsid w:val="00F71206"/>
    <w:rsid w:val="00F8109B"/>
    <w:rsid w:val="00F82EEC"/>
    <w:rsid w:val="00F86DAD"/>
    <w:rsid w:val="00F978FD"/>
    <w:rsid w:val="00FA110A"/>
    <w:rsid w:val="00FA33F3"/>
    <w:rsid w:val="00FC5EE6"/>
    <w:rsid w:val="00FD3109"/>
    <w:rsid w:val="00FE3932"/>
    <w:rsid w:val="00FE3BF0"/>
    <w:rsid w:val="00FE7F46"/>
    <w:rsid w:val="00FF0047"/>
    <w:rsid w:val="00FF1E22"/>
    <w:rsid w:val="00FF6FA5"/>
    <w:rsid w:val="01909C34"/>
    <w:rsid w:val="030E4DD8"/>
    <w:rsid w:val="03365EF9"/>
    <w:rsid w:val="037C2C13"/>
    <w:rsid w:val="0496B522"/>
    <w:rsid w:val="05861D57"/>
    <w:rsid w:val="082F589D"/>
    <w:rsid w:val="09C63143"/>
    <w:rsid w:val="0A454688"/>
    <w:rsid w:val="0A6ACBD6"/>
    <w:rsid w:val="0BB9933E"/>
    <w:rsid w:val="0E246F0B"/>
    <w:rsid w:val="0FE9F247"/>
    <w:rsid w:val="10147D5A"/>
    <w:rsid w:val="1019F22C"/>
    <w:rsid w:val="149BAD13"/>
    <w:rsid w:val="14CFA51B"/>
    <w:rsid w:val="1510314D"/>
    <w:rsid w:val="163C82F1"/>
    <w:rsid w:val="17579558"/>
    <w:rsid w:val="179070DC"/>
    <w:rsid w:val="189129A1"/>
    <w:rsid w:val="1947D117"/>
    <w:rsid w:val="1D660624"/>
    <w:rsid w:val="1DECF5A7"/>
    <w:rsid w:val="1EF95530"/>
    <w:rsid w:val="1F96515F"/>
    <w:rsid w:val="20189ED1"/>
    <w:rsid w:val="203C6D70"/>
    <w:rsid w:val="21EF10A9"/>
    <w:rsid w:val="23BDDC14"/>
    <w:rsid w:val="24890B0F"/>
    <w:rsid w:val="267CA909"/>
    <w:rsid w:val="2747D50E"/>
    <w:rsid w:val="2A03F055"/>
    <w:rsid w:val="2AEA1662"/>
    <w:rsid w:val="2B0DD7F1"/>
    <w:rsid w:val="2C07B749"/>
    <w:rsid w:val="2C16F6A2"/>
    <w:rsid w:val="2C3A4AF2"/>
    <w:rsid w:val="2DC05CB1"/>
    <w:rsid w:val="2DD340C4"/>
    <w:rsid w:val="2E23AE3F"/>
    <w:rsid w:val="2EE0FFE0"/>
    <w:rsid w:val="2FA03119"/>
    <w:rsid w:val="2FE0FBDA"/>
    <w:rsid w:val="3069FB47"/>
    <w:rsid w:val="34FBB0BF"/>
    <w:rsid w:val="35795226"/>
    <w:rsid w:val="35BAB45B"/>
    <w:rsid w:val="35C1E24D"/>
    <w:rsid w:val="35E03074"/>
    <w:rsid w:val="364B40CE"/>
    <w:rsid w:val="3699AC29"/>
    <w:rsid w:val="3711C82E"/>
    <w:rsid w:val="376F15A1"/>
    <w:rsid w:val="383AB89C"/>
    <w:rsid w:val="3904C604"/>
    <w:rsid w:val="3996C71E"/>
    <w:rsid w:val="3A75F162"/>
    <w:rsid w:val="3A813115"/>
    <w:rsid w:val="3ACA2F50"/>
    <w:rsid w:val="3BE33FA8"/>
    <w:rsid w:val="3C2D053C"/>
    <w:rsid w:val="3EF06FD6"/>
    <w:rsid w:val="3F356368"/>
    <w:rsid w:val="406A31F8"/>
    <w:rsid w:val="40B9152D"/>
    <w:rsid w:val="41B2931A"/>
    <w:rsid w:val="421F9A00"/>
    <w:rsid w:val="42F14560"/>
    <w:rsid w:val="445FAE86"/>
    <w:rsid w:val="4522751C"/>
    <w:rsid w:val="459F76FD"/>
    <w:rsid w:val="47CED07E"/>
    <w:rsid w:val="48282D92"/>
    <w:rsid w:val="485E5427"/>
    <w:rsid w:val="49204F8F"/>
    <w:rsid w:val="4A2068DF"/>
    <w:rsid w:val="4A566515"/>
    <w:rsid w:val="4BD0C23E"/>
    <w:rsid w:val="4D0611EA"/>
    <w:rsid w:val="4DA7C3BB"/>
    <w:rsid w:val="4F7B903F"/>
    <w:rsid w:val="4F8C60F9"/>
    <w:rsid w:val="522A2F34"/>
    <w:rsid w:val="527D9383"/>
    <w:rsid w:val="527E7354"/>
    <w:rsid w:val="52A33B84"/>
    <w:rsid w:val="53EB8BEE"/>
    <w:rsid w:val="54140465"/>
    <w:rsid w:val="542C3495"/>
    <w:rsid w:val="5561CFF6"/>
    <w:rsid w:val="565A9E58"/>
    <w:rsid w:val="582EF52D"/>
    <w:rsid w:val="58B54C7A"/>
    <w:rsid w:val="58F52DBE"/>
    <w:rsid w:val="599EAA5D"/>
    <w:rsid w:val="59AB576B"/>
    <w:rsid w:val="59C9C023"/>
    <w:rsid w:val="5B26831E"/>
    <w:rsid w:val="5B3FD921"/>
    <w:rsid w:val="5B998536"/>
    <w:rsid w:val="5E6E9D70"/>
    <w:rsid w:val="5F569558"/>
    <w:rsid w:val="5FC2A22E"/>
    <w:rsid w:val="62379C2A"/>
    <w:rsid w:val="630CB158"/>
    <w:rsid w:val="63296468"/>
    <w:rsid w:val="63BC47FF"/>
    <w:rsid w:val="650462BB"/>
    <w:rsid w:val="65961EE3"/>
    <w:rsid w:val="65DB15D2"/>
    <w:rsid w:val="67F6BB7C"/>
    <w:rsid w:val="6A240D06"/>
    <w:rsid w:val="6A3A02C8"/>
    <w:rsid w:val="6A4AD8C2"/>
    <w:rsid w:val="6A5CAF64"/>
    <w:rsid w:val="6C4ABBFD"/>
    <w:rsid w:val="6CAE6F06"/>
    <w:rsid w:val="6D199AFF"/>
    <w:rsid w:val="6E2EE66E"/>
    <w:rsid w:val="6E358FAA"/>
    <w:rsid w:val="6F5AEEE3"/>
    <w:rsid w:val="700CE75C"/>
    <w:rsid w:val="7129F7E0"/>
    <w:rsid w:val="7149970B"/>
    <w:rsid w:val="723302E0"/>
    <w:rsid w:val="72DE7700"/>
    <w:rsid w:val="72EB31D4"/>
    <w:rsid w:val="72F3FB09"/>
    <w:rsid w:val="73F6B277"/>
    <w:rsid w:val="7426D822"/>
    <w:rsid w:val="753F1399"/>
    <w:rsid w:val="7690BFDC"/>
    <w:rsid w:val="76DAF7D4"/>
    <w:rsid w:val="77A45757"/>
    <w:rsid w:val="77B7C1DF"/>
    <w:rsid w:val="78BB8667"/>
    <w:rsid w:val="7D52A9C8"/>
    <w:rsid w:val="7DBB8277"/>
    <w:rsid w:val="7F35F5EC"/>
    <w:rsid w:val="7FBD8F7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2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4EAF"/>
    <w:rPr>
      <w:sz w:val="24"/>
      <w:szCs w:val="24"/>
      <w:lang w:val="en-IN" w:eastAsia="en-IN"/>
    </w:rPr>
  </w:style>
  <w:style w:type="paragraph" w:styleId="Heading1">
    <w:name w:val="heading 1"/>
    <w:aliases w:val="Heading 1 PF"/>
    <w:basedOn w:val="Normal"/>
    <w:next w:val="Normal"/>
    <w:link w:val="Heading1Char"/>
    <w:qFormat/>
    <w:pPr>
      <w:keepNext/>
      <w:numPr>
        <w:numId w:val="5"/>
      </w:numPr>
      <w:pBdr>
        <w:bottom w:val="single" w:sz="4" w:space="1" w:color="auto"/>
      </w:pBdr>
      <w:spacing w:before="360" w:after="60"/>
      <w:outlineLvl w:val="0"/>
    </w:pPr>
    <w:rPr>
      <w:b/>
      <w:caps/>
      <w:kern w:val="28"/>
      <w:sz w:val="22"/>
    </w:rPr>
  </w:style>
  <w:style w:type="paragraph" w:styleId="Heading2">
    <w:name w:val="heading 2"/>
    <w:basedOn w:val="Normal"/>
    <w:next w:val="Normal"/>
    <w:link w:val="Heading2Char"/>
    <w:qFormat/>
    <w:pPr>
      <w:keepNext/>
      <w:numPr>
        <w:ilvl w:val="1"/>
        <w:numId w:val="5"/>
      </w:numPr>
      <w:spacing w:after="60"/>
      <w:outlineLvl w:val="1"/>
    </w:pPr>
    <w:rPr>
      <w:b/>
      <w:sz w:val="22"/>
      <w:u w:val="single"/>
    </w:rPr>
  </w:style>
  <w:style w:type="paragraph" w:styleId="Heading3">
    <w:name w:val="heading 3"/>
    <w:basedOn w:val="Normal"/>
    <w:next w:val="Normal"/>
    <w:qFormat/>
    <w:pPr>
      <w:keepNext/>
      <w:numPr>
        <w:ilvl w:val="2"/>
        <w:numId w:val="5"/>
      </w:numPr>
      <w:tabs>
        <w:tab w:val="left" w:pos="397"/>
      </w:tabs>
      <w:spacing w:after="60"/>
      <w:outlineLvl w:val="2"/>
    </w:pPr>
    <w:rPr>
      <w:b/>
      <w:sz w:val="22"/>
    </w:rPr>
  </w:style>
  <w:style w:type="paragraph" w:styleId="Heading4">
    <w:name w:val="heading 4"/>
    <w:basedOn w:val="Normal"/>
    <w:next w:val="Normal"/>
    <w:qFormat/>
    <w:pPr>
      <w:keepNext/>
      <w:numPr>
        <w:ilvl w:val="3"/>
        <w:numId w:val="5"/>
      </w:numPr>
      <w:tabs>
        <w:tab w:val="clear" w:pos="1080"/>
        <w:tab w:val="num" w:pos="900"/>
      </w:tabs>
      <w:spacing w:before="240"/>
      <w:outlineLvl w:val="3"/>
    </w:pPr>
    <w:rPr>
      <w:b/>
    </w:rPr>
  </w:style>
  <w:style w:type="paragraph" w:styleId="Heading5">
    <w:name w:val="heading 5"/>
    <w:basedOn w:val="Normal"/>
    <w:next w:val="Normal"/>
    <w:qFormat/>
    <w:pPr>
      <w:numPr>
        <w:ilvl w:val="4"/>
        <w:numId w:val="5"/>
      </w:numPr>
      <w:spacing w:before="240"/>
      <w:outlineLvl w:val="4"/>
    </w:pPr>
    <w:rPr>
      <w:b/>
      <w:bCs/>
      <w:i/>
      <w:iCs/>
      <w:sz w:val="26"/>
      <w:szCs w:val="26"/>
    </w:rPr>
  </w:style>
  <w:style w:type="paragraph" w:styleId="Heading6">
    <w:name w:val="heading 6"/>
    <w:basedOn w:val="Normal"/>
    <w:next w:val="Normal"/>
    <w:qFormat/>
    <w:pPr>
      <w:numPr>
        <w:ilvl w:val="5"/>
        <w:numId w:val="5"/>
      </w:numPr>
      <w:spacing w:before="240"/>
      <w:outlineLvl w:val="5"/>
    </w:pPr>
    <w:rPr>
      <w:b/>
      <w:bCs/>
      <w:sz w:val="22"/>
      <w:szCs w:val="22"/>
    </w:rPr>
  </w:style>
  <w:style w:type="paragraph" w:styleId="Heading7">
    <w:name w:val="heading 7"/>
    <w:basedOn w:val="Normal"/>
    <w:next w:val="Normal"/>
    <w:qFormat/>
    <w:pPr>
      <w:numPr>
        <w:ilvl w:val="6"/>
        <w:numId w:val="5"/>
      </w:numPr>
      <w:spacing w:before="240"/>
      <w:outlineLvl w:val="6"/>
    </w:pPr>
  </w:style>
  <w:style w:type="paragraph" w:styleId="Heading8">
    <w:name w:val="heading 8"/>
    <w:basedOn w:val="Normal"/>
    <w:next w:val="Normal"/>
    <w:qFormat/>
    <w:pPr>
      <w:numPr>
        <w:ilvl w:val="7"/>
        <w:numId w:val="5"/>
      </w:numPr>
      <w:spacing w:before="240"/>
      <w:outlineLvl w:val="7"/>
    </w:pPr>
    <w:rPr>
      <w:i/>
      <w:iCs/>
    </w:rPr>
  </w:style>
  <w:style w:type="paragraph" w:styleId="Heading9">
    <w:name w:val="heading 9"/>
    <w:basedOn w:val="Normal"/>
    <w:next w:val="Normal"/>
    <w:qFormat/>
    <w:pPr>
      <w:numPr>
        <w:ilvl w:val="8"/>
        <w:numId w:val="5"/>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numPr>
        <w:numId w:val="4"/>
      </w:numPr>
      <w:tabs>
        <w:tab w:val="left" w:pos="1134"/>
      </w:tabs>
    </w:pPr>
  </w:style>
  <w:style w:type="paragraph" w:customStyle="1" w:styleId="Bullet">
    <w:name w:val="Bullet"/>
    <w:basedOn w:val="Normal"/>
    <w:pPr>
      <w:numPr>
        <w:numId w:val="2"/>
      </w:numPr>
      <w:tabs>
        <w:tab w:val="left" w:pos="284"/>
      </w:tabs>
    </w:pPr>
  </w:style>
  <w:style w:type="paragraph" w:styleId="Header">
    <w:name w:val="header"/>
    <w:aliases w:val="En-tête SQ"/>
    <w:basedOn w:val="Normal"/>
    <w:link w:val="HeaderChar"/>
    <w:pPr>
      <w:tabs>
        <w:tab w:val="center" w:pos="4153"/>
        <w:tab w:val="right" w:pos="8306"/>
      </w:tabs>
    </w:pPr>
  </w:style>
  <w:style w:type="paragraph" w:customStyle="1" w:styleId="Boxtitle">
    <w:name w:val="Box title"/>
    <w:basedOn w:val="Normal"/>
    <w:rPr>
      <w:b/>
      <w:sz w:val="18"/>
    </w:rPr>
  </w:style>
  <w:style w:type="paragraph" w:styleId="Footer">
    <w:name w:val="footer"/>
    <w:basedOn w:val="Normal"/>
    <w:pPr>
      <w:tabs>
        <w:tab w:val="center" w:pos="4153"/>
        <w:tab w:val="right" w:pos="8306"/>
      </w:tabs>
    </w:pPr>
  </w:style>
  <w:style w:type="paragraph" w:customStyle="1" w:styleId="HeaderFooter">
    <w:name w:val="Header / Footer"/>
    <w:basedOn w:val="Normal"/>
    <w:rPr>
      <w:sz w:val="22"/>
    </w:rPr>
  </w:style>
  <w:style w:type="paragraph" w:styleId="TOC1">
    <w:name w:val="toc 1"/>
    <w:basedOn w:val="Normal"/>
    <w:next w:val="Normal"/>
    <w:autoRedefine/>
    <w:uiPriority w:val="39"/>
    <w:pPr>
      <w:tabs>
        <w:tab w:val="left" w:pos="624"/>
        <w:tab w:val="right" w:leader="dot" w:pos="9344"/>
      </w:tabs>
      <w:spacing w:before="60"/>
    </w:pPr>
    <w:rPr>
      <w:b/>
      <w:caps/>
      <w:noProof/>
    </w:rPr>
  </w:style>
  <w:style w:type="paragraph" w:customStyle="1" w:styleId="DocTitle">
    <w:name w:val="Doc Title"/>
    <w:basedOn w:val="Normal"/>
    <w:pPr>
      <w:pBdr>
        <w:top w:val="single" w:sz="4" w:space="1" w:color="auto"/>
        <w:left w:val="single" w:sz="4" w:space="4" w:color="auto"/>
        <w:bottom w:val="single" w:sz="4" w:space="1" w:color="auto"/>
        <w:right w:val="single" w:sz="4" w:space="4" w:color="auto"/>
      </w:pBdr>
      <w:shd w:val="pct12" w:color="auto" w:fill="auto"/>
      <w:ind w:left="1361" w:right="1361"/>
      <w:jc w:val="center"/>
    </w:pPr>
    <w:rPr>
      <w:b/>
      <w:caps/>
      <w:sz w:val="28"/>
    </w:rPr>
  </w:style>
  <w:style w:type="paragraph" w:styleId="TOC2">
    <w:name w:val="toc 2"/>
    <w:basedOn w:val="TOC1"/>
    <w:next w:val="Normal"/>
    <w:autoRedefine/>
    <w:uiPriority w:val="39"/>
    <w:pPr>
      <w:tabs>
        <w:tab w:val="left" w:pos="800"/>
      </w:tabs>
    </w:pPr>
    <w:rPr>
      <w:b w:val="0"/>
      <w:caps w:val="0"/>
    </w:rPr>
  </w:style>
  <w:style w:type="paragraph" w:styleId="TOC3">
    <w:name w:val="toc 3"/>
    <w:basedOn w:val="Normal"/>
    <w:next w:val="Normal"/>
    <w:autoRedefine/>
    <w:uiPriority w:val="39"/>
    <w:pPr>
      <w:tabs>
        <w:tab w:val="left" w:pos="1200"/>
        <w:tab w:val="right" w:leader="dot" w:pos="9360"/>
      </w:tabs>
      <w:ind w:left="400"/>
    </w:pPr>
    <w:rPr>
      <w:noProof/>
    </w:rPr>
  </w:style>
  <w:style w:type="paragraph" w:styleId="TOC4">
    <w:name w:val="toc 4"/>
    <w:basedOn w:val="Normal"/>
    <w:next w:val="Normal"/>
    <w:autoRedefine/>
    <w:semiHidden/>
    <w:pPr>
      <w:tabs>
        <w:tab w:val="left" w:pos="1600"/>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rPr>
      <w:color w:val="0000FF"/>
      <w:u w:val="single"/>
    </w:rPr>
  </w:style>
  <w:style w:type="paragraph" w:customStyle="1" w:styleId="HeaderTitle">
    <w:name w:val="HeaderTitle"/>
    <w:basedOn w:val="Header"/>
    <w:pPr>
      <w:tabs>
        <w:tab w:val="clear" w:pos="4153"/>
        <w:tab w:val="clear" w:pos="8306"/>
        <w:tab w:val="center" w:pos="4320"/>
        <w:tab w:val="right" w:pos="8640"/>
      </w:tabs>
      <w:spacing w:before="80"/>
      <w:jc w:val="center"/>
    </w:pPr>
    <w:rPr>
      <w:b/>
      <w:lang w:val="fr-FR" w:eastAsia="fr-FR"/>
    </w:rPr>
  </w:style>
  <w:style w:type="paragraph" w:customStyle="1" w:styleId="TOCTitle">
    <w:name w:val="TOC Title"/>
    <w:basedOn w:val="Normal"/>
    <w:pPr>
      <w:jc w:val="center"/>
    </w:pPr>
    <w:rPr>
      <w:b/>
      <w:caps/>
      <w:sz w:val="28"/>
    </w:rPr>
  </w:style>
  <w:style w:type="character" w:styleId="PageNumber">
    <w:name w:val="page number"/>
    <w:basedOn w:val="DefaultParagraphFont"/>
  </w:style>
  <w:style w:type="character" w:customStyle="1" w:styleId="Heading1Char">
    <w:name w:val="Heading 1 Char"/>
    <w:aliases w:val="Heading 1 PF Char"/>
    <w:link w:val="Heading1"/>
    <w:rsid w:val="00D14FB6"/>
    <w:rPr>
      <w:rFonts w:ascii="Arial" w:hAnsi="Arial"/>
      <w:b/>
      <w:caps/>
      <w:kern w:val="28"/>
      <w:sz w:val="22"/>
      <w:lang w:val="en-US" w:eastAsia="en-US" w:bidi="ar-SA"/>
    </w:rPr>
  </w:style>
  <w:style w:type="paragraph" w:customStyle="1" w:styleId="paragpaph1">
    <w:name w:val="paragpaph1"/>
    <w:basedOn w:val="Normal"/>
    <w:pPr>
      <w:ind w:left="850"/>
    </w:pPr>
  </w:style>
  <w:style w:type="character" w:customStyle="1" w:styleId="Heading2Char">
    <w:name w:val="Heading 2 Char"/>
    <w:link w:val="Heading2"/>
    <w:rsid w:val="00D14FB6"/>
    <w:rPr>
      <w:rFonts w:ascii="Arial" w:hAnsi="Arial"/>
      <w:b/>
      <w:sz w:val="22"/>
      <w:u w:val="single"/>
      <w:lang w:val="en-US" w:eastAsia="en-US" w:bidi="ar-SA"/>
    </w:rPr>
  </w:style>
  <w:style w:type="paragraph" w:styleId="BodyText2">
    <w:name w:val="Body Text 2"/>
    <w:basedOn w:val="Normal"/>
    <w:rsid w:val="00C26B0B"/>
    <w:pPr>
      <w:widowControl w:val="0"/>
      <w:spacing w:after="60"/>
    </w:pPr>
    <w:rPr>
      <w:i/>
      <w:noProof/>
      <w:color w:val="0000FF"/>
      <w:sz w:val="22"/>
    </w:rPr>
  </w:style>
  <w:style w:type="paragraph" w:customStyle="1" w:styleId="Text">
    <w:name w:val="Text"/>
    <w:basedOn w:val="Normal"/>
    <w:rsid w:val="00C26B0B"/>
    <w:pPr>
      <w:spacing w:after="120"/>
    </w:pPr>
    <w:rPr>
      <w:rFonts w:ascii="Imago" w:hAnsi="Imago"/>
      <w:sz w:val="22"/>
      <w:lang w:eastAsia="zh-TW"/>
    </w:rPr>
  </w:style>
  <w:style w:type="paragraph" w:styleId="BodyText">
    <w:name w:val="Body Text"/>
    <w:basedOn w:val="Normal"/>
    <w:rsid w:val="00C26B0B"/>
    <w:pPr>
      <w:spacing w:after="120"/>
    </w:pPr>
  </w:style>
  <w:style w:type="paragraph" w:styleId="NormalIndent">
    <w:name w:val="Normal Indent"/>
    <w:basedOn w:val="Normal"/>
    <w:rsid w:val="00C26B0B"/>
    <w:pPr>
      <w:ind w:left="851"/>
    </w:pPr>
    <w:rPr>
      <w:rFonts w:ascii="Imago" w:hAnsi="Imago"/>
      <w:spacing w:val="5"/>
      <w:lang w:val="en-GB" w:eastAsia="zh-TW"/>
    </w:rPr>
  </w:style>
  <w:style w:type="paragraph" w:styleId="BodyTextIndent">
    <w:name w:val="Body Text Indent"/>
    <w:basedOn w:val="Normal"/>
    <w:rsid w:val="007200F3"/>
    <w:pPr>
      <w:spacing w:after="120"/>
      <w:ind w:left="360"/>
    </w:pPr>
  </w:style>
  <w:style w:type="table" w:styleId="TableGrid">
    <w:name w:val="Table Grid"/>
    <w:basedOn w:val="TableNormal"/>
    <w:rsid w:val="00153265"/>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0E23"/>
    <w:pPr>
      <w:spacing w:after="200" w:line="276" w:lineRule="auto"/>
      <w:ind w:left="720"/>
      <w:contextualSpacing/>
    </w:pPr>
    <w:rPr>
      <w:rFonts w:ascii="Calibri" w:eastAsia="Calibri" w:hAnsi="Calibri"/>
      <w:sz w:val="22"/>
      <w:szCs w:val="22"/>
    </w:rPr>
  </w:style>
  <w:style w:type="character" w:customStyle="1" w:styleId="l0s701">
    <w:name w:val="l0s701"/>
    <w:basedOn w:val="DefaultParagraphFont"/>
    <w:rsid w:val="00990CD4"/>
    <w:rPr>
      <w:rFonts w:ascii="Courier New" w:hAnsi="Courier New" w:cs="Courier New" w:hint="default"/>
      <w:color w:val="808080"/>
      <w:sz w:val="20"/>
      <w:szCs w:val="20"/>
      <w:shd w:val="clear" w:color="auto" w:fill="FFFFFF"/>
    </w:rPr>
  </w:style>
  <w:style w:type="character" w:customStyle="1" w:styleId="HeaderChar">
    <w:name w:val="Header Char"/>
    <w:aliases w:val="En-tête SQ Char"/>
    <w:basedOn w:val="DefaultParagraphFont"/>
    <w:link w:val="Header"/>
    <w:locked/>
    <w:rsid w:val="00A41578"/>
    <w:rPr>
      <w:rFonts w:ascii="Arial" w:hAnsi="Arial"/>
    </w:rPr>
  </w:style>
  <w:style w:type="paragraph" w:customStyle="1" w:styleId="paragraph">
    <w:name w:val="paragraph"/>
    <w:basedOn w:val="Normal"/>
    <w:rsid w:val="00C966CD"/>
    <w:pPr>
      <w:spacing w:before="100" w:beforeAutospacing="1" w:after="100" w:afterAutospacing="1"/>
    </w:pPr>
  </w:style>
  <w:style w:type="character" w:customStyle="1" w:styleId="normaltextrun">
    <w:name w:val="normaltextrun"/>
    <w:basedOn w:val="DefaultParagraphFont"/>
    <w:rsid w:val="00C966CD"/>
  </w:style>
  <w:style w:type="character" w:customStyle="1" w:styleId="eop">
    <w:name w:val="eop"/>
    <w:basedOn w:val="DefaultParagraphFont"/>
    <w:rsid w:val="00C966CD"/>
  </w:style>
  <w:style w:type="paragraph" w:styleId="Revision">
    <w:name w:val="Revision"/>
    <w:hidden/>
    <w:uiPriority w:val="99"/>
    <w:semiHidden/>
    <w:rsid w:val="008445BD"/>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099">
      <w:bodyDiv w:val="1"/>
      <w:marLeft w:val="0"/>
      <w:marRight w:val="0"/>
      <w:marTop w:val="0"/>
      <w:marBottom w:val="0"/>
      <w:divBdr>
        <w:top w:val="none" w:sz="0" w:space="0" w:color="auto"/>
        <w:left w:val="none" w:sz="0" w:space="0" w:color="auto"/>
        <w:bottom w:val="none" w:sz="0" w:space="0" w:color="auto"/>
        <w:right w:val="none" w:sz="0" w:space="0" w:color="auto"/>
      </w:divBdr>
    </w:div>
    <w:div w:id="218980877">
      <w:bodyDiv w:val="1"/>
      <w:marLeft w:val="0"/>
      <w:marRight w:val="0"/>
      <w:marTop w:val="0"/>
      <w:marBottom w:val="0"/>
      <w:divBdr>
        <w:top w:val="none" w:sz="0" w:space="0" w:color="auto"/>
        <w:left w:val="none" w:sz="0" w:space="0" w:color="auto"/>
        <w:bottom w:val="none" w:sz="0" w:space="0" w:color="auto"/>
        <w:right w:val="none" w:sz="0" w:space="0" w:color="auto"/>
      </w:divBdr>
    </w:div>
    <w:div w:id="298849876">
      <w:bodyDiv w:val="1"/>
      <w:marLeft w:val="0"/>
      <w:marRight w:val="0"/>
      <w:marTop w:val="0"/>
      <w:marBottom w:val="0"/>
      <w:divBdr>
        <w:top w:val="none" w:sz="0" w:space="0" w:color="auto"/>
        <w:left w:val="none" w:sz="0" w:space="0" w:color="auto"/>
        <w:bottom w:val="none" w:sz="0" w:space="0" w:color="auto"/>
        <w:right w:val="none" w:sz="0" w:space="0" w:color="auto"/>
      </w:divBdr>
    </w:div>
    <w:div w:id="405762198">
      <w:bodyDiv w:val="1"/>
      <w:marLeft w:val="0"/>
      <w:marRight w:val="0"/>
      <w:marTop w:val="0"/>
      <w:marBottom w:val="0"/>
      <w:divBdr>
        <w:top w:val="none" w:sz="0" w:space="0" w:color="auto"/>
        <w:left w:val="none" w:sz="0" w:space="0" w:color="auto"/>
        <w:bottom w:val="none" w:sz="0" w:space="0" w:color="auto"/>
        <w:right w:val="none" w:sz="0" w:space="0" w:color="auto"/>
      </w:divBdr>
    </w:div>
    <w:div w:id="512643721">
      <w:bodyDiv w:val="1"/>
      <w:marLeft w:val="0"/>
      <w:marRight w:val="0"/>
      <w:marTop w:val="0"/>
      <w:marBottom w:val="0"/>
      <w:divBdr>
        <w:top w:val="none" w:sz="0" w:space="0" w:color="auto"/>
        <w:left w:val="none" w:sz="0" w:space="0" w:color="auto"/>
        <w:bottom w:val="none" w:sz="0" w:space="0" w:color="auto"/>
        <w:right w:val="none" w:sz="0" w:space="0" w:color="auto"/>
      </w:divBdr>
      <w:divsChild>
        <w:div w:id="81686584">
          <w:marLeft w:val="0"/>
          <w:marRight w:val="0"/>
          <w:marTop w:val="0"/>
          <w:marBottom w:val="0"/>
          <w:divBdr>
            <w:top w:val="none" w:sz="0" w:space="0" w:color="auto"/>
            <w:left w:val="none" w:sz="0" w:space="0" w:color="auto"/>
            <w:bottom w:val="none" w:sz="0" w:space="0" w:color="auto"/>
            <w:right w:val="none" w:sz="0" w:space="0" w:color="auto"/>
          </w:divBdr>
          <w:divsChild>
            <w:div w:id="116146154">
              <w:marLeft w:val="0"/>
              <w:marRight w:val="0"/>
              <w:marTop w:val="30"/>
              <w:marBottom w:val="30"/>
              <w:divBdr>
                <w:top w:val="none" w:sz="0" w:space="0" w:color="auto"/>
                <w:left w:val="none" w:sz="0" w:space="0" w:color="auto"/>
                <w:bottom w:val="none" w:sz="0" w:space="0" w:color="auto"/>
                <w:right w:val="none" w:sz="0" w:space="0" w:color="auto"/>
              </w:divBdr>
              <w:divsChild>
                <w:div w:id="559099280">
                  <w:marLeft w:val="0"/>
                  <w:marRight w:val="0"/>
                  <w:marTop w:val="0"/>
                  <w:marBottom w:val="0"/>
                  <w:divBdr>
                    <w:top w:val="none" w:sz="0" w:space="0" w:color="auto"/>
                    <w:left w:val="none" w:sz="0" w:space="0" w:color="auto"/>
                    <w:bottom w:val="none" w:sz="0" w:space="0" w:color="auto"/>
                    <w:right w:val="none" w:sz="0" w:space="0" w:color="auto"/>
                  </w:divBdr>
                  <w:divsChild>
                    <w:div w:id="842940678">
                      <w:marLeft w:val="0"/>
                      <w:marRight w:val="0"/>
                      <w:marTop w:val="0"/>
                      <w:marBottom w:val="0"/>
                      <w:divBdr>
                        <w:top w:val="none" w:sz="0" w:space="0" w:color="auto"/>
                        <w:left w:val="none" w:sz="0" w:space="0" w:color="auto"/>
                        <w:bottom w:val="none" w:sz="0" w:space="0" w:color="auto"/>
                        <w:right w:val="none" w:sz="0" w:space="0" w:color="auto"/>
                      </w:divBdr>
                    </w:div>
                  </w:divsChild>
                </w:div>
                <w:div w:id="859780402">
                  <w:marLeft w:val="0"/>
                  <w:marRight w:val="0"/>
                  <w:marTop w:val="0"/>
                  <w:marBottom w:val="0"/>
                  <w:divBdr>
                    <w:top w:val="none" w:sz="0" w:space="0" w:color="auto"/>
                    <w:left w:val="none" w:sz="0" w:space="0" w:color="auto"/>
                    <w:bottom w:val="none" w:sz="0" w:space="0" w:color="auto"/>
                    <w:right w:val="none" w:sz="0" w:space="0" w:color="auto"/>
                  </w:divBdr>
                  <w:divsChild>
                    <w:div w:id="1856455145">
                      <w:marLeft w:val="0"/>
                      <w:marRight w:val="0"/>
                      <w:marTop w:val="0"/>
                      <w:marBottom w:val="0"/>
                      <w:divBdr>
                        <w:top w:val="none" w:sz="0" w:space="0" w:color="auto"/>
                        <w:left w:val="none" w:sz="0" w:space="0" w:color="auto"/>
                        <w:bottom w:val="none" w:sz="0" w:space="0" w:color="auto"/>
                        <w:right w:val="none" w:sz="0" w:space="0" w:color="auto"/>
                      </w:divBdr>
                    </w:div>
                  </w:divsChild>
                </w:div>
                <w:div w:id="1383745270">
                  <w:marLeft w:val="0"/>
                  <w:marRight w:val="0"/>
                  <w:marTop w:val="0"/>
                  <w:marBottom w:val="0"/>
                  <w:divBdr>
                    <w:top w:val="none" w:sz="0" w:space="0" w:color="auto"/>
                    <w:left w:val="none" w:sz="0" w:space="0" w:color="auto"/>
                    <w:bottom w:val="none" w:sz="0" w:space="0" w:color="auto"/>
                    <w:right w:val="none" w:sz="0" w:space="0" w:color="auto"/>
                  </w:divBdr>
                  <w:divsChild>
                    <w:div w:id="104085266">
                      <w:marLeft w:val="0"/>
                      <w:marRight w:val="0"/>
                      <w:marTop w:val="0"/>
                      <w:marBottom w:val="0"/>
                      <w:divBdr>
                        <w:top w:val="none" w:sz="0" w:space="0" w:color="auto"/>
                        <w:left w:val="none" w:sz="0" w:space="0" w:color="auto"/>
                        <w:bottom w:val="none" w:sz="0" w:space="0" w:color="auto"/>
                        <w:right w:val="none" w:sz="0" w:space="0" w:color="auto"/>
                      </w:divBdr>
                    </w:div>
                  </w:divsChild>
                </w:div>
                <w:div w:id="1417745876">
                  <w:marLeft w:val="0"/>
                  <w:marRight w:val="0"/>
                  <w:marTop w:val="0"/>
                  <w:marBottom w:val="0"/>
                  <w:divBdr>
                    <w:top w:val="none" w:sz="0" w:space="0" w:color="auto"/>
                    <w:left w:val="none" w:sz="0" w:space="0" w:color="auto"/>
                    <w:bottom w:val="none" w:sz="0" w:space="0" w:color="auto"/>
                    <w:right w:val="none" w:sz="0" w:space="0" w:color="auto"/>
                  </w:divBdr>
                  <w:divsChild>
                    <w:div w:id="757212655">
                      <w:marLeft w:val="0"/>
                      <w:marRight w:val="0"/>
                      <w:marTop w:val="0"/>
                      <w:marBottom w:val="0"/>
                      <w:divBdr>
                        <w:top w:val="none" w:sz="0" w:space="0" w:color="auto"/>
                        <w:left w:val="none" w:sz="0" w:space="0" w:color="auto"/>
                        <w:bottom w:val="none" w:sz="0" w:space="0" w:color="auto"/>
                        <w:right w:val="none" w:sz="0" w:space="0" w:color="auto"/>
                      </w:divBdr>
                    </w:div>
                  </w:divsChild>
                </w:div>
                <w:div w:id="1656497019">
                  <w:marLeft w:val="0"/>
                  <w:marRight w:val="0"/>
                  <w:marTop w:val="0"/>
                  <w:marBottom w:val="0"/>
                  <w:divBdr>
                    <w:top w:val="none" w:sz="0" w:space="0" w:color="auto"/>
                    <w:left w:val="none" w:sz="0" w:space="0" w:color="auto"/>
                    <w:bottom w:val="none" w:sz="0" w:space="0" w:color="auto"/>
                    <w:right w:val="none" w:sz="0" w:space="0" w:color="auto"/>
                  </w:divBdr>
                  <w:divsChild>
                    <w:div w:id="15324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33990">
          <w:marLeft w:val="0"/>
          <w:marRight w:val="0"/>
          <w:marTop w:val="0"/>
          <w:marBottom w:val="0"/>
          <w:divBdr>
            <w:top w:val="none" w:sz="0" w:space="0" w:color="auto"/>
            <w:left w:val="none" w:sz="0" w:space="0" w:color="auto"/>
            <w:bottom w:val="none" w:sz="0" w:space="0" w:color="auto"/>
            <w:right w:val="none" w:sz="0" w:space="0" w:color="auto"/>
          </w:divBdr>
          <w:divsChild>
            <w:div w:id="1509175634">
              <w:marLeft w:val="0"/>
              <w:marRight w:val="0"/>
              <w:marTop w:val="0"/>
              <w:marBottom w:val="0"/>
              <w:divBdr>
                <w:top w:val="none" w:sz="0" w:space="0" w:color="auto"/>
                <w:left w:val="none" w:sz="0" w:space="0" w:color="auto"/>
                <w:bottom w:val="none" w:sz="0" w:space="0" w:color="auto"/>
                <w:right w:val="none" w:sz="0" w:space="0" w:color="auto"/>
              </w:divBdr>
            </w:div>
          </w:divsChild>
        </w:div>
        <w:div w:id="844396522">
          <w:marLeft w:val="0"/>
          <w:marRight w:val="0"/>
          <w:marTop w:val="0"/>
          <w:marBottom w:val="0"/>
          <w:divBdr>
            <w:top w:val="none" w:sz="0" w:space="0" w:color="auto"/>
            <w:left w:val="none" w:sz="0" w:space="0" w:color="auto"/>
            <w:bottom w:val="none" w:sz="0" w:space="0" w:color="auto"/>
            <w:right w:val="none" w:sz="0" w:space="0" w:color="auto"/>
          </w:divBdr>
        </w:div>
        <w:div w:id="1468938308">
          <w:marLeft w:val="0"/>
          <w:marRight w:val="0"/>
          <w:marTop w:val="0"/>
          <w:marBottom w:val="0"/>
          <w:divBdr>
            <w:top w:val="none" w:sz="0" w:space="0" w:color="auto"/>
            <w:left w:val="none" w:sz="0" w:space="0" w:color="auto"/>
            <w:bottom w:val="none" w:sz="0" w:space="0" w:color="auto"/>
            <w:right w:val="none" w:sz="0" w:space="0" w:color="auto"/>
          </w:divBdr>
          <w:divsChild>
            <w:div w:id="573511103">
              <w:marLeft w:val="0"/>
              <w:marRight w:val="0"/>
              <w:marTop w:val="30"/>
              <w:marBottom w:val="30"/>
              <w:divBdr>
                <w:top w:val="none" w:sz="0" w:space="0" w:color="auto"/>
                <w:left w:val="none" w:sz="0" w:space="0" w:color="auto"/>
                <w:bottom w:val="none" w:sz="0" w:space="0" w:color="auto"/>
                <w:right w:val="none" w:sz="0" w:space="0" w:color="auto"/>
              </w:divBdr>
              <w:divsChild>
                <w:div w:id="116339330">
                  <w:marLeft w:val="0"/>
                  <w:marRight w:val="0"/>
                  <w:marTop w:val="0"/>
                  <w:marBottom w:val="0"/>
                  <w:divBdr>
                    <w:top w:val="none" w:sz="0" w:space="0" w:color="auto"/>
                    <w:left w:val="none" w:sz="0" w:space="0" w:color="auto"/>
                    <w:bottom w:val="none" w:sz="0" w:space="0" w:color="auto"/>
                    <w:right w:val="none" w:sz="0" w:space="0" w:color="auto"/>
                  </w:divBdr>
                  <w:divsChild>
                    <w:div w:id="2044286679">
                      <w:marLeft w:val="0"/>
                      <w:marRight w:val="0"/>
                      <w:marTop w:val="0"/>
                      <w:marBottom w:val="0"/>
                      <w:divBdr>
                        <w:top w:val="none" w:sz="0" w:space="0" w:color="auto"/>
                        <w:left w:val="none" w:sz="0" w:space="0" w:color="auto"/>
                        <w:bottom w:val="none" w:sz="0" w:space="0" w:color="auto"/>
                        <w:right w:val="none" w:sz="0" w:space="0" w:color="auto"/>
                      </w:divBdr>
                    </w:div>
                  </w:divsChild>
                </w:div>
                <w:div w:id="1900751020">
                  <w:marLeft w:val="0"/>
                  <w:marRight w:val="0"/>
                  <w:marTop w:val="0"/>
                  <w:marBottom w:val="0"/>
                  <w:divBdr>
                    <w:top w:val="none" w:sz="0" w:space="0" w:color="auto"/>
                    <w:left w:val="none" w:sz="0" w:space="0" w:color="auto"/>
                    <w:bottom w:val="none" w:sz="0" w:space="0" w:color="auto"/>
                    <w:right w:val="none" w:sz="0" w:space="0" w:color="auto"/>
                  </w:divBdr>
                  <w:divsChild>
                    <w:div w:id="16272874">
                      <w:marLeft w:val="0"/>
                      <w:marRight w:val="0"/>
                      <w:marTop w:val="0"/>
                      <w:marBottom w:val="0"/>
                      <w:divBdr>
                        <w:top w:val="none" w:sz="0" w:space="0" w:color="auto"/>
                        <w:left w:val="none" w:sz="0" w:space="0" w:color="auto"/>
                        <w:bottom w:val="none" w:sz="0" w:space="0" w:color="auto"/>
                        <w:right w:val="none" w:sz="0" w:space="0" w:color="auto"/>
                      </w:divBdr>
                    </w:div>
                    <w:div w:id="108359475">
                      <w:marLeft w:val="0"/>
                      <w:marRight w:val="0"/>
                      <w:marTop w:val="0"/>
                      <w:marBottom w:val="0"/>
                      <w:divBdr>
                        <w:top w:val="none" w:sz="0" w:space="0" w:color="auto"/>
                        <w:left w:val="none" w:sz="0" w:space="0" w:color="auto"/>
                        <w:bottom w:val="none" w:sz="0" w:space="0" w:color="auto"/>
                        <w:right w:val="none" w:sz="0" w:space="0" w:color="auto"/>
                      </w:divBdr>
                    </w:div>
                    <w:div w:id="252663013">
                      <w:marLeft w:val="0"/>
                      <w:marRight w:val="0"/>
                      <w:marTop w:val="0"/>
                      <w:marBottom w:val="0"/>
                      <w:divBdr>
                        <w:top w:val="none" w:sz="0" w:space="0" w:color="auto"/>
                        <w:left w:val="none" w:sz="0" w:space="0" w:color="auto"/>
                        <w:bottom w:val="none" w:sz="0" w:space="0" w:color="auto"/>
                        <w:right w:val="none" w:sz="0" w:space="0" w:color="auto"/>
                      </w:divBdr>
                    </w:div>
                    <w:div w:id="297153723">
                      <w:marLeft w:val="0"/>
                      <w:marRight w:val="0"/>
                      <w:marTop w:val="0"/>
                      <w:marBottom w:val="0"/>
                      <w:divBdr>
                        <w:top w:val="none" w:sz="0" w:space="0" w:color="auto"/>
                        <w:left w:val="none" w:sz="0" w:space="0" w:color="auto"/>
                        <w:bottom w:val="none" w:sz="0" w:space="0" w:color="auto"/>
                        <w:right w:val="none" w:sz="0" w:space="0" w:color="auto"/>
                      </w:divBdr>
                    </w:div>
                    <w:div w:id="384645984">
                      <w:marLeft w:val="0"/>
                      <w:marRight w:val="0"/>
                      <w:marTop w:val="0"/>
                      <w:marBottom w:val="0"/>
                      <w:divBdr>
                        <w:top w:val="none" w:sz="0" w:space="0" w:color="auto"/>
                        <w:left w:val="none" w:sz="0" w:space="0" w:color="auto"/>
                        <w:bottom w:val="none" w:sz="0" w:space="0" w:color="auto"/>
                        <w:right w:val="none" w:sz="0" w:space="0" w:color="auto"/>
                      </w:divBdr>
                    </w:div>
                    <w:div w:id="596444260">
                      <w:marLeft w:val="0"/>
                      <w:marRight w:val="0"/>
                      <w:marTop w:val="0"/>
                      <w:marBottom w:val="0"/>
                      <w:divBdr>
                        <w:top w:val="none" w:sz="0" w:space="0" w:color="auto"/>
                        <w:left w:val="none" w:sz="0" w:space="0" w:color="auto"/>
                        <w:bottom w:val="none" w:sz="0" w:space="0" w:color="auto"/>
                        <w:right w:val="none" w:sz="0" w:space="0" w:color="auto"/>
                      </w:divBdr>
                    </w:div>
                    <w:div w:id="1036153427">
                      <w:marLeft w:val="0"/>
                      <w:marRight w:val="0"/>
                      <w:marTop w:val="0"/>
                      <w:marBottom w:val="0"/>
                      <w:divBdr>
                        <w:top w:val="none" w:sz="0" w:space="0" w:color="auto"/>
                        <w:left w:val="none" w:sz="0" w:space="0" w:color="auto"/>
                        <w:bottom w:val="none" w:sz="0" w:space="0" w:color="auto"/>
                        <w:right w:val="none" w:sz="0" w:space="0" w:color="auto"/>
                      </w:divBdr>
                    </w:div>
                    <w:div w:id="1245646412">
                      <w:marLeft w:val="0"/>
                      <w:marRight w:val="0"/>
                      <w:marTop w:val="0"/>
                      <w:marBottom w:val="0"/>
                      <w:divBdr>
                        <w:top w:val="none" w:sz="0" w:space="0" w:color="auto"/>
                        <w:left w:val="none" w:sz="0" w:space="0" w:color="auto"/>
                        <w:bottom w:val="none" w:sz="0" w:space="0" w:color="auto"/>
                        <w:right w:val="none" w:sz="0" w:space="0" w:color="auto"/>
                      </w:divBdr>
                    </w:div>
                    <w:div w:id="1657369452">
                      <w:marLeft w:val="0"/>
                      <w:marRight w:val="0"/>
                      <w:marTop w:val="0"/>
                      <w:marBottom w:val="0"/>
                      <w:divBdr>
                        <w:top w:val="none" w:sz="0" w:space="0" w:color="auto"/>
                        <w:left w:val="none" w:sz="0" w:space="0" w:color="auto"/>
                        <w:bottom w:val="none" w:sz="0" w:space="0" w:color="auto"/>
                        <w:right w:val="none" w:sz="0" w:space="0" w:color="auto"/>
                      </w:divBdr>
                    </w:div>
                    <w:div w:id="19861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70842">
      <w:bodyDiv w:val="1"/>
      <w:marLeft w:val="0"/>
      <w:marRight w:val="0"/>
      <w:marTop w:val="0"/>
      <w:marBottom w:val="0"/>
      <w:divBdr>
        <w:top w:val="none" w:sz="0" w:space="0" w:color="auto"/>
        <w:left w:val="none" w:sz="0" w:space="0" w:color="auto"/>
        <w:bottom w:val="none" w:sz="0" w:space="0" w:color="auto"/>
        <w:right w:val="none" w:sz="0" w:space="0" w:color="auto"/>
      </w:divBdr>
    </w:div>
    <w:div w:id="668605665">
      <w:bodyDiv w:val="1"/>
      <w:marLeft w:val="0"/>
      <w:marRight w:val="0"/>
      <w:marTop w:val="0"/>
      <w:marBottom w:val="0"/>
      <w:divBdr>
        <w:top w:val="none" w:sz="0" w:space="0" w:color="auto"/>
        <w:left w:val="none" w:sz="0" w:space="0" w:color="auto"/>
        <w:bottom w:val="none" w:sz="0" w:space="0" w:color="auto"/>
        <w:right w:val="none" w:sz="0" w:space="0" w:color="auto"/>
      </w:divBdr>
    </w:div>
    <w:div w:id="676152830">
      <w:bodyDiv w:val="1"/>
      <w:marLeft w:val="0"/>
      <w:marRight w:val="0"/>
      <w:marTop w:val="0"/>
      <w:marBottom w:val="0"/>
      <w:divBdr>
        <w:top w:val="none" w:sz="0" w:space="0" w:color="auto"/>
        <w:left w:val="none" w:sz="0" w:space="0" w:color="auto"/>
        <w:bottom w:val="none" w:sz="0" w:space="0" w:color="auto"/>
        <w:right w:val="none" w:sz="0" w:space="0" w:color="auto"/>
      </w:divBdr>
    </w:div>
    <w:div w:id="811361656">
      <w:bodyDiv w:val="1"/>
      <w:marLeft w:val="0"/>
      <w:marRight w:val="0"/>
      <w:marTop w:val="0"/>
      <w:marBottom w:val="0"/>
      <w:divBdr>
        <w:top w:val="none" w:sz="0" w:space="0" w:color="auto"/>
        <w:left w:val="none" w:sz="0" w:space="0" w:color="auto"/>
        <w:bottom w:val="none" w:sz="0" w:space="0" w:color="auto"/>
        <w:right w:val="none" w:sz="0" w:space="0" w:color="auto"/>
      </w:divBdr>
    </w:div>
    <w:div w:id="864171101">
      <w:bodyDiv w:val="1"/>
      <w:marLeft w:val="0"/>
      <w:marRight w:val="0"/>
      <w:marTop w:val="0"/>
      <w:marBottom w:val="0"/>
      <w:divBdr>
        <w:top w:val="none" w:sz="0" w:space="0" w:color="auto"/>
        <w:left w:val="none" w:sz="0" w:space="0" w:color="auto"/>
        <w:bottom w:val="none" w:sz="0" w:space="0" w:color="auto"/>
        <w:right w:val="none" w:sz="0" w:space="0" w:color="auto"/>
      </w:divBdr>
    </w:div>
    <w:div w:id="946808654">
      <w:bodyDiv w:val="1"/>
      <w:marLeft w:val="0"/>
      <w:marRight w:val="0"/>
      <w:marTop w:val="0"/>
      <w:marBottom w:val="0"/>
      <w:divBdr>
        <w:top w:val="none" w:sz="0" w:space="0" w:color="auto"/>
        <w:left w:val="none" w:sz="0" w:space="0" w:color="auto"/>
        <w:bottom w:val="none" w:sz="0" w:space="0" w:color="auto"/>
        <w:right w:val="none" w:sz="0" w:space="0" w:color="auto"/>
      </w:divBdr>
    </w:div>
    <w:div w:id="1021931654">
      <w:bodyDiv w:val="1"/>
      <w:marLeft w:val="0"/>
      <w:marRight w:val="0"/>
      <w:marTop w:val="0"/>
      <w:marBottom w:val="0"/>
      <w:divBdr>
        <w:top w:val="none" w:sz="0" w:space="0" w:color="auto"/>
        <w:left w:val="none" w:sz="0" w:space="0" w:color="auto"/>
        <w:bottom w:val="none" w:sz="0" w:space="0" w:color="auto"/>
        <w:right w:val="none" w:sz="0" w:space="0" w:color="auto"/>
      </w:divBdr>
    </w:div>
    <w:div w:id="1106921817">
      <w:bodyDiv w:val="1"/>
      <w:marLeft w:val="0"/>
      <w:marRight w:val="0"/>
      <w:marTop w:val="0"/>
      <w:marBottom w:val="0"/>
      <w:divBdr>
        <w:top w:val="none" w:sz="0" w:space="0" w:color="auto"/>
        <w:left w:val="none" w:sz="0" w:space="0" w:color="auto"/>
        <w:bottom w:val="none" w:sz="0" w:space="0" w:color="auto"/>
        <w:right w:val="none" w:sz="0" w:space="0" w:color="auto"/>
      </w:divBdr>
    </w:div>
    <w:div w:id="1193497793">
      <w:bodyDiv w:val="1"/>
      <w:marLeft w:val="0"/>
      <w:marRight w:val="0"/>
      <w:marTop w:val="0"/>
      <w:marBottom w:val="0"/>
      <w:divBdr>
        <w:top w:val="none" w:sz="0" w:space="0" w:color="auto"/>
        <w:left w:val="none" w:sz="0" w:space="0" w:color="auto"/>
        <w:bottom w:val="none" w:sz="0" w:space="0" w:color="auto"/>
        <w:right w:val="none" w:sz="0" w:space="0" w:color="auto"/>
      </w:divBdr>
    </w:div>
    <w:div w:id="1262105929">
      <w:bodyDiv w:val="1"/>
      <w:marLeft w:val="0"/>
      <w:marRight w:val="0"/>
      <w:marTop w:val="0"/>
      <w:marBottom w:val="0"/>
      <w:divBdr>
        <w:top w:val="none" w:sz="0" w:space="0" w:color="auto"/>
        <w:left w:val="none" w:sz="0" w:space="0" w:color="auto"/>
        <w:bottom w:val="none" w:sz="0" w:space="0" w:color="auto"/>
        <w:right w:val="none" w:sz="0" w:space="0" w:color="auto"/>
      </w:divBdr>
    </w:div>
    <w:div w:id="1285501148">
      <w:bodyDiv w:val="1"/>
      <w:marLeft w:val="0"/>
      <w:marRight w:val="0"/>
      <w:marTop w:val="0"/>
      <w:marBottom w:val="0"/>
      <w:divBdr>
        <w:top w:val="none" w:sz="0" w:space="0" w:color="auto"/>
        <w:left w:val="none" w:sz="0" w:space="0" w:color="auto"/>
        <w:bottom w:val="none" w:sz="0" w:space="0" w:color="auto"/>
        <w:right w:val="none" w:sz="0" w:space="0" w:color="auto"/>
      </w:divBdr>
    </w:div>
    <w:div w:id="1400447793">
      <w:bodyDiv w:val="1"/>
      <w:marLeft w:val="0"/>
      <w:marRight w:val="0"/>
      <w:marTop w:val="0"/>
      <w:marBottom w:val="0"/>
      <w:divBdr>
        <w:top w:val="none" w:sz="0" w:space="0" w:color="auto"/>
        <w:left w:val="none" w:sz="0" w:space="0" w:color="auto"/>
        <w:bottom w:val="none" w:sz="0" w:space="0" w:color="auto"/>
        <w:right w:val="none" w:sz="0" w:space="0" w:color="auto"/>
      </w:divBdr>
    </w:div>
    <w:div w:id="1515880216">
      <w:bodyDiv w:val="1"/>
      <w:marLeft w:val="0"/>
      <w:marRight w:val="0"/>
      <w:marTop w:val="0"/>
      <w:marBottom w:val="0"/>
      <w:divBdr>
        <w:top w:val="none" w:sz="0" w:space="0" w:color="auto"/>
        <w:left w:val="none" w:sz="0" w:space="0" w:color="auto"/>
        <w:bottom w:val="none" w:sz="0" w:space="0" w:color="auto"/>
        <w:right w:val="none" w:sz="0" w:space="0" w:color="auto"/>
      </w:divBdr>
    </w:div>
    <w:div w:id="1585336573">
      <w:bodyDiv w:val="1"/>
      <w:marLeft w:val="0"/>
      <w:marRight w:val="0"/>
      <w:marTop w:val="0"/>
      <w:marBottom w:val="0"/>
      <w:divBdr>
        <w:top w:val="none" w:sz="0" w:space="0" w:color="auto"/>
        <w:left w:val="none" w:sz="0" w:space="0" w:color="auto"/>
        <w:bottom w:val="none" w:sz="0" w:space="0" w:color="auto"/>
        <w:right w:val="none" w:sz="0" w:space="0" w:color="auto"/>
      </w:divBdr>
    </w:div>
    <w:div w:id="1624144837">
      <w:bodyDiv w:val="1"/>
      <w:marLeft w:val="0"/>
      <w:marRight w:val="0"/>
      <w:marTop w:val="0"/>
      <w:marBottom w:val="0"/>
      <w:divBdr>
        <w:top w:val="none" w:sz="0" w:space="0" w:color="auto"/>
        <w:left w:val="none" w:sz="0" w:space="0" w:color="auto"/>
        <w:bottom w:val="none" w:sz="0" w:space="0" w:color="auto"/>
        <w:right w:val="none" w:sz="0" w:space="0" w:color="auto"/>
      </w:divBdr>
    </w:div>
    <w:div w:id="1669094799">
      <w:bodyDiv w:val="1"/>
      <w:marLeft w:val="0"/>
      <w:marRight w:val="0"/>
      <w:marTop w:val="0"/>
      <w:marBottom w:val="0"/>
      <w:divBdr>
        <w:top w:val="none" w:sz="0" w:space="0" w:color="auto"/>
        <w:left w:val="none" w:sz="0" w:space="0" w:color="auto"/>
        <w:bottom w:val="none" w:sz="0" w:space="0" w:color="auto"/>
        <w:right w:val="none" w:sz="0" w:space="0" w:color="auto"/>
      </w:divBdr>
    </w:div>
    <w:div w:id="1800026863">
      <w:bodyDiv w:val="1"/>
      <w:marLeft w:val="0"/>
      <w:marRight w:val="0"/>
      <w:marTop w:val="0"/>
      <w:marBottom w:val="0"/>
      <w:divBdr>
        <w:top w:val="none" w:sz="0" w:space="0" w:color="auto"/>
        <w:left w:val="none" w:sz="0" w:space="0" w:color="auto"/>
        <w:bottom w:val="none" w:sz="0" w:space="0" w:color="auto"/>
        <w:right w:val="none" w:sz="0" w:space="0" w:color="auto"/>
      </w:divBdr>
    </w:div>
    <w:div w:id="1831557856">
      <w:bodyDiv w:val="1"/>
      <w:marLeft w:val="0"/>
      <w:marRight w:val="0"/>
      <w:marTop w:val="0"/>
      <w:marBottom w:val="0"/>
      <w:divBdr>
        <w:top w:val="none" w:sz="0" w:space="0" w:color="auto"/>
        <w:left w:val="none" w:sz="0" w:space="0" w:color="auto"/>
        <w:bottom w:val="none" w:sz="0" w:space="0" w:color="auto"/>
        <w:right w:val="none" w:sz="0" w:space="0" w:color="auto"/>
      </w:divBdr>
    </w:div>
    <w:div w:id="1901600494">
      <w:bodyDiv w:val="1"/>
      <w:marLeft w:val="0"/>
      <w:marRight w:val="0"/>
      <w:marTop w:val="0"/>
      <w:marBottom w:val="0"/>
      <w:divBdr>
        <w:top w:val="none" w:sz="0" w:space="0" w:color="auto"/>
        <w:left w:val="none" w:sz="0" w:space="0" w:color="auto"/>
        <w:bottom w:val="none" w:sz="0" w:space="0" w:color="auto"/>
        <w:right w:val="none" w:sz="0" w:space="0" w:color="auto"/>
      </w:divBdr>
    </w:div>
    <w:div w:id="2057048813">
      <w:bodyDiv w:val="1"/>
      <w:marLeft w:val="0"/>
      <w:marRight w:val="0"/>
      <w:marTop w:val="0"/>
      <w:marBottom w:val="0"/>
      <w:divBdr>
        <w:top w:val="none" w:sz="0" w:space="0" w:color="auto"/>
        <w:left w:val="none" w:sz="0" w:space="0" w:color="auto"/>
        <w:bottom w:val="none" w:sz="0" w:space="0" w:color="auto"/>
        <w:right w:val="none" w:sz="0" w:space="0" w:color="auto"/>
      </w:divBdr>
    </w:div>
    <w:div w:id="2081322646">
      <w:bodyDiv w:val="1"/>
      <w:marLeft w:val="0"/>
      <w:marRight w:val="0"/>
      <w:marTop w:val="0"/>
      <w:marBottom w:val="0"/>
      <w:divBdr>
        <w:top w:val="none" w:sz="0" w:space="0" w:color="auto"/>
        <w:left w:val="none" w:sz="0" w:space="0" w:color="auto"/>
        <w:bottom w:val="none" w:sz="0" w:space="0" w:color="auto"/>
        <w:right w:val="none" w:sz="0" w:space="0" w:color="auto"/>
      </w:divBdr>
    </w:div>
    <w:div w:id="2101873835">
      <w:bodyDiv w:val="1"/>
      <w:marLeft w:val="0"/>
      <w:marRight w:val="0"/>
      <w:marTop w:val="0"/>
      <w:marBottom w:val="0"/>
      <w:divBdr>
        <w:top w:val="none" w:sz="0" w:space="0" w:color="auto"/>
        <w:left w:val="none" w:sz="0" w:space="0" w:color="auto"/>
        <w:bottom w:val="none" w:sz="0" w:space="0" w:color="auto"/>
        <w:right w:val="none" w:sz="0" w:space="0" w:color="auto"/>
      </w:divBdr>
    </w:div>
    <w:div w:id="2112622758">
      <w:bodyDiv w:val="1"/>
      <w:marLeft w:val="0"/>
      <w:marRight w:val="0"/>
      <w:marTop w:val="0"/>
      <w:marBottom w:val="0"/>
      <w:divBdr>
        <w:top w:val="none" w:sz="0" w:space="0" w:color="auto"/>
        <w:left w:val="none" w:sz="0" w:space="0" w:color="auto"/>
        <w:bottom w:val="none" w:sz="0" w:space="0" w:color="auto"/>
        <w:right w:val="none" w:sz="0" w:space="0" w:color="auto"/>
      </w:divBdr>
    </w:div>
    <w:div w:id="21428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782AD7EEC9D3429F409A284E9133F3" ma:contentTypeVersion="4" ma:contentTypeDescription="Create a new document." ma:contentTypeScope="" ma:versionID="452789c71b32c85bee3c86f1316569f1">
  <xsd:schema xmlns:xsd="http://www.w3.org/2001/XMLSchema" xmlns:xs="http://www.w3.org/2001/XMLSchema" xmlns:p="http://schemas.microsoft.com/office/2006/metadata/properties" xmlns:ns2="32e394ab-fb2e-400a-ab13-b0459ce793ca" targetNamespace="http://schemas.microsoft.com/office/2006/metadata/properties" ma:root="true" ma:fieldsID="c793a373268fa7b25ca0ef87223b1b85" ns2:_="">
    <xsd:import namespace="32e394ab-fb2e-400a-ab13-b0459ce793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e394ab-fb2e-400a-ab13-b0459ce79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83E577-7A75-4109-AF0C-1DE82F784606}">
  <ds:schemaRefs>
    <ds:schemaRef ds:uri="http://schemas.microsoft.com/sharepoint/v3/contenttype/forms"/>
  </ds:schemaRefs>
</ds:datastoreItem>
</file>

<file path=customXml/itemProps2.xml><?xml version="1.0" encoding="utf-8"?>
<ds:datastoreItem xmlns:ds="http://schemas.openxmlformats.org/officeDocument/2006/customXml" ds:itemID="{D1389BE0-A13C-4B28-B7E4-380672B32F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69DF86F-E712-4CAA-B0E7-7A6D3387E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e394ab-fb2e-400a-ab13-b0459ce793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2308</Words>
  <Characters>13156</Characters>
  <Application>Microsoft Office Word</Application>
  <DocSecurity>0</DocSecurity>
  <Lines>109</Lines>
  <Paragraphs>30</Paragraphs>
  <ScaleCrop>false</ScaleCrop>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2026-08-19T09:00:00Z</dcterms:created>
  <dcterms:modified xsi:type="dcterms:W3CDTF">2026-08-19T09:21:00Z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0x01010042782AD7EEC9D3429F409A284E9133F3</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ies>
</file>